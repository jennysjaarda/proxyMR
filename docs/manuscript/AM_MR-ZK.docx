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71EE0" w14:textId="00679CB1" w:rsidR="000E441B" w:rsidRPr="002B237D" w:rsidRDefault="002B237D" w:rsidP="002B237D">
      <w:pPr>
        <w:spacing w:before="240" w:after="120"/>
        <w:jc w:val="both"/>
        <w:outlineLvl w:val="0"/>
        <w:rPr>
          <w:rFonts w:ascii="Helvetica" w:hAnsi="Helvetica" w:cs="Arial"/>
          <w:color w:val="000000" w:themeColor="text1"/>
          <w:kern w:val="36"/>
          <w:sz w:val="32"/>
          <w:szCs w:val="32"/>
        </w:rPr>
      </w:pPr>
      <w:r w:rsidRPr="002B237D">
        <w:rPr>
          <w:rFonts w:ascii="Helvetica" w:hAnsi="Helvetica" w:cs="Arial"/>
          <w:color w:val="000000" w:themeColor="text1"/>
          <w:kern w:val="36"/>
          <w:sz w:val="32"/>
          <w:szCs w:val="32"/>
        </w:rPr>
        <w:t xml:space="preserve">The contribution of </w:t>
      </w:r>
      <w:r>
        <w:rPr>
          <w:rFonts w:ascii="Helvetica" w:hAnsi="Helvetica" w:cs="Arial"/>
          <w:color w:val="000000" w:themeColor="text1"/>
          <w:kern w:val="36"/>
          <w:sz w:val="32"/>
          <w:szCs w:val="32"/>
        </w:rPr>
        <w:t>mate-choice, couple convergence</w:t>
      </w:r>
      <w:r w:rsidRPr="002B237D">
        <w:rPr>
          <w:rFonts w:ascii="Helvetica" w:hAnsi="Helvetica" w:cs="Arial"/>
          <w:color w:val="000000" w:themeColor="text1"/>
          <w:kern w:val="36"/>
          <w:sz w:val="32"/>
          <w:szCs w:val="32"/>
        </w:rPr>
        <w:t xml:space="preserve"> and confounding to assortative mating</w:t>
      </w:r>
    </w:p>
    <w:p w14:paraId="24208EF9" w14:textId="675A2F57" w:rsidR="002B237D" w:rsidRDefault="002B237D" w:rsidP="002B237D">
      <w:pPr>
        <w:spacing w:before="240" w:after="120"/>
        <w:jc w:val="both"/>
        <w:outlineLvl w:val="0"/>
        <w:rPr>
          <w:rFonts w:ascii="Helvetica" w:hAnsi="Helvetica" w:cs="Arial"/>
          <w:color w:val="000000" w:themeColor="text1"/>
          <w:kern w:val="36"/>
          <w:lang w:val="de-CH"/>
        </w:rPr>
      </w:pPr>
      <w:r w:rsidRPr="002B237D">
        <w:rPr>
          <w:rFonts w:ascii="Helvetica" w:hAnsi="Helvetica" w:cs="Arial"/>
          <w:color w:val="000000" w:themeColor="text1"/>
          <w:kern w:val="36"/>
          <w:lang w:val="de-CH"/>
        </w:rPr>
        <w:t>Jennifer Sjaarda</w:t>
      </w:r>
      <w:r w:rsidRPr="002B237D">
        <w:rPr>
          <w:rFonts w:ascii="Helvetica" w:hAnsi="Helvetica" w:cs="Arial"/>
          <w:color w:val="000000" w:themeColor="text1"/>
          <w:kern w:val="36"/>
          <w:vertAlign w:val="superscript"/>
          <w:lang w:val="de-CH"/>
        </w:rPr>
        <w:t>1,2,3</w:t>
      </w:r>
      <w:r w:rsidRPr="002B237D">
        <w:rPr>
          <w:rFonts w:ascii="Helvetica" w:hAnsi="Helvetica" w:cs="Arial"/>
          <w:color w:val="000000" w:themeColor="text1"/>
          <w:kern w:val="36"/>
          <w:lang w:val="de-CH"/>
        </w:rPr>
        <w:t xml:space="preserve">, </w:t>
      </w:r>
      <w:proofErr w:type="spellStart"/>
      <w:r w:rsidRPr="002B237D">
        <w:rPr>
          <w:rFonts w:ascii="Helvetica" w:hAnsi="Helvetica" w:cs="Arial"/>
          <w:color w:val="000000" w:themeColor="text1"/>
          <w:kern w:val="36"/>
          <w:lang w:val="de-CH"/>
        </w:rPr>
        <w:t>Zoltán</w:t>
      </w:r>
      <w:proofErr w:type="spellEnd"/>
      <w:r w:rsidRPr="002B237D">
        <w:rPr>
          <w:rFonts w:ascii="Helvetica" w:hAnsi="Helvetica" w:cs="Arial"/>
          <w:color w:val="000000" w:themeColor="text1"/>
          <w:kern w:val="36"/>
          <w:lang w:val="de-CH"/>
        </w:rPr>
        <w:t xml:space="preserve"> Kutalik</w:t>
      </w:r>
      <w:r w:rsidRPr="002B237D">
        <w:rPr>
          <w:rFonts w:ascii="Helvetica" w:hAnsi="Helvetica" w:cs="Arial"/>
          <w:color w:val="000000" w:themeColor="text1"/>
          <w:kern w:val="36"/>
          <w:vertAlign w:val="superscript"/>
          <w:lang w:val="de-CH"/>
        </w:rPr>
        <w:t>1,2,3</w:t>
      </w:r>
    </w:p>
    <w:p w14:paraId="6BD93065" w14:textId="016E0216" w:rsidR="002B237D" w:rsidRDefault="002B237D" w:rsidP="002B237D">
      <w:pPr>
        <w:spacing w:before="240" w:after="120"/>
        <w:jc w:val="both"/>
        <w:outlineLvl w:val="0"/>
        <w:rPr>
          <w:rFonts w:ascii="Helvetica" w:hAnsi="Helvetica" w:cs="Arial"/>
          <w:color w:val="000000" w:themeColor="text1"/>
          <w:kern w:val="36"/>
          <w:lang w:val="en-US"/>
        </w:rPr>
      </w:pPr>
      <w:r w:rsidRPr="002B237D">
        <w:rPr>
          <w:rFonts w:ascii="Helvetica" w:hAnsi="Helvetica" w:cs="Arial"/>
          <w:color w:val="000000" w:themeColor="text1"/>
          <w:kern w:val="36"/>
          <w:vertAlign w:val="superscript"/>
          <w:lang w:val="en-US"/>
        </w:rPr>
        <w:t>1</w:t>
      </w:r>
      <w:r w:rsidRPr="002B237D">
        <w:rPr>
          <w:rFonts w:ascii="Helvetica" w:hAnsi="Helvetica" w:cs="Arial"/>
          <w:color w:val="000000" w:themeColor="text1"/>
          <w:kern w:val="36"/>
          <w:lang w:val="en-US"/>
        </w:rPr>
        <w:t xml:space="preserve"> University Center for Primary Care</w:t>
      </w:r>
      <w:r>
        <w:rPr>
          <w:rFonts w:ascii="Helvetica" w:hAnsi="Helvetica" w:cs="Arial"/>
          <w:color w:val="000000" w:themeColor="text1"/>
          <w:kern w:val="36"/>
          <w:lang w:val="en-US"/>
        </w:rPr>
        <w:t xml:space="preserve"> and Public Health, Lausanne, Switzerland</w:t>
      </w:r>
    </w:p>
    <w:p w14:paraId="644B8C63" w14:textId="4D3D43E8" w:rsidR="002B237D" w:rsidRDefault="002B237D" w:rsidP="002B237D">
      <w:pPr>
        <w:spacing w:before="240" w:after="120"/>
        <w:jc w:val="both"/>
        <w:outlineLvl w:val="0"/>
        <w:rPr>
          <w:rFonts w:ascii="Helvetica" w:hAnsi="Helvetica" w:cs="Arial"/>
          <w:color w:val="000000" w:themeColor="text1"/>
          <w:kern w:val="36"/>
          <w:lang w:val="en-US"/>
        </w:rPr>
      </w:pPr>
      <w:r w:rsidRPr="002B237D">
        <w:rPr>
          <w:rFonts w:ascii="Helvetica" w:hAnsi="Helvetica" w:cs="Arial"/>
          <w:color w:val="000000" w:themeColor="text1"/>
          <w:kern w:val="36"/>
          <w:vertAlign w:val="superscript"/>
          <w:lang w:val="en-US"/>
        </w:rPr>
        <w:t>2</w:t>
      </w:r>
      <w:r>
        <w:rPr>
          <w:rFonts w:ascii="Helvetica" w:hAnsi="Helvetica" w:cs="Arial"/>
          <w:color w:val="000000" w:themeColor="text1"/>
          <w:kern w:val="36"/>
          <w:lang w:val="en-US"/>
        </w:rPr>
        <w:t xml:space="preserve"> Department of Computational Biology, University of Lausanne, Switzerland</w:t>
      </w:r>
    </w:p>
    <w:p w14:paraId="14CDBAC8" w14:textId="4DED84C6" w:rsidR="002B237D" w:rsidRDefault="002B237D" w:rsidP="002B237D">
      <w:pPr>
        <w:spacing w:before="240" w:after="120"/>
        <w:jc w:val="both"/>
        <w:outlineLvl w:val="0"/>
        <w:rPr>
          <w:rFonts w:ascii="Helvetica" w:hAnsi="Helvetica" w:cs="Arial"/>
          <w:color w:val="000000" w:themeColor="text1"/>
          <w:kern w:val="36"/>
          <w:lang w:val="en-US"/>
        </w:rPr>
      </w:pPr>
      <w:r w:rsidRPr="002B237D">
        <w:rPr>
          <w:rFonts w:ascii="Helvetica" w:hAnsi="Helvetica" w:cs="Arial"/>
          <w:color w:val="000000" w:themeColor="text1"/>
          <w:kern w:val="36"/>
          <w:vertAlign w:val="superscript"/>
          <w:lang w:val="en-US"/>
        </w:rPr>
        <w:t>3</w:t>
      </w:r>
      <w:r>
        <w:rPr>
          <w:rFonts w:ascii="Helvetica" w:hAnsi="Helvetica" w:cs="Arial"/>
          <w:color w:val="000000" w:themeColor="text1"/>
          <w:kern w:val="36"/>
          <w:lang w:val="en-US"/>
        </w:rPr>
        <w:t xml:space="preserve"> Swiss Institute of Bioinformatics, Lausanne, Switzerland</w:t>
      </w:r>
    </w:p>
    <w:p w14:paraId="4B86FE11" w14:textId="77777777" w:rsidR="002B237D" w:rsidRPr="002B237D" w:rsidRDefault="002B237D" w:rsidP="002B237D">
      <w:pPr>
        <w:spacing w:before="240" w:after="120"/>
        <w:jc w:val="both"/>
        <w:outlineLvl w:val="0"/>
        <w:rPr>
          <w:rFonts w:ascii="Helvetica" w:hAnsi="Helvetica" w:cs="Arial"/>
          <w:color w:val="000000" w:themeColor="text1"/>
          <w:kern w:val="36"/>
          <w:lang w:val="en-US"/>
        </w:rPr>
      </w:pPr>
    </w:p>
    <w:p w14:paraId="2F4AEEDD" w14:textId="43291493" w:rsidR="000E441B" w:rsidRPr="002B237D" w:rsidRDefault="000E441B" w:rsidP="002B237D">
      <w:pPr>
        <w:spacing w:before="240" w:after="120"/>
        <w:jc w:val="both"/>
        <w:outlineLvl w:val="0"/>
        <w:rPr>
          <w:rFonts w:ascii="Helvetica" w:hAnsi="Helvetica" w:cs="Arial"/>
          <w:color w:val="2F5496"/>
          <w:kern w:val="36"/>
          <w:sz w:val="32"/>
          <w:szCs w:val="32"/>
          <w:lang w:val="en-US"/>
        </w:rPr>
      </w:pPr>
      <w:r w:rsidRPr="002B237D">
        <w:rPr>
          <w:rFonts w:ascii="Helvetica" w:hAnsi="Helvetica" w:cs="Arial"/>
          <w:color w:val="2F5496"/>
          <w:kern w:val="36"/>
          <w:sz w:val="32"/>
          <w:szCs w:val="32"/>
          <w:lang w:val="en-US"/>
        </w:rPr>
        <w:t>Abstract</w:t>
      </w:r>
    </w:p>
    <w:p w14:paraId="52E05624" w14:textId="77777777" w:rsidR="000E441B" w:rsidRPr="002B237D" w:rsidRDefault="000E441B" w:rsidP="002B237D">
      <w:pPr>
        <w:spacing w:before="240" w:after="120"/>
        <w:jc w:val="both"/>
        <w:outlineLvl w:val="0"/>
        <w:rPr>
          <w:rFonts w:ascii="Helvetica" w:hAnsi="Helvetica" w:cs="Arial"/>
          <w:color w:val="2F5496"/>
          <w:kern w:val="36"/>
          <w:sz w:val="32"/>
          <w:szCs w:val="32"/>
          <w:lang w:val="en-US"/>
        </w:rPr>
      </w:pPr>
    </w:p>
    <w:p w14:paraId="06E63BCB" w14:textId="20E31854" w:rsidR="004E1A6F" w:rsidRPr="002B237D" w:rsidRDefault="000E441B" w:rsidP="002B237D">
      <w:pPr>
        <w:spacing w:before="240" w:after="120"/>
        <w:jc w:val="both"/>
        <w:outlineLvl w:val="0"/>
        <w:rPr>
          <w:rFonts w:ascii="Helvetica" w:hAnsi="Helvetica"/>
          <w:b/>
          <w:bCs/>
          <w:kern w:val="36"/>
          <w:sz w:val="48"/>
          <w:szCs w:val="48"/>
        </w:rPr>
      </w:pPr>
      <w:r w:rsidRPr="002B237D">
        <w:rPr>
          <w:rFonts w:ascii="Helvetica" w:hAnsi="Helvetica" w:cs="Arial"/>
          <w:color w:val="2F5496"/>
          <w:kern w:val="36"/>
          <w:sz w:val="32"/>
          <w:szCs w:val="32"/>
        </w:rPr>
        <w:t>Introduction</w:t>
      </w:r>
    </w:p>
    <w:p w14:paraId="49909F4E" w14:textId="0C64D82F" w:rsidR="004E1A6F" w:rsidRPr="002B237D" w:rsidDel="00141678" w:rsidRDefault="004E1A6F" w:rsidP="002B237D">
      <w:pPr>
        <w:spacing w:before="40" w:after="120"/>
        <w:jc w:val="both"/>
        <w:outlineLvl w:val="1"/>
        <w:rPr>
          <w:del w:id="0" w:author="Zoltan Kutalik" w:date="2022-03-01T14:58:00Z"/>
          <w:rFonts w:ascii="Helvetica" w:hAnsi="Helvetica"/>
          <w:b/>
          <w:bCs/>
          <w:sz w:val="36"/>
          <w:szCs w:val="36"/>
        </w:rPr>
      </w:pPr>
      <w:del w:id="1" w:author="Zoltan Kutalik" w:date="2022-03-01T14:58:00Z">
        <w:r w:rsidRPr="002B237D" w:rsidDel="00141678">
          <w:rPr>
            <w:rFonts w:ascii="Helvetica" w:hAnsi="Helvetica" w:cs="Arial"/>
            <w:color w:val="2F5496"/>
            <w:sz w:val="26"/>
            <w:szCs w:val="26"/>
          </w:rPr>
          <w:delText>Assortative mating</w:delText>
        </w:r>
      </w:del>
    </w:p>
    <w:p w14:paraId="4C3C54E4" w14:textId="1A3B231A" w:rsidR="004E1A6F" w:rsidRPr="002B237D" w:rsidRDefault="004E1A6F" w:rsidP="002B237D">
      <w:pPr>
        <w:jc w:val="both"/>
        <w:rPr>
          <w:rFonts w:ascii="Helvetica" w:hAnsi="Helvetica"/>
        </w:rPr>
      </w:pPr>
      <w:r w:rsidRPr="002B237D">
        <w:rPr>
          <w:rFonts w:ascii="Helvetica" w:hAnsi="Helvetica"/>
          <w:color w:val="000000"/>
        </w:rPr>
        <w:t xml:space="preserve">Assortative mating is the observation of increased phenotypic similarity between couples compared to random pairs. This is most prominent in anthropometric traits, such as BMI and height, measures of </w:t>
      </w:r>
      <w:commentRangeStart w:id="2"/>
      <w:r w:rsidRPr="002B237D">
        <w:rPr>
          <w:rFonts w:ascii="Helvetica" w:hAnsi="Helvetica"/>
          <w:color w:val="000000"/>
        </w:rPr>
        <w:t xml:space="preserve">socioeconomic status and various behavioral and lifestyle measures (diet, interests, hobbies, etc.). </w:t>
      </w:r>
      <w:commentRangeEnd w:id="2"/>
      <w:r w:rsidR="00FA4C62">
        <w:rPr>
          <w:rStyle w:val="CommentReference"/>
          <w:rFonts w:asciiTheme="minorHAnsi" w:eastAsiaTheme="minorHAnsi" w:hAnsiTheme="minorHAnsi" w:cstheme="minorBidi"/>
        </w:rPr>
        <w:commentReference w:id="2"/>
      </w:r>
      <w:r w:rsidRPr="002B237D">
        <w:rPr>
          <w:rFonts w:ascii="Helvetica" w:hAnsi="Helvetica"/>
          <w:color w:val="000000"/>
        </w:rPr>
        <w:t xml:space="preserve">This can be explained by </w:t>
      </w:r>
      <w:ins w:id="3" w:author="Zoltan Kutalik" w:date="2022-03-01T14:28:00Z">
        <w:r w:rsidR="00AD1F76">
          <w:rPr>
            <w:rFonts w:ascii="Helvetica" w:hAnsi="Helvetica"/>
            <w:color w:val="000000"/>
          </w:rPr>
          <w:t xml:space="preserve">several phenomena: </w:t>
        </w:r>
        <w:proofErr w:type="spellStart"/>
        <w:r w:rsidR="00AD1F76">
          <w:rPr>
            <w:rFonts w:ascii="Helvetica" w:hAnsi="Helvetica"/>
            <w:color w:val="000000"/>
          </w:rPr>
          <w:t>i</w:t>
        </w:r>
        <w:proofErr w:type="spellEnd"/>
        <w:r w:rsidR="00AD1F76">
          <w:rPr>
            <w:rFonts w:ascii="Helvetica" w:hAnsi="Helvetica"/>
            <w:color w:val="000000"/>
          </w:rPr>
          <w:t xml:space="preserve">) </w:t>
        </w:r>
      </w:ins>
      <w:del w:id="4" w:author="Zoltan Kutalik" w:date="2022-03-01T14:28:00Z">
        <w:r w:rsidRPr="002B237D" w:rsidDel="00AD1F76">
          <w:rPr>
            <w:rFonts w:ascii="Helvetica" w:hAnsi="Helvetica"/>
            <w:color w:val="000000"/>
          </w:rPr>
          <w:delText xml:space="preserve">the fact that </w:delText>
        </w:r>
      </w:del>
      <w:r w:rsidRPr="002B237D">
        <w:rPr>
          <w:rFonts w:ascii="Helvetica" w:hAnsi="Helvetica"/>
          <w:color w:val="000000"/>
        </w:rPr>
        <w:t>people tend to choose partners more similar to themselves</w:t>
      </w:r>
      <w:ins w:id="5" w:author="Zoltan Kutalik" w:date="2022-03-01T14:28:00Z">
        <w:r w:rsidR="00AD1F76">
          <w:rPr>
            <w:rFonts w:ascii="Helvetica" w:hAnsi="Helvetica"/>
            <w:color w:val="000000"/>
          </w:rPr>
          <w:t>; ii) people live in</w:t>
        </w:r>
      </w:ins>
      <w:ins w:id="6" w:author="Zoltan Kutalik" w:date="2022-03-01T14:29:00Z">
        <w:r w:rsidR="00AD1F76">
          <w:rPr>
            <w:rFonts w:ascii="Helvetica" w:hAnsi="Helvetica"/>
            <w:color w:val="000000"/>
          </w:rPr>
          <w:t xml:space="preserve"> the same household tend to become more similar due to the shared environment; iii) people tend to choose partners from</w:t>
        </w:r>
      </w:ins>
      <w:ins w:id="7" w:author="Zoltan Kutalik" w:date="2022-03-01T14:30:00Z">
        <w:r w:rsidR="00AD1F76">
          <w:rPr>
            <w:rFonts w:ascii="Helvetica" w:hAnsi="Helvetica"/>
            <w:color w:val="000000"/>
          </w:rPr>
          <w:t xml:space="preserve"> close geographic</w:t>
        </w:r>
      </w:ins>
      <w:ins w:id="8" w:author="Zoltan Kutalik" w:date="2022-03-01T14:34:00Z">
        <w:r w:rsidR="00FA4C62">
          <w:rPr>
            <w:rFonts w:ascii="Helvetica" w:hAnsi="Helvetica"/>
            <w:color w:val="000000"/>
          </w:rPr>
          <w:t>al</w:t>
        </w:r>
      </w:ins>
      <w:ins w:id="9" w:author="Zoltan Kutalik" w:date="2022-03-01T14:30:00Z">
        <w:r w:rsidR="00AD1F76">
          <w:rPr>
            <w:rFonts w:ascii="Helvetica" w:hAnsi="Helvetica"/>
            <w:color w:val="000000"/>
          </w:rPr>
          <w:t xml:space="preserve"> location/origin, which has its own imprint to complex human traits and behaviours</w:t>
        </w:r>
      </w:ins>
      <w:del w:id="10" w:author="Zoltan Kutalik" w:date="2022-03-01T14:27:00Z">
        <w:r w:rsidRPr="002B237D" w:rsidDel="00AD1F76">
          <w:rPr>
            <w:rFonts w:ascii="Helvetica" w:hAnsi="Helvetica"/>
            <w:color w:val="000000"/>
          </w:rPr>
          <w:delText xml:space="preserve"> (i.e. opposites do not actually attract in reality)</w:delText>
        </w:r>
      </w:del>
      <w:r w:rsidRPr="002B237D">
        <w:rPr>
          <w:rFonts w:ascii="Helvetica" w:hAnsi="Helvetica"/>
          <w:color w:val="000000"/>
        </w:rPr>
        <w:t xml:space="preserve">. </w:t>
      </w:r>
      <w:ins w:id="11" w:author="Zoltan Kutalik" w:date="2022-03-01T14:31:00Z">
        <w:r w:rsidR="000567C2">
          <w:rPr>
            <w:rFonts w:ascii="Helvetica" w:hAnsi="Helvetica"/>
            <w:color w:val="000000"/>
          </w:rPr>
          <w:t>The first</w:t>
        </w:r>
      </w:ins>
      <w:ins w:id="12" w:author="Zoltan Kutalik" w:date="2022-03-01T14:32:00Z">
        <w:r w:rsidR="000567C2">
          <w:rPr>
            <w:rFonts w:ascii="Helvetica" w:hAnsi="Helvetica"/>
            <w:color w:val="000000"/>
          </w:rPr>
          <w:t xml:space="preserve"> reason, mate choice,</w:t>
        </w:r>
      </w:ins>
      <w:ins w:id="13" w:author="Zoltan Kutalik" w:date="2022-03-01T14:31:00Z">
        <w:r w:rsidR="000567C2">
          <w:rPr>
            <w:rFonts w:ascii="Helvetica" w:hAnsi="Helvetica"/>
            <w:color w:val="000000"/>
          </w:rPr>
          <w:t xml:space="preserve"> can be viewed as a causal e</w:t>
        </w:r>
      </w:ins>
      <w:ins w:id="14" w:author="Zoltan Kutalik" w:date="2022-03-01T14:32:00Z">
        <w:r w:rsidR="000567C2">
          <w:rPr>
            <w:rFonts w:ascii="Helvetica" w:hAnsi="Helvetica"/>
            <w:color w:val="000000"/>
          </w:rPr>
          <w:t>ffect of a trait in one individual on the same trait in another individual. The second</w:t>
        </w:r>
      </w:ins>
      <w:ins w:id="15" w:author="Zoltan Kutalik" w:date="2022-03-01T14:33:00Z">
        <w:r w:rsidR="000567C2">
          <w:rPr>
            <w:rFonts w:ascii="Helvetica" w:hAnsi="Helvetica"/>
            <w:color w:val="000000"/>
          </w:rPr>
          <w:t xml:space="preserve"> consideration can be described as couple convergence. Finally, the last element is classical confounding. </w:t>
        </w:r>
      </w:ins>
      <w:ins w:id="16" w:author="Zoltan Kutalik" w:date="2022-03-01T14:36:00Z">
        <w:r w:rsidR="00FA4C62">
          <w:rPr>
            <w:rFonts w:ascii="Helvetica" w:hAnsi="Helvetica"/>
            <w:color w:val="000000"/>
          </w:rPr>
          <w:t xml:space="preserve">Increased phenotypical similarity could naturally imply genetic similarity. </w:t>
        </w:r>
      </w:ins>
      <w:ins w:id="17" w:author="Zoltan Kutalik" w:date="2022-03-01T14:38:00Z">
        <w:r w:rsidR="00FA4C62">
          <w:rPr>
            <w:rFonts w:ascii="Helvetica" w:hAnsi="Helvetica"/>
            <w:color w:val="000000"/>
          </w:rPr>
          <w:t>Indeed, i</w:t>
        </w:r>
      </w:ins>
      <w:ins w:id="18" w:author="Zoltan Kutalik" w:date="2022-03-01T14:37:00Z">
        <w:r w:rsidR="00FA4C62">
          <w:rPr>
            <w:rFonts w:ascii="Helvetica" w:hAnsi="Helvetica"/>
            <w:color w:val="000000"/>
          </w:rPr>
          <w:t xml:space="preserve">t has been shown that </w:t>
        </w:r>
      </w:ins>
      <w:ins w:id="19" w:author="Zoltan Kutalik" w:date="2022-03-01T14:38:00Z">
        <w:r w:rsidR="00FA4C62">
          <w:rPr>
            <w:rFonts w:ascii="Helvetica" w:hAnsi="Helvetica"/>
            <w:color w:val="000000"/>
          </w:rPr>
          <w:t xml:space="preserve">the genome of an individual can predict the </w:t>
        </w:r>
      </w:ins>
      <w:ins w:id="20" w:author="Zoltan Kutalik" w:date="2022-03-01T14:37:00Z">
        <w:r w:rsidR="00FA4C62">
          <w:rPr>
            <w:rFonts w:ascii="Helvetica" w:hAnsi="Helvetica"/>
            <w:color w:val="000000"/>
          </w:rPr>
          <w:t xml:space="preserve">traits </w:t>
        </w:r>
      </w:ins>
      <w:ins w:id="21" w:author="Zoltan Kutalik" w:date="2022-03-01T14:38:00Z">
        <w:r w:rsidR="00FA4C62">
          <w:rPr>
            <w:rFonts w:ascii="Helvetica" w:hAnsi="Helvetica"/>
            <w:color w:val="000000"/>
          </w:rPr>
          <w:t xml:space="preserve">of </w:t>
        </w:r>
      </w:ins>
      <w:ins w:id="22" w:author="Zoltan Kutalik" w:date="2022-03-01T14:39:00Z">
        <w:r w:rsidR="00FA4C62">
          <w:rPr>
            <w:rFonts w:ascii="Helvetica" w:hAnsi="Helvetica"/>
            <w:color w:val="000000"/>
          </w:rPr>
          <w:t>their partner</w:t>
        </w:r>
      </w:ins>
      <w:del w:id="23" w:author="Zoltan Kutalik" w:date="2022-03-01T14:39:00Z">
        <w:r w:rsidRPr="002B237D" w:rsidDel="00FA4C62">
          <w:rPr>
            <w:rFonts w:ascii="Helvetica" w:hAnsi="Helvetica"/>
            <w:color w:val="000000"/>
          </w:rPr>
          <w:delText>Additionally, there is also genetic evidence of assortative mating, meaning couples are not only more phenotypically similar but also more genetically similar</w:delText>
        </w:r>
      </w:del>
      <w:r w:rsidRPr="002B237D">
        <w:rPr>
          <w:rFonts w:ascii="Helvetica" w:hAnsi="Helvetica"/>
          <w:color w:val="000000"/>
        </w:rPr>
        <w:t xml:space="preserve"> (see </w:t>
      </w:r>
      <w:hyperlink r:id="rId10" w:history="1">
        <w:r w:rsidRPr="002B237D">
          <w:rPr>
            <w:rFonts w:ascii="Helvetica" w:hAnsi="Helvetica"/>
            <w:color w:val="18BC9C"/>
            <w:u w:val="single"/>
          </w:rPr>
          <w:t>Genetic evidence of assortative mating in humans</w:t>
        </w:r>
      </w:hyperlink>
      <w:r w:rsidRPr="002B237D">
        <w:rPr>
          <w:rFonts w:ascii="Helvetica" w:hAnsi="Helvetica"/>
          <w:color w:val="000000"/>
        </w:rPr>
        <w:t xml:space="preserve"> </w:t>
      </w:r>
      <w:commentRangeStart w:id="24"/>
      <w:r w:rsidRPr="002B237D">
        <w:rPr>
          <w:rFonts w:ascii="Helvetica" w:hAnsi="Helvetica"/>
          <w:color w:val="000000"/>
        </w:rPr>
        <w:t>[Matt Robinson</w:t>
      </w:r>
      <w:commentRangeEnd w:id="24"/>
      <w:r w:rsidR="00AD1F76">
        <w:rPr>
          <w:rStyle w:val="CommentReference"/>
          <w:rFonts w:asciiTheme="minorHAnsi" w:eastAsiaTheme="minorHAnsi" w:hAnsiTheme="minorHAnsi" w:cstheme="minorBidi"/>
        </w:rPr>
        <w:commentReference w:id="24"/>
      </w:r>
      <w:r w:rsidRPr="002B237D">
        <w:rPr>
          <w:rFonts w:ascii="Helvetica" w:hAnsi="Helvetica"/>
          <w:color w:val="000000"/>
        </w:rPr>
        <w:t xml:space="preserve">] and </w:t>
      </w:r>
      <w:hyperlink r:id="rId11" w:history="1">
        <w:r w:rsidRPr="002B237D">
          <w:rPr>
            <w:rFonts w:ascii="Helvetica" w:hAnsi="Helvetica"/>
            <w:color w:val="18BC9C"/>
            <w:u w:val="single"/>
          </w:rPr>
          <w:t>Genetic determination of height-mediated mate choice</w:t>
        </w:r>
      </w:hyperlink>
      <w:r w:rsidRPr="002B237D">
        <w:rPr>
          <w:rFonts w:ascii="Helvetica" w:hAnsi="Helvetica"/>
          <w:color w:val="000000"/>
        </w:rPr>
        <w:t xml:space="preserve"> [Albert </w:t>
      </w:r>
      <w:proofErr w:type="spellStart"/>
      <w:r w:rsidRPr="002B237D">
        <w:rPr>
          <w:rFonts w:ascii="Helvetica" w:hAnsi="Helvetica"/>
          <w:color w:val="000000"/>
        </w:rPr>
        <w:t>Tenesa</w:t>
      </w:r>
      <w:proofErr w:type="spellEnd"/>
      <w:r w:rsidRPr="002B237D">
        <w:rPr>
          <w:rFonts w:ascii="Helvetica" w:hAnsi="Helvetica"/>
          <w:color w:val="000000"/>
        </w:rPr>
        <w:t>]).</w:t>
      </w:r>
    </w:p>
    <w:p w14:paraId="41919BB3" w14:textId="6C475C9F" w:rsidR="004E1A6F" w:rsidDel="00FA4C62" w:rsidRDefault="004E1A6F" w:rsidP="002B237D">
      <w:pPr>
        <w:spacing w:before="40" w:after="120"/>
        <w:jc w:val="both"/>
        <w:outlineLvl w:val="1"/>
        <w:rPr>
          <w:del w:id="25" w:author="Zoltan Kutalik" w:date="2022-03-01T14:40:00Z"/>
          <w:rFonts w:ascii="Helvetica" w:hAnsi="Helvetica"/>
          <w:color w:val="000000"/>
        </w:rPr>
      </w:pPr>
      <w:del w:id="26" w:author="Zoltan Kutalik" w:date="2022-03-01T14:40:00Z">
        <w:r w:rsidRPr="002B237D" w:rsidDel="00FA4C62">
          <w:rPr>
            <w:rFonts w:ascii="Helvetica" w:hAnsi="Helvetica"/>
            <w:color w:val="000000"/>
          </w:rPr>
          <w:delText>There are many factors that strongly influence couple choice, with geographical location being potentially one the strongest indicators. Not only do couples tend to choose partners that are phenotypically similar to them (because of common interests, political views, etc.), but also because of location and convenience. Geographical similarity induces genetic and in turn phenotypic similarity.</w:delText>
        </w:r>
      </w:del>
    </w:p>
    <w:p w14:paraId="08B9419E" w14:textId="77777777" w:rsidR="00FA4C62" w:rsidRPr="002B237D" w:rsidRDefault="00FA4C62" w:rsidP="002B237D">
      <w:pPr>
        <w:spacing w:before="120"/>
        <w:jc w:val="both"/>
        <w:rPr>
          <w:ins w:id="27" w:author="Zoltan Kutalik" w:date="2022-03-01T14:40:00Z"/>
          <w:rFonts w:ascii="Helvetica" w:hAnsi="Helvetica"/>
        </w:rPr>
      </w:pPr>
    </w:p>
    <w:p w14:paraId="0A0EF8F3" w14:textId="2FDD11C3" w:rsidR="004E1A6F" w:rsidDel="00FA4C62" w:rsidRDefault="00141678" w:rsidP="002B237D">
      <w:pPr>
        <w:spacing w:before="40" w:after="120"/>
        <w:jc w:val="both"/>
        <w:outlineLvl w:val="1"/>
        <w:rPr>
          <w:del w:id="28" w:author="Zoltan Kutalik" w:date="2022-03-01T14:41:00Z"/>
          <w:rFonts w:ascii="Helvetica" w:hAnsi="Helvetica" w:cs="Arial"/>
          <w:color w:val="2F5496"/>
          <w:sz w:val="26"/>
          <w:szCs w:val="26"/>
        </w:rPr>
      </w:pPr>
      <w:ins w:id="29" w:author="Zoltan Kutalik" w:date="2022-03-01T14:50:00Z">
        <w:r>
          <w:rPr>
            <w:rFonts w:ascii="Helvetica" w:hAnsi="Helvetica" w:cs="Arial"/>
            <w:color w:val="2F5496"/>
            <w:sz w:val="26"/>
            <w:szCs w:val="26"/>
          </w:rPr>
          <w:t xml:space="preserve">Distinguishing these components have been attempted for alcohol consumption </w:t>
        </w:r>
      </w:ins>
      <w:commentRangeStart w:id="30"/>
      <w:del w:id="31" w:author="Zoltan Kutalik" w:date="2022-03-01T14:41:00Z">
        <w:r w:rsidR="004E1A6F" w:rsidRPr="002B237D" w:rsidDel="00FA4C62">
          <w:rPr>
            <w:rFonts w:ascii="Helvetica" w:hAnsi="Helvetica" w:cs="Arial"/>
            <w:color w:val="2F5496"/>
            <w:sz w:val="26"/>
            <w:szCs w:val="26"/>
          </w:rPr>
          <w:delText>Couple convergence</w:delText>
        </w:r>
      </w:del>
    </w:p>
    <w:p w14:paraId="40BB9B9C" w14:textId="1E04BF21" w:rsidR="00FA4C62" w:rsidRDefault="00FA4C62" w:rsidP="002B237D">
      <w:pPr>
        <w:jc w:val="both"/>
        <w:rPr>
          <w:ins w:id="32" w:author="Zoltan Kutalik" w:date="2022-03-01T15:58:00Z"/>
          <w:rFonts w:ascii="Helvetica" w:hAnsi="Helvetica" w:cs="Arial"/>
          <w:color w:val="2F5496"/>
          <w:sz w:val="26"/>
          <w:szCs w:val="26"/>
        </w:rPr>
      </w:pPr>
      <w:ins w:id="33" w:author="Zoltan Kutalik" w:date="2022-03-01T14:45:00Z">
        <w:r>
          <w:rPr>
            <w:rFonts w:ascii="Helvetica" w:hAnsi="Helvetica" w:cs="Arial"/>
            <w:color w:val="2F5496"/>
            <w:sz w:val="26"/>
            <w:szCs w:val="26"/>
          </w:rPr>
          <w:t>[ref]</w:t>
        </w:r>
        <w:commentRangeEnd w:id="30"/>
        <w:r>
          <w:rPr>
            <w:rStyle w:val="CommentReference"/>
            <w:rFonts w:asciiTheme="minorHAnsi" w:eastAsiaTheme="minorHAnsi" w:hAnsiTheme="minorHAnsi" w:cstheme="minorBidi"/>
          </w:rPr>
          <w:commentReference w:id="30"/>
        </w:r>
      </w:ins>
      <w:ins w:id="34" w:author="Zoltan Kutalik" w:date="2022-03-01T14:50:00Z">
        <w:r w:rsidR="00141678">
          <w:rPr>
            <w:rFonts w:ascii="Helvetica" w:hAnsi="Helvetica" w:cs="Arial"/>
            <w:color w:val="2F5496"/>
            <w:sz w:val="26"/>
            <w:szCs w:val="26"/>
          </w:rPr>
          <w:t>,</w:t>
        </w:r>
      </w:ins>
      <w:ins w:id="35" w:author="Zoltan Kutalik" w:date="2022-03-01T14:53:00Z">
        <w:r w:rsidR="00141678">
          <w:rPr>
            <w:rFonts w:ascii="Helvetica" w:hAnsi="Helvetica" w:cs="Arial"/>
            <w:color w:val="2F5496"/>
            <w:sz w:val="26"/>
            <w:szCs w:val="26"/>
          </w:rPr>
          <w:t xml:space="preserve"> and have shown that the observed phenotypic correlation does not </w:t>
        </w:r>
      </w:ins>
      <w:ins w:id="36" w:author="Zoltan Kutalik" w:date="2022-03-01T14:57:00Z">
        <w:r w:rsidR="00141678">
          <w:rPr>
            <w:rFonts w:ascii="Helvetica" w:hAnsi="Helvetica" w:cs="Arial"/>
            <w:color w:val="2F5496"/>
            <w:sz w:val="26"/>
            <w:szCs w:val="26"/>
          </w:rPr>
          <w:t xml:space="preserve">tend to increase with age, however the observed correlation and the estimated direct causal effect differed substantially. </w:t>
        </w:r>
      </w:ins>
      <w:ins w:id="37" w:author="Zoltan Kutalik" w:date="2022-03-01T15:55:00Z">
        <w:r w:rsidR="00B140E5">
          <w:rPr>
            <w:rFonts w:ascii="Helvetica" w:hAnsi="Helvetica" w:cs="Arial"/>
            <w:color w:val="2F5496"/>
            <w:sz w:val="26"/>
            <w:szCs w:val="26"/>
          </w:rPr>
          <w:t>Another study found evidence</w:t>
        </w:r>
      </w:ins>
      <w:ins w:id="38" w:author="Zoltan Kutalik" w:date="2022-03-01T15:56:00Z">
        <w:r w:rsidR="00B140E5">
          <w:rPr>
            <w:rFonts w:ascii="Helvetica" w:hAnsi="Helvetica" w:cs="Arial"/>
            <w:color w:val="2F5496"/>
            <w:sz w:val="26"/>
            <w:szCs w:val="26"/>
          </w:rPr>
          <w:t xml:space="preserve"> for h</w:t>
        </w:r>
      </w:ins>
      <w:ins w:id="39" w:author="Zoltan Kutalik" w:date="2022-03-01T15:55:00Z">
        <w:r w:rsidR="00B140E5">
          <w:rPr>
            <w:rFonts w:ascii="Helvetica" w:hAnsi="Helvetica" w:cs="Arial"/>
            <w:color w:val="2F5496"/>
            <w:sz w:val="26"/>
            <w:szCs w:val="26"/>
          </w:rPr>
          <w:t xml:space="preserve">orizonal effects </w:t>
        </w:r>
      </w:ins>
      <w:ins w:id="40" w:author="Zoltan Kutalik" w:date="2022-03-01T15:56:00Z">
        <w:r w:rsidR="00B140E5">
          <w:rPr>
            <w:rFonts w:ascii="Helvetica" w:hAnsi="Helvetica" w:cs="Arial"/>
            <w:color w:val="2F5496"/>
            <w:sz w:val="26"/>
            <w:szCs w:val="26"/>
          </w:rPr>
          <w:t>between an individual’s genome and the trait of its partner, i.e. claiming that the partner heritability of a trait</w:t>
        </w:r>
      </w:ins>
      <w:ins w:id="41" w:author="Zoltan Kutalik" w:date="2022-03-01T15:57:00Z">
        <w:r w:rsidR="00B140E5">
          <w:rPr>
            <w:rFonts w:ascii="Helvetica" w:hAnsi="Helvetica" w:cs="Arial"/>
            <w:color w:val="2F5496"/>
            <w:sz w:val="26"/>
            <w:szCs w:val="26"/>
          </w:rPr>
          <w:t xml:space="preserve"> cannot be solely explained by </w:t>
        </w:r>
      </w:ins>
      <w:ins w:id="42" w:author="Zoltan Kutalik" w:date="2022-03-01T15:58:00Z">
        <w:r w:rsidR="00B140E5">
          <w:rPr>
            <w:rFonts w:ascii="Helvetica" w:hAnsi="Helvetica" w:cs="Arial"/>
            <w:color w:val="2F5496"/>
            <w:sz w:val="26"/>
            <w:szCs w:val="26"/>
          </w:rPr>
          <w:t xml:space="preserve">between partner trait </w:t>
        </w:r>
        <w:proofErr w:type="gramStart"/>
        <w:r w:rsidR="00B140E5">
          <w:rPr>
            <w:rFonts w:ascii="Helvetica" w:hAnsi="Helvetica" w:cs="Arial"/>
            <w:color w:val="2F5496"/>
            <w:sz w:val="26"/>
            <w:szCs w:val="26"/>
          </w:rPr>
          <w:t>correlation</w:t>
        </w:r>
      </w:ins>
      <w:ins w:id="43" w:author="Zoltan Kutalik" w:date="2022-03-01T15:55:00Z">
        <w:r w:rsidR="00B140E5">
          <w:rPr>
            <w:rFonts w:ascii="Helvetica" w:hAnsi="Helvetica" w:cs="Arial"/>
            <w:color w:val="2F5496"/>
            <w:sz w:val="26"/>
            <w:szCs w:val="26"/>
          </w:rPr>
          <w:t xml:space="preserve"> </w:t>
        </w:r>
      </w:ins>
      <w:ins w:id="44" w:author="Zoltan Kutalik" w:date="2022-03-01T14:50:00Z">
        <w:r w:rsidR="00141678">
          <w:rPr>
            <w:rFonts w:ascii="Helvetica" w:hAnsi="Helvetica" w:cs="Arial"/>
            <w:color w:val="2F5496"/>
            <w:sz w:val="26"/>
            <w:szCs w:val="26"/>
          </w:rPr>
          <w:t xml:space="preserve"> </w:t>
        </w:r>
      </w:ins>
      <w:commentRangeStart w:id="45"/>
      <w:ins w:id="46" w:author="Zoltan Kutalik" w:date="2022-03-01T14:53:00Z">
        <w:r w:rsidR="00141678">
          <w:rPr>
            <w:rFonts w:ascii="Helvetica" w:hAnsi="Helvetica" w:cs="Arial"/>
            <w:color w:val="2F5496"/>
            <w:sz w:val="26"/>
            <w:szCs w:val="26"/>
          </w:rPr>
          <w:t>[</w:t>
        </w:r>
        <w:proofErr w:type="gramEnd"/>
        <w:r w:rsidR="00141678">
          <w:rPr>
            <w:rFonts w:ascii="Helvetica" w:hAnsi="Helvetica" w:cs="Arial"/>
            <w:color w:val="2F5496"/>
            <w:sz w:val="26"/>
            <w:szCs w:val="26"/>
          </w:rPr>
          <w:t>ref]</w:t>
        </w:r>
      </w:ins>
      <w:commentRangeEnd w:id="45"/>
      <w:ins w:id="47" w:author="Zoltan Kutalik" w:date="2022-03-01T15:58:00Z">
        <w:r w:rsidR="00B140E5">
          <w:rPr>
            <w:rFonts w:ascii="Helvetica" w:hAnsi="Helvetica" w:cs="Arial"/>
            <w:color w:val="2F5496"/>
            <w:sz w:val="26"/>
            <w:szCs w:val="26"/>
          </w:rPr>
          <w:t>.</w:t>
        </w:r>
      </w:ins>
      <w:ins w:id="48" w:author="Zoltan Kutalik" w:date="2022-03-01T14:53:00Z">
        <w:r w:rsidR="00141678">
          <w:rPr>
            <w:rStyle w:val="CommentReference"/>
            <w:rFonts w:asciiTheme="minorHAnsi" w:eastAsiaTheme="minorHAnsi" w:hAnsiTheme="minorHAnsi" w:cstheme="minorBidi"/>
          </w:rPr>
          <w:commentReference w:id="45"/>
        </w:r>
      </w:ins>
    </w:p>
    <w:p w14:paraId="372515F4" w14:textId="7CA53A54" w:rsidR="00B140E5" w:rsidRDefault="00B140E5" w:rsidP="002B237D">
      <w:pPr>
        <w:jc w:val="both"/>
        <w:rPr>
          <w:ins w:id="49" w:author="Zoltan Kutalik" w:date="2022-03-01T15:58:00Z"/>
          <w:rFonts w:ascii="Helvetica" w:hAnsi="Helvetica" w:cs="Arial"/>
          <w:color w:val="2F5496"/>
          <w:sz w:val="26"/>
          <w:szCs w:val="26"/>
        </w:rPr>
      </w:pPr>
    </w:p>
    <w:p w14:paraId="5F1C2E66" w14:textId="6697EDEE" w:rsidR="00B140E5" w:rsidRDefault="00B140E5" w:rsidP="00B140E5">
      <w:pPr>
        <w:jc w:val="both"/>
        <w:rPr>
          <w:ins w:id="50" w:author="Zoltan Kutalik" w:date="2022-03-01T15:58:00Z"/>
          <w:rFonts w:ascii="Helvetica" w:hAnsi="Helvetica" w:cs="Arial"/>
          <w:color w:val="2F5496"/>
          <w:sz w:val="26"/>
          <w:szCs w:val="26"/>
        </w:rPr>
      </w:pPr>
      <w:ins w:id="51" w:author="Zoltan Kutalik" w:date="2022-03-01T15:59:00Z">
        <w:r>
          <w:rPr>
            <w:rFonts w:ascii="Helvetica" w:hAnsi="Helvetica" w:cs="Arial"/>
            <w:color w:val="2F5496"/>
            <w:sz w:val="26"/>
            <w:szCs w:val="26"/>
          </w:rPr>
          <w:lastRenderedPageBreak/>
          <w:t>Despite some pioneering work, i</w:t>
        </w:r>
      </w:ins>
      <w:ins w:id="52" w:author="Zoltan Kutalik" w:date="2022-03-01T15:58:00Z">
        <w:r>
          <w:rPr>
            <w:rFonts w:ascii="Helvetica" w:hAnsi="Helvetica" w:cs="Arial"/>
            <w:color w:val="2F5496"/>
            <w:sz w:val="26"/>
            <w:szCs w:val="26"/>
          </w:rPr>
          <w:t xml:space="preserve">t is currently unknown to what extent the observed phenotypic similarity between partners is due to the three outlined components. In this work, we </w:t>
        </w:r>
      </w:ins>
      <w:ins w:id="53" w:author="Zoltan Kutalik" w:date="2022-03-01T15:59:00Z">
        <w:r>
          <w:rPr>
            <w:rFonts w:ascii="Helvetica" w:hAnsi="Helvetica" w:cs="Arial"/>
            <w:color w:val="2F5496"/>
            <w:sz w:val="26"/>
            <w:szCs w:val="26"/>
          </w:rPr>
          <w:t xml:space="preserve">examine a large number of complex traits and </w:t>
        </w:r>
      </w:ins>
      <w:ins w:id="54" w:author="Zoltan Kutalik" w:date="2022-03-01T15:58:00Z">
        <w:r>
          <w:rPr>
            <w:rFonts w:ascii="Helvetica" w:hAnsi="Helvetica" w:cs="Arial"/>
            <w:color w:val="2F5496"/>
            <w:sz w:val="26"/>
            <w:szCs w:val="26"/>
          </w:rPr>
          <w:t>apply Mendelian Randomisation to estimate the direct causal effect (</w:t>
        </w:r>
        <w:proofErr w:type="spellStart"/>
        <w:r>
          <w:rPr>
            <w:rFonts w:ascii="Helvetica" w:hAnsi="Helvetica" w:cs="Arial"/>
            <w:color w:val="2F5496"/>
            <w:sz w:val="26"/>
            <w:szCs w:val="26"/>
          </w:rPr>
          <w:t>i</w:t>
        </w:r>
        <w:proofErr w:type="spellEnd"/>
        <w:r>
          <w:rPr>
            <w:rFonts w:ascii="Helvetica" w:hAnsi="Helvetica" w:cs="Arial"/>
            <w:color w:val="2F5496"/>
            <w:sz w:val="26"/>
            <w:szCs w:val="26"/>
          </w:rPr>
          <w:t>), explore the impact the time couples live together on their similarity (ii) and examine the cumulative impact of a wide range of potential confounders on trait correlations between partners</w:t>
        </w:r>
      </w:ins>
      <w:ins w:id="55" w:author="Zoltan Kutalik" w:date="2022-03-01T15:59:00Z">
        <w:r>
          <w:rPr>
            <w:rFonts w:ascii="Helvetica" w:hAnsi="Helvetica" w:cs="Arial"/>
            <w:color w:val="2F5496"/>
            <w:sz w:val="26"/>
            <w:szCs w:val="26"/>
          </w:rPr>
          <w:t xml:space="preserve"> (iii)</w:t>
        </w:r>
      </w:ins>
      <w:ins w:id="56" w:author="Zoltan Kutalik" w:date="2022-03-01T15:58:00Z">
        <w:r>
          <w:rPr>
            <w:rFonts w:ascii="Helvetica" w:hAnsi="Helvetica" w:cs="Arial"/>
            <w:color w:val="2F5496"/>
            <w:sz w:val="26"/>
            <w:szCs w:val="26"/>
          </w:rPr>
          <w:t>.</w:t>
        </w:r>
      </w:ins>
    </w:p>
    <w:p w14:paraId="69BBA7AB" w14:textId="77777777" w:rsidR="00B140E5" w:rsidRDefault="00B140E5" w:rsidP="002B237D">
      <w:pPr>
        <w:jc w:val="both"/>
        <w:rPr>
          <w:ins w:id="57" w:author="Zoltan Kutalik" w:date="2022-03-01T14:45:00Z"/>
          <w:rFonts w:ascii="Helvetica" w:hAnsi="Helvetica" w:cs="Arial"/>
          <w:color w:val="2F5496"/>
          <w:sz w:val="26"/>
          <w:szCs w:val="26"/>
        </w:rPr>
      </w:pPr>
    </w:p>
    <w:p w14:paraId="7B712A5C" w14:textId="6068DB3A" w:rsidR="004E1A6F" w:rsidRPr="002B237D" w:rsidDel="00B140E5" w:rsidRDefault="004E1A6F" w:rsidP="002B237D">
      <w:pPr>
        <w:jc w:val="both"/>
        <w:rPr>
          <w:del w:id="58" w:author="Zoltan Kutalik" w:date="2022-03-01T16:00:00Z"/>
          <w:rFonts w:ascii="Helvetica" w:hAnsi="Helvetica"/>
        </w:rPr>
      </w:pPr>
      <w:del w:id="59" w:author="Zoltan Kutalik" w:date="2022-03-01T16:00:00Z">
        <w:r w:rsidRPr="002B237D" w:rsidDel="00B140E5">
          <w:rPr>
            <w:rFonts w:ascii="Helvetica" w:hAnsi="Helvetica"/>
            <w:color w:val="000000"/>
          </w:rPr>
          <w:delText>Beside assortative mating, couples living together can also become even more similar over the years. However, it is currently Unknown to what extent couples converge and influence each other over time. Evaluating this is made difficult even further by the fact that people tend to choose partners that are also geographically closer to them, which induces both genetic and phenotypic similarity.</w:delText>
        </w:r>
      </w:del>
    </w:p>
    <w:p w14:paraId="3F731271" w14:textId="701F5C4A" w:rsidR="004E1A6F" w:rsidRPr="002B237D" w:rsidDel="000E71D1" w:rsidRDefault="004E1A6F" w:rsidP="002B237D">
      <w:pPr>
        <w:spacing w:before="40" w:after="120"/>
        <w:jc w:val="both"/>
        <w:outlineLvl w:val="1"/>
        <w:rPr>
          <w:moveFrom w:id="60" w:author="Zoltan Kutalik" w:date="2022-03-01T16:39:00Z"/>
          <w:rFonts w:ascii="Helvetica" w:hAnsi="Helvetica"/>
          <w:b/>
          <w:bCs/>
          <w:sz w:val="36"/>
          <w:szCs w:val="36"/>
        </w:rPr>
      </w:pPr>
      <w:moveFromRangeStart w:id="61" w:author="Zoltan Kutalik" w:date="2022-03-01T16:39:00Z" w:name="move97045209"/>
      <w:moveFrom w:id="62" w:author="Zoltan Kutalik" w:date="2022-03-01T16:39:00Z">
        <w:r w:rsidRPr="002B237D" w:rsidDel="000E71D1">
          <w:rPr>
            <w:rFonts w:ascii="Helvetica" w:hAnsi="Helvetica" w:cs="Arial"/>
            <w:color w:val="2F5496"/>
            <w:sz w:val="26"/>
            <w:szCs w:val="26"/>
          </w:rPr>
          <w:t>Mendelian Randomization </w:t>
        </w:r>
      </w:moveFrom>
    </w:p>
    <w:p w14:paraId="3C975F2E" w14:textId="58549E2C" w:rsidR="004E1A6F" w:rsidRPr="002B237D" w:rsidDel="000E71D1" w:rsidRDefault="004E1A6F" w:rsidP="002B237D">
      <w:pPr>
        <w:jc w:val="both"/>
        <w:rPr>
          <w:moveFrom w:id="63" w:author="Zoltan Kutalik" w:date="2022-03-01T16:39:00Z"/>
          <w:rFonts w:ascii="Helvetica" w:hAnsi="Helvetica"/>
        </w:rPr>
      </w:pPr>
      <w:moveFrom w:id="64" w:author="Zoltan Kutalik" w:date="2022-03-01T16:39:00Z">
        <w:r w:rsidRPr="002B237D" w:rsidDel="000E71D1">
          <w:rPr>
            <w:rFonts w:ascii="Helvetica" w:hAnsi="Helvetica"/>
            <w:color w:val="000000"/>
            <w:sz w:val="22"/>
            <w:szCs w:val="22"/>
          </w:rPr>
          <w:t>Give a brief background… </w:t>
        </w:r>
      </w:moveFrom>
    </w:p>
    <w:moveFromRangeEnd w:id="61"/>
    <w:p w14:paraId="287E6EEB" w14:textId="77777777" w:rsidR="00B140E5" w:rsidRDefault="00B140E5" w:rsidP="002B237D">
      <w:pPr>
        <w:spacing w:before="40" w:after="120"/>
        <w:jc w:val="both"/>
        <w:outlineLvl w:val="1"/>
        <w:rPr>
          <w:ins w:id="65" w:author="Zoltan Kutalik" w:date="2022-03-01T16:00:00Z"/>
          <w:rFonts w:ascii="Helvetica" w:hAnsi="Helvetica" w:cs="Arial"/>
          <w:color w:val="2F5496"/>
          <w:sz w:val="26"/>
          <w:szCs w:val="26"/>
        </w:rPr>
      </w:pPr>
    </w:p>
    <w:p w14:paraId="162B314B" w14:textId="31AF2DD7" w:rsidR="004E1A6F" w:rsidRPr="002B237D" w:rsidRDefault="004E1A6F" w:rsidP="002B237D">
      <w:pPr>
        <w:spacing w:before="40" w:after="120"/>
        <w:jc w:val="both"/>
        <w:outlineLvl w:val="1"/>
        <w:rPr>
          <w:rFonts w:ascii="Helvetica" w:hAnsi="Helvetica"/>
          <w:b/>
          <w:bCs/>
          <w:sz w:val="36"/>
          <w:szCs w:val="36"/>
        </w:rPr>
      </w:pPr>
      <w:commentRangeStart w:id="66"/>
      <w:r w:rsidRPr="002B237D">
        <w:rPr>
          <w:rFonts w:ascii="Helvetica" w:hAnsi="Helvetica" w:cs="Arial"/>
          <w:color w:val="2F5496"/>
          <w:sz w:val="26"/>
          <w:szCs w:val="26"/>
        </w:rPr>
        <w:t>Objectives</w:t>
      </w:r>
    </w:p>
    <w:p w14:paraId="120ECBF6" w14:textId="77777777" w:rsidR="004E1A6F" w:rsidRPr="002B237D" w:rsidRDefault="004E1A6F" w:rsidP="002B237D">
      <w:pPr>
        <w:numPr>
          <w:ilvl w:val="0"/>
          <w:numId w:val="1"/>
        </w:numPr>
        <w:jc w:val="both"/>
        <w:textAlignment w:val="baseline"/>
        <w:rPr>
          <w:rFonts w:ascii="Helvetica" w:hAnsi="Helvetica"/>
          <w:color w:val="000000"/>
        </w:rPr>
      </w:pPr>
      <w:r w:rsidRPr="002B237D">
        <w:rPr>
          <w:rFonts w:ascii="Helvetica" w:hAnsi="Helvetica"/>
          <w:color w:val="000000"/>
        </w:rPr>
        <w:t>Identify traits which are directly assorted for. In other words, which traits are responsible for the phenotypic similarity we observe amongst couples. In the case of similarity observed with respect to both diet and BMI, perhaps one phenotype is driving the similarity between couples and the other is either indirect or a confounder (as diet and BMI are themselves correlated).</w:t>
      </w:r>
    </w:p>
    <w:p w14:paraId="5CB35B4E" w14:textId="77777777" w:rsidR="004E1A6F" w:rsidRPr="002B237D" w:rsidRDefault="004E1A6F" w:rsidP="002B237D">
      <w:pPr>
        <w:numPr>
          <w:ilvl w:val="0"/>
          <w:numId w:val="1"/>
        </w:numPr>
        <w:jc w:val="both"/>
        <w:textAlignment w:val="baseline"/>
        <w:rPr>
          <w:rFonts w:ascii="Helvetica" w:hAnsi="Helvetica"/>
          <w:color w:val="000000"/>
        </w:rPr>
      </w:pPr>
      <w:r w:rsidRPr="002B237D">
        <w:rPr>
          <w:rFonts w:ascii="Helvetica" w:hAnsi="Helvetica"/>
          <w:color w:val="000000"/>
        </w:rPr>
        <w:t>Do these patterns differ amongst sex (i.e. are females or males more particular with respect to certain traits)?</w:t>
      </w:r>
    </w:p>
    <w:p w14:paraId="67C2AF5A" w14:textId="04D31266" w:rsidR="004E1A6F" w:rsidRPr="002B237D" w:rsidDel="00044F58" w:rsidRDefault="004E1A6F" w:rsidP="002B237D">
      <w:pPr>
        <w:numPr>
          <w:ilvl w:val="0"/>
          <w:numId w:val="1"/>
        </w:numPr>
        <w:jc w:val="both"/>
        <w:textAlignment w:val="baseline"/>
        <w:rPr>
          <w:del w:id="67" w:author="Zoltan Kutalik" w:date="2022-03-01T16:41:00Z"/>
          <w:rFonts w:ascii="Helvetica" w:hAnsi="Helvetica"/>
          <w:color w:val="000000"/>
        </w:rPr>
      </w:pPr>
      <w:r w:rsidRPr="002B237D">
        <w:rPr>
          <w:rFonts w:ascii="Helvetica" w:hAnsi="Helvetica"/>
          <w:color w:val="000000"/>
        </w:rPr>
        <w:t>Is there evidence for these patterns changing with age?</w:t>
      </w:r>
      <w:ins w:id="68" w:author="Zoltan Kutalik" w:date="2022-03-01T16:41:00Z">
        <w:r w:rsidR="00044F58">
          <w:rPr>
            <w:rFonts w:ascii="Helvetica" w:hAnsi="Helvetica"/>
            <w:color w:val="000000"/>
          </w:rPr>
          <w:t xml:space="preserve"> </w:t>
        </w:r>
      </w:ins>
    </w:p>
    <w:p w14:paraId="32CDFEBD" w14:textId="77777777" w:rsidR="004E1A6F" w:rsidRPr="00044F58" w:rsidRDefault="004E1A6F" w:rsidP="00044F58">
      <w:pPr>
        <w:numPr>
          <w:ilvl w:val="0"/>
          <w:numId w:val="1"/>
        </w:numPr>
        <w:jc w:val="both"/>
        <w:textAlignment w:val="baseline"/>
        <w:rPr>
          <w:rFonts w:ascii="Helvetica" w:hAnsi="Helvetica"/>
          <w:color w:val="000000"/>
        </w:rPr>
      </w:pPr>
      <w:r w:rsidRPr="00044F58">
        <w:rPr>
          <w:rFonts w:ascii="Helvetica" w:hAnsi="Helvetica"/>
          <w:color w:val="000000"/>
        </w:rPr>
        <w:t>Can we find evidence for convergence overtime?</w:t>
      </w:r>
    </w:p>
    <w:p w14:paraId="23B279D8" w14:textId="77777777" w:rsidR="004E1A6F" w:rsidRPr="002B237D" w:rsidRDefault="004E1A6F" w:rsidP="002B237D">
      <w:pPr>
        <w:numPr>
          <w:ilvl w:val="0"/>
          <w:numId w:val="1"/>
        </w:numPr>
        <w:jc w:val="both"/>
        <w:textAlignment w:val="baseline"/>
        <w:rPr>
          <w:rFonts w:ascii="Helvetica" w:hAnsi="Helvetica"/>
          <w:color w:val="000000"/>
        </w:rPr>
      </w:pPr>
      <w:r w:rsidRPr="002B237D">
        <w:rPr>
          <w:rFonts w:ascii="Helvetica" w:hAnsi="Helvetica"/>
          <w:color w:val="000000"/>
        </w:rPr>
        <w:t xml:space="preserve">Are there additional traits that are responsible for the path from an exposure in an index case impacting an outcome in their partner, and if </w:t>
      </w:r>
      <w:proofErr w:type="gramStart"/>
      <w:r w:rsidRPr="002B237D">
        <w:rPr>
          <w:rFonts w:ascii="Helvetica" w:hAnsi="Helvetica"/>
          <w:color w:val="000000"/>
        </w:rPr>
        <w:t>so</w:t>
      </w:r>
      <w:proofErr w:type="gramEnd"/>
      <w:r w:rsidRPr="002B237D">
        <w:rPr>
          <w:rFonts w:ascii="Helvetica" w:hAnsi="Helvetica"/>
          <w:color w:val="000000"/>
        </w:rPr>
        <w:t xml:space="preserve"> what are these traits?</w:t>
      </w:r>
      <w:commentRangeEnd w:id="66"/>
      <w:r w:rsidR="00044F58">
        <w:rPr>
          <w:rStyle w:val="CommentReference"/>
          <w:rFonts w:asciiTheme="minorHAnsi" w:eastAsiaTheme="minorHAnsi" w:hAnsiTheme="minorHAnsi" w:cstheme="minorBidi"/>
        </w:rPr>
        <w:commentReference w:id="66"/>
      </w:r>
    </w:p>
    <w:p w14:paraId="43B10A36" w14:textId="77777777" w:rsidR="00187D50" w:rsidRPr="002B237D" w:rsidRDefault="00187D50" w:rsidP="002B237D">
      <w:pPr>
        <w:jc w:val="both"/>
        <w:rPr>
          <w:rFonts w:ascii="Helvetica" w:hAnsi="Helvetica" w:cs="Arial"/>
          <w:color w:val="2F5496"/>
          <w:kern w:val="36"/>
          <w:sz w:val="32"/>
          <w:szCs w:val="32"/>
        </w:rPr>
      </w:pPr>
      <w:r w:rsidRPr="002B237D">
        <w:rPr>
          <w:rFonts w:ascii="Helvetica" w:hAnsi="Helvetica" w:cs="Arial"/>
          <w:color w:val="2F5496"/>
          <w:kern w:val="36"/>
          <w:sz w:val="32"/>
          <w:szCs w:val="32"/>
        </w:rPr>
        <w:br w:type="page"/>
      </w:r>
    </w:p>
    <w:p w14:paraId="10F91D80" w14:textId="451B4EF6" w:rsidR="004E1A6F" w:rsidRPr="002B237D" w:rsidRDefault="004E1A6F" w:rsidP="002B237D">
      <w:pPr>
        <w:spacing w:before="240" w:after="120"/>
        <w:jc w:val="both"/>
        <w:outlineLvl w:val="0"/>
        <w:rPr>
          <w:rFonts w:ascii="Helvetica" w:hAnsi="Helvetica"/>
          <w:b/>
          <w:bCs/>
          <w:kern w:val="36"/>
          <w:sz w:val="48"/>
          <w:szCs w:val="48"/>
        </w:rPr>
      </w:pPr>
      <w:r w:rsidRPr="002B237D">
        <w:rPr>
          <w:rFonts w:ascii="Helvetica" w:hAnsi="Helvetica" w:cs="Arial"/>
          <w:color w:val="2F5496"/>
          <w:kern w:val="36"/>
          <w:sz w:val="32"/>
          <w:szCs w:val="32"/>
        </w:rPr>
        <w:lastRenderedPageBreak/>
        <w:t>Methods</w:t>
      </w:r>
    </w:p>
    <w:p w14:paraId="3FED7CA9" w14:textId="7777777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Sample selection and couple definition</w:t>
      </w:r>
    </w:p>
    <w:p w14:paraId="14D42BF9" w14:textId="45CA28F1" w:rsidR="004E1A6F" w:rsidRPr="002B237D" w:rsidRDefault="004E1A6F" w:rsidP="002B237D">
      <w:pPr>
        <w:jc w:val="both"/>
        <w:rPr>
          <w:rFonts w:ascii="Helvetica" w:hAnsi="Helvetica"/>
        </w:rPr>
      </w:pPr>
      <w:r w:rsidRPr="002B237D">
        <w:rPr>
          <w:rFonts w:ascii="Helvetica" w:hAnsi="Helvetica"/>
          <w:color w:val="000000"/>
        </w:rPr>
        <w:t>This study used the UK Biobank (UKBB) cohort, a prospective population-based study with over 500,000 adult participants. Couples were identified and selected within the UKBB according to the following procedure. The initial UKBB sample comprised 502,616 individuals. First, participants were filtered to only gen</w:t>
      </w:r>
      <w:del w:id="69" w:author="Zoltan Kutalik" w:date="2022-03-01T16:44:00Z">
        <w:r w:rsidRPr="002B237D" w:rsidDel="00F86576">
          <w:rPr>
            <w:rFonts w:ascii="Helvetica" w:hAnsi="Helvetica"/>
            <w:color w:val="000000"/>
          </w:rPr>
          <w:delText>et</w:delText>
        </w:r>
      </w:del>
      <w:r w:rsidRPr="002B237D">
        <w:rPr>
          <w:rFonts w:ascii="Helvetica" w:hAnsi="Helvetica"/>
          <w:color w:val="000000"/>
        </w:rPr>
        <w:t>otyped, white, unrelated individuals according to the genetic QC file (specifically participants were retained if they had the following values in the QC file: “</w:t>
      </w:r>
      <w:proofErr w:type="spellStart"/>
      <w:r w:rsidRPr="002B237D">
        <w:rPr>
          <w:rFonts w:ascii="Helvetica" w:hAnsi="Helvetica"/>
          <w:color w:val="000000"/>
        </w:rPr>
        <w:t>excess.relatives</w:t>
      </w:r>
      <w:proofErr w:type="spellEnd"/>
      <w:r w:rsidRPr="002B237D">
        <w:rPr>
          <w:rFonts w:ascii="Helvetica" w:hAnsi="Helvetica"/>
          <w:color w:val="000000"/>
        </w:rPr>
        <w:t>” = 0, “</w:t>
      </w:r>
      <w:proofErr w:type="spellStart"/>
      <w:r w:rsidRPr="002B237D">
        <w:rPr>
          <w:rFonts w:ascii="Helvetica" w:hAnsi="Helvetica"/>
          <w:color w:val="000000"/>
        </w:rPr>
        <w:t>putative.sex.chromosome.aneuploidy</w:t>
      </w:r>
      <w:proofErr w:type="spellEnd"/>
      <w:r w:rsidRPr="002B237D">
        <w:rPr>
          <w:rFonts w:ascii="Helvetica" w:hAnsi="Helvetica"/>
          <w:color w:val="000000"/>
        </w:rPr>
        <w:t>” = 0, “</w:t>
      </w:r>
      <w:proofErr w:type="spellStart"/>
      <w:r w:rsidRPr="002B237D">
        <w:rPr>
          <w:rFonts w:ascii="Helvetica" w:hAnsi="Helvetica"/>
          <w:color w:val="000000"/>
        </w:rPr>
        <w:t>in.white.british.ancestry.subset</w:t>
      </w:r>
      <w:proofErr w:type="spellEnd"/>
      <w:r w:rsidRPr="002B237D">
        <w:rPr>
          <w:rFonts w:ascii="Helvetica" w:hAnsi="Helvetica"/>
          <w:color w:val="000000"/>
        </w:rPr>
        <w:t>” = 1 and “</w:t>
      </w:r>
      <w:proofErr w:type="spellStart"/>
      <w:r w:rsidRPr="002B237D">
        <w:rPr>
          <w:rFonts w:ascii="Helvetica" w:hAnsi="Helvetica"/>
          <w:color w:val="000000"/>
        </w:rPr>
        <w:t>used.in.pca.calculation</w:t>
      </w:r>
      <w:proofErr w:type="spellEnd"/>
      <w:r w:rsidRPr="002B237D">
        <w:rPr>
          <w:rFonts w:ascii="Helvetica" w:hAnsi="Helvetica"/>
          <w:color w:val="000000"/>
        </w:rPr>
        <w:t>” = 1). Redacted samples and participants that removed consent were also excluded. After filtering, 337,138 participants remained. Within this sample, we included individuals coming from households with exactly two unrelated, opposite-sex participants, leaving 108, 898 participants. Finally, using the data at data-field 6141, “How are people in household related to participant” pairs were filtered to only include couples who had both responded “Husband, wife, or partner”, leaving 103,328 participants, comprising 51,664 couples for downstream analyses (</w:t>
      </w:r>
      <w:r w:rsidR="008E622E" w:rsidRPr="002B237D">
        <w:rPr>
          <w:rFonts w:ascii="Helvetica" w:hAnsi="Helvetica"/>
          <w:color w:val="000000"/>
        </w:rPr>
        <w:t xml:space="preserve">Supplementary </w:t>
      </w:r>
      <w:r w:rsidRPr="002B237D">
        <w:rPr>
          <w:rFonts w:ascii="Helvetica" w:hAnsi="Helvetica"/>
          <w:color w:val="000000"/>
        </w:rPr>
        <w:t>Figure</w:t>
      </w:r>
      <w:r w:rsidR="008E622E" w:rsidRPr="002B237D">
        <w:rPr>
          <w:rFonts w:ascii="Helvetica" w:hAnsi="Helvetica"/>
          <w:color w:val="000000"/>
        </w:rPr>
        <w:t xml:space="preserve"> 1</w:t>
      </w:r>
      <w:r w:rsidRPr="002B237D">
        <w:rPr>
          <w:rFonts w:ascii="Helvetica" w:hAnsi="Helvetica"/>
          <w:color w:val="000000"/>
        </w:rPr>
        <w:t>).</w:t>
      </w:r>
    </w:p>
    <w:p w14:paraId="2AA7BB5C" w14:textId="77777777" w:rsidR="004E1A6F" w:rsidRPr="002B237D" w:rsidRDefault="004E1A6F" w:rsidP="002B237D">
      <w:pPr>
        <w:jc w:val="both"/>
        <w:rPr>
          <w:rFonts w:ascii="Helvetica" w:hAnsi="Helvetica"/>
        </w:rPr>
      </w:pPr>
    </w:p>
    <w:p w14:paraId="7FCB9255" w14:textId="50FA2D3A" w:rsidR="004E1A6F" w:rsidRPr="002B237D" w:rsidRDefault="004E1A6F" w:rsidP="002B237D">
      <w:pPr>
        <w:jc w:val="both"/>
        <w:rPr>
          <w:rFonts w:ascii="Helvetica" w:hAnsi="Helvetica"/>
          <w:color w:val="000000"/>
          <w:bdr w:val="none" w:sz="0" w:space="0" w:color="auto" w:frame="1"/>
        </w:rPr>
      </w:pPr>
      <w:r w:rsidRPr="002B237D">
        <w:rPr>
          <w:rFonts w:ascii="Helvetica" w:hAnsi="Helvetica"/>
          <w:color w:val="000000"/>
          <w:bdr w:val="none" w:sz="0" w:space="0" w:color="auto" w:frame="1"/>
        </w:rPr>
        <w:lastRenderedPageBreak/>
        <w:fldChar w:fldCharType="begin"/>
      </w:r>
      <w:r w:rsidRPr="002B237D">
        <w:rPr>
          <w:rFonts w:ascii="Helvetica" w:hAnsi="Helvetica"/>
          <w:color w:val="000000"/>
          <w:bdr w:val="none" w:sz="0" w:space="0" w:color="auto" w:frame="1"/>
        </w:rPr>
        <w:instrText xml:space="preserve"> INCLUDEPICTURE "https://lh5.googleusercontent.com/TTqeR5N3jYdsnKrmBs-VVigyY1ArayuKqwtC_fHOp7F28INvnRErg8jDoUouvL_ZeGP26kQApYWgwhg1E-kEKl2wen11fF0kWzQxAVM55wlcr87_nUCbanzDBrr29w9mxgjiY0Tw" \* MERGEFORMATINET </w:instrText>
      </w:r>
      <w:r w:rsidRPr="002B237D">
        <w:rPr>
          <w:rFonts w:ascii="Helvetica" w:hAnsi="Helvetica"/>
          <w:color w:val="000000"/>
          <w:bdr w:val="none" w:sz="0" w:space="0" w:color="auto" w:frame="1"/>
        </w:rPr>
        <w:fldChar w:fldCharType="separate"/>
      </w:r>
      <w:r w:rsidRPr="002B237D">
        <w:rPr>
          <w:rFonts w:ascii="Helvetica" w:hAnsi="Helvetica"/>
          <w:noProof/>
          <w:color w:val="000000"/>
          <w:bdr w:val="none" w:sz="0" w:space="0" w:color="auto" w:frame="1"/>
        </w:rPr>
        <w:drawing>
          <wp:inline distT="0" distB="0" distL="0" distR="0" wp14:anchorId="13B8D91F" wp14:editId="3D63AA4E">
            <wp:extent cx="5511960" cy="7784983"/>
            <wp:effectExtent l="0" t="0" r="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8198" cy="7807917"/>
                    </a:xfrm>
                    <a:prstGeom prst="rect">
                      <a:avLst/>
                    </a:prstGeom>
                    <a:noFill/>
                    <a:ln>
                      <a:noFill/>
                    </a:ln>
                  </pic:spPr>
                </pic:pic>
              </a:graphicData>
            </a:graphic>
          </wp:inline>
        </w:drawing>
      </w:r>
      <w:r w:rsidRPr="002B237D">
        <w:rPr>
          <w:rFonts w:ascii="Helvetica" w:hAnsi="Helvetica"/>
          <w:color w:val="000000"/>
          <w:bdr w:val="none" w:sz="0" w:space="0" w:color="auto" w:frame="1"/>
        </w:rPr>
        <w:fldChar w:fldCharType="end"/>
      </w:r>
    </w:p>
    <w:p w14:paraId="28A5E70F" w14:textId="33894702" w:rsidR="008E622E" w:rsidRPr="002B237D" w:rsidRDefault="008E622E" w:rsidP="002B237D">
      <w:pPr>
        <w:jc w:val="both"/>
        <w:rPr>
          <w:rFonts w:ascii="Helvetica" w:hAnsi="Helvetica"/>
          <w:color w:val="000000"/>
        </w:rPr>
      </w:pPr>
      <w:r w:rsidRPr="002B237D">
        <w:rPr>
          <w:rFonts w:ascii="Helvetica" w:hAnsi="Helvetica"/>
          <w:b/>
          <w:bCs/>
          <w:color w:val="000000"/>
        </w:rPr>
        <w:t>Supplementary Figure 1:</w:t>
      </w:r>
      <w:r w:rsidRPr="002B237D">
        <w:rPr>
          <w:rFonts w:ascii="Helvetica" w:hAnsi="Helvetica"/>
          <w:color w:val="000000"/>
        </w:rPr>
        <w:t xml:space="preserve"> Flow chart shows a summary of the couple determination and selection in the UKBB. </w:t>
      </w:r>
    </w:p>
    <w:p w14:paraId="4144D4E7" w14:textId="77777777" w:rsidR="000E71D1" w:rsidRPr="002B237D" w:rsidRDefault="000E71D1" w:rsidP="000E71D1">
      <w:pPr>
        <w:spacing w:before="40" w:after="120"/>
        <w:jc w:val="both"/>
        <w:outlineLvl w:val="1"/>
        <w:rPr>
          <w:moveTo w:id="70" w:author="Zoltan Kutalik" w:date="2022-03-01T16:39:00Z"/>
          <w:rFonts w:ascii="Helvetica" w:hAnsi="Helvetica"/>
          <w:b/>
          <w:bCs/>
          <w:sz w:val="36"/>
          <w:szCs w:val="36"/>
        </w:rPr>
      </w:pPr>
      <w:moveToRangeStart w:id="71" w:author="Zoltan Kutalik" w:date="2022-03-01T16:39:00Z" w:name="move97045209"/>
      <w:moveTo w:id="72" w:author="Zoltan Kutalik" w:date="2022-03-01T16:39:00Z">
        <w:r w:rsidRPr="002B237D">
          <w:rPr>
            <w:rFonts w:ascii="Helvetica" w:hAnsi="Helvetica" w:cs="Arial"/>
            <w:color w:val="2F5496"/>
            <w:sz w:val="26"/>
            <w:szCs w:val="26"/>
          </w:rPr>
          <w:lastRenderedPageBreak/>
          <w:t>Mendelian Randomization </w:t>
        </w:r>
      </w:moveTo>
    </w:p>
    <w:p w14:paraId="08A8705F" w14:textId="77777777" w:rsidR="000E71D1" w:rsidRPr="002B237D" w:rsidRDefault="000E71D1" w:rsidP="000E71D1">
      <w:pPr>
        <w:jc w:val="both"/>
        <w:rPr>
          <w:moveTo w:id="73" w:author="Zoltan Kutalik" w:date="2022-03-01T16:39:00Z"/>
          <w:rFonts w:ascii="Helvetica" w:hAnsi="Helvetica"/>
        </w:rPr>
      </w:pPr>
      <w:commentRangeStart w:id="74"/>
      <w:moveTo w:id="75" w:author="Zoltan Kutalik" w:date="2022-03-01T16:39:00Z">
        <w:r w:rsidRPr="002B237D">
          <w:rPr>
            <w:rFonts w:ascii="Helvetica" w:hAnsi="Helvetica"/>
            <w:color w:val="000000"/>
            <w:sz w:val="22"/>
            <w:szCs w:val="22"/>
          </w:rPr>
          <w:t>Give a brief background… </w:t>
        </w:r>
      </w:moveTo>
      <w:commentRangeEnd w:id="74"/>
      <w:r>
        <w:rPr>
          <w:rStyle w:val="CommentReference"/>
          <w:rFonts w:asciiTheme="minorHAnsi" w:eastAsiaTheme="minorHAnsi" w:hAnsiTheme="minorHAnsi" w:cstheme="minorBidi"/>
        </w:rPr>
        <w:commentReference w:id="74"/>
      </w:r>
    </w:p>
    <w:moveToRangeEnd w:id="71"/>
    <w:p w14:paraId="2B6B12D1" w14:textId="77777777" w:rsidR="000E71D1" w:rsidRDefault="000E71D1" w:rsidP="002B237D">
      <w:pPr>
        <w:spacing w:before="40" w:after="120"/>
        <w:jc w:val="both"/>
        <w:outlineLvl w:val="1"/>
        <w:rPr>
          <w:ins w:id="76" w:author="Zoltan Kutalik" w:date="2022-03-01T16:39:00Z"/>
          <w:rFonts w:ascii="Helvetica" w:hAnsi="Helvetica" w:cs="Arial"/>
          <w:color w:val="2F5496"/>
          <w:sz w:val="26"/>
          <w:szCs w:val="26"/>
        </w:rPr>
      </w:pPr>
    </w:p>
    <w:p w14:paraId="54E94472" w14:textId="40EBA6CE"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Phenotype selection and processing</w:t>
      </w:r>
    </w:p>
    <w:p w14:paraId="13F39EFC" w14:textId="15E30534" w:rsidR="004E1A6F" w:rsidRPr="002B237D" w:rsidRDefault="004E1A6F" w:rsidP="002B237D">
      <w:pPr>
        <w:jc w:val="both"/>
        <w:rPr>
          <w:rFonts w:ascii="Helvetica" w:hAnsi="Helvetica"/>
        </w:rPr>
      </w:pPr>
      <w:r w:rsidRPr="002B237D">
        <w:rPr>
          <w:rFonts w:ascii="Helvetica" w:hAnsi="Helvetica"/>
          <w:color w:val="000000"/>
        </w:rPr>
        <w:t>We performed an agnostic, phenome-wide approach for selecting phenotypes in this study. Specifically, we first selected phenotypes which were analyzed by the Neale group and which had both male, female and joint summary statistics available. Next, after intersecting this list of phenotypes with our internal database (application number #16389), we had 1,278 phenotypes available for analysis. Phenotypes were processed in the filtered QC-data set (N = 337,138) according to a slightly modified version of the PHESANT pipeline to accommodate the phenotypes that we had available in our database</w:t>
      </w:r>
      <w:r w:rsidR="006322A3" w:rsidRPr="002B237D">
        <w:rPr>
          <w:rFonts w:ascii="Helvetica" w:hAnsi="Helvetica"/>
          <w:color w:val="000000"/>
        </w:rPr>
        <w:fldChar w:fldCharType="begin" w:fldLock="1"/>
      </w:r>
      <w:r w:rsidR="009C5119" w:rsidRPr="002B237D">
        <w:rPr>
          <w:rFonts w:ascii="Helvetica" w:hAnsi="Helvetica"/>
          <w:color w:val="000000"/>
        </w:rPr>
        <w:instrText>ADDIN CSL_CITATION {"citationItems":[{"id":"ITEM-1","itemData":{"DOI":"10.1093/ije/dyx204","ISSN":"14643685","PMID":"29040602","abstract":"Motivation Epidemiological cohorts typically contain a diverse set of phenotypes such that automation of phenome scans is non-trivial, because they require highly heterogeneous models. For this reason, phenome scans have to date tended to use a smaller homogeneous set of phenotypes that can be analysed in a consistent fashion. We present PHESANT (PHEnome Scan ANalysis Tool), a software package for performing comprehensive phenome scans in UK Biobank. General features PHESANT tests the association of a specified trait with all continuous, integer and categorical variables in UK Biobank, or a specified subset. PHESANT uses a novel rule-based algorithm to determine how to appropriately test each trait, then performs the analyses and produces plots and summary tables. Implementation The PHESANT phenome scan is implemented in R. PHESANT includes a novel Javascript D3.js visualization and accompanying Java code that converts the phenome scan results to the required JavaScript Object Notation (JSON) format. Availability PHESANT is available on GitHub at [https://github.com/MRCIEU/PHESANT]. Git tag v0.5 corresponds to the version presented here.","author":[{"dropping-particle":"","family":"Millard","given":"Louise A.C.","non-dropping-particle":"","parse-names":false,"suffix":""},{"dropping-particle":"","family":"Davies","given":"Neil M.","non-dropping-particle":"","parse-names":false,"suffix":""},{"dropping-particle":"","family":"Gaunt","given":"Tom R.","non-dropping-particle":"","parse-names":false,"suffix":""},{"dropping-particle":"","family":"Smith","given":"George Davey","non-dropping-particle":"","parse-names":false,"suffix":""},{"dropping-particle":"","family":"Tilling","given":"Kate","non-dropping-particle":"","parse-names":false,"suffix":""}],"container-title":"International Journal of Epidemiology","id":"ITEM-1","issue":"1","issued":{"date-parts":[["2018"]]},"page":"29-35","title":"Software application profile: PHESANT: A tool for performing automated phenome scans in UK Biobank","type":"article-journal","volume":"47"},"uris":["http://www.mendeley.com/documents/?uuid=ee4c8719-e185-42f6-b81a-be7ba77f53ac"]}],"mendeley":{"formattedCitation":"&lt;sup&gt;1&lt;/sup&gt;","plainTextFormattedCitation":"1","previouslyFormattedCitation":"&lt;sup&gt;1&lt;/sup&gt;"},"properties":{"noteIndex":0},"schema":"https://github.com/citation-style-language/schema/raw/master/csl-citation.json"}</w:instrText>
      </w:r>
      <w:r w:rsidR="006322A3" w:rsidRPr="002B237D">
        <w:rPr>
          <w:rFonts w:ascii="Helvetica" w:hAnsi="Helvetica"/>
          <w:color w:val="000000"/>
        </w:rPr>
        <w:fldChar w:fldCharType="separate"/>
      </w:r>
      <w:r w:rsidR="006322A3" w:rsidRPr="002B237D">
        <w:rPr>
          <w:rFonts w:ascii="Helvetica" w:hAnsi="Helvetica"/>
          <w:noProof/>
          <w:color w:val="000000"/>
          <w:vertAlign w:val="superscript"/>
        </w:rPr>
        <w:t>1</w:t>
      </w:r>
      <w:r w:rsidR="006322A3" w:rsidRPr="002B237D">
        <w:rPr>
          <w:rFonts w:ascii="Helvetica" w:hAnsi="Helvetica"/>
          <w:color w:val="000000"/>
        </w:rPr>
        <w:fldChar w:fldCharType="end"/>
      </w:r>
      <w:r w:rsidRPr="002B237D">
        <w:rPr>
          <w:rFonts w:ascii="Helvetica" w:hAnsi="Helvetica"/>
          <w:color w:val="000000"/>
        </w:rPr>
        <w:t xml:space="preserve">. Continuous variables were transformed to a normal distribution using a rank-preserving inverse normal quantile transformation, while ordinal and binary traits were re-categorized according to PHESANT documentation (for e.g. categories with less than 10 participants were removed). We then filtered these phenotypes as follows. First, we computed the raw phenotypic correlation amongst couples and removed phenotypes with a correlation &lt; 0.1, in order to focus on traits with some indication of assortment. Next, we removed phenotypes which had less than 5 valid instrumental variables (IVs) for MR. IVs were defined based on an association </w:t>
      </w:r>
      <w:r w:rsidR="00BF0D1C" w:rsidRPr="002B237D">
        <w:rPr>
          <w:rFonts w:ascii="Helvetica" w:hAnsi="Helvetica"/>
          <w:i/>
          <w:iCs/>
          <w:color w:val="000000"/>
        </w:rPr>
        <w:t xml:space="preserve">p </w:t>
      </w:r>
      <w:r w:rsidRPr="002B237D">
        <w:rPr>
          <w:rFonts w:ascii="Helvetica" w:hAnsi="Helvetica"/>
          <w:color w:val="000000"/>
        </w:rPr>
        <w:t>&lt; 5 x 1</w:t>
      </w:r>
      <w:r w:rsidR="00BF0D1C" w:rsidRPr="002B237D">
        <w:rPr>
          <w:rFonts w:ascii="Helvetica" w:hAnsi="Helvetica"/>
          <w:color w:val="000000"/>
        </w:rPr>
        <w:t>0</w:t>
      </w:r>
      <w:r w:rsidR="00BF0D1C" w:rsidRPr="002B237D">
        <w:rPr>
          <w:rFonts w:ascii="Helvetica" w:hAnsi="Helvetica"/>
          <w:color w:val="000000"/>
          <w:vertAlign w:val="superscript"/>
        </w:rPr>
        <w:t>-8</w:t>
      </w:r>
      <w:r w:rsidRPr="002B237D">
        <w:rPr>
          <w:rFonts w:ascii="Helvetica" w:hAnsi="Helvetica"/>
          <w:color w:val="000000"/>
        </w:rPr>
        <w:t xml:space="preserve"> in the joint Neale summary statistics, after pruning for independence (based on a clumping procedure performed in PLINK with the options </w:t>
      </w:r>
      <w:r w:rsidRPr="002B237D">
        <w:rPr>
          <w:rFonts w:ascii="Helvetica" w:hAnsi="Helvetica" w:cs="Courier New"/>
          <w:color w:val="000000"/>
        </w:rPr>
        <w:t>--clump-kb 10000</w:t>
      </w:r>
      <w:r w:rsidRPr="002B237D">
        <w:rPr>
          <w:rFonts w:ascii="Helvetica" w:hAnsi="Helvetica"/>
          <w:color w:val="000000"/>
        </w:rPr>
        <w:t xml:space="preserve"> and </w:t>
      </w:r>
      <w:r w:rsidRPr="002B237D">
        <w:rPr>
          <w:rFonts w:ascii="Helvetica" w:hAnsi="Helvetica" w:cs="Courier New"/>
          <w:color w:val="000000"/>
        </w:rPr>
        <w:t>--clump-r2 0.001</w:t>
      </w:r>
      <w:r w:rsidRPr="002B237D">
        <w:rPr>
          <w:rFonts w:ascii="Helvetica" w:hAnsi="Helvetica"/>
          <w:color w:val="000000"/>
        </w:rPr>
        <w:t xml:space="preserve"> using the 1000 Genomes European samples as a reference). Third, using the sex-specific summary statistics, the IV heterogeneity between sexes was calculated. IVs that showed (Bonferroni corrected) significant evidence of heterogeneity between sexes were excluded (</w:t>
      </w:r>
      <w:r w:rsidRPr="002B237D">
        <w:rPr>
          <w:rFonts w:ascii="Helvetica" w:hAnsi="Helvetica"/>
          <w:i/>
          <w:iCs/>
          <w:color w:val="000000"/>
        </w:rPr>
        <w:t>p</w:t>
      </w:r>
      <w:r w:rsidRPr="002B237D">
        <w:rPr>
          <w:rFonts w:ascii="Helvetica" w:hAnsi="Helvetica"/>
          <w:color w:val="000000"/>
        </w:rPr>
        <w:t xml:space="preserve"> &lt; 0.05</w:t>
      </w:r>
      <w:proofErr w:type="gramStart"/>
      <w:r w:rsidRPr="002B237D">
        <w:rPr>
          <w:rFonts w:ascii="Helvetica" w:hAnsi="Helvetica"/>
          <w:color w:val="000000"/>
        </w:rPr>
        <w:t>/[</w:t>
      </w:r>
      <w:proofErr w:type="gramEnd"/>
      <w:r w:rsidRPr="002B237D">
        <w:rPr>
          <w:rFonts w:ascii="Helvetica" w:hAnsi="Helvetica"/>
          <w:color w:val="000000"/>
        </w:rPr>
        <w:t>number of IVs]). After filtering IVs with significant sex-heterogeneity, phenotypes were again filtered to only those with at least five valid IVs remaining. Fourth, dietary phenotypes were removed due to high correlation amongst these phenotypes, insufficient power, problems with reverse causation and difficult interpretation</w:t>
      </w:r>
      <w:r w:rsidR="001778D6" w:rsidRPr="002B237D">
        <w:rPr>
          <w:rFonts w:ascii="Helvetica" w:hAnsi="Helvetica"/>
          <w:color w:val="000000"/>
        </w:rPr>
        <w:fldChar w:fldCharType="begin" w:fldLock="1"/>
      </w:r>
      <w:r w:rsidR="009C5119" w:rsidRPr="002B237D">
        <w:rPr>
          <w:rFonts w:ascii="Helvetica" w:hAnsi="Helvetica"/>
          <w:color w:val="000000"/>
        </w:rPr>
        <w:instrText>ADDIN CSL_CITATION {"citationItems":[{"id":"ITEM-1","itemData":{"DOI":"10.1101/829952","abstract":"Despite food choices being one of the most important factors influencing health, efforts to identify individual food groups and dietary patterns that cause disease have been challenging, with traditional nutritional epidemiological approaches plagued by biases and confounding. After identifying 302 individual genetic determinants of dietary intake in 445,779 individuals in the UK Biobank study, we develop a statistical genetics framework that enables us, to directly assess the impact of food choices on health outcomes. We show that the biases which affect observational studies extend also to GWAS, genetic correlations and causal inference through genetics, which can be corrected by applying our methods. Finally, by applying Mendelian Randomization approaches to the corrected results we identify some of the first robust causal associations between eating patterns and cancer, heart disease, obesity, and several other health related risk factors, distinguishing between the effects of specific foods or dietary patterns.Competing Interest StatementThe authors have declared no competing interest.","author":[{"dropping-particle":"","family":"Pirastu","given":"Nicola","non-dropping-particle":"","parse-names":false,"suffix":""},{"dropping-particle":"","family":"McDonnell","given":"Ciara","non-dropping-particle":"","parse-names":false,"suffix":""},{"dropping-particle":"","family":"Grzeszkowiak","given":"Eryk J","non-dropping-particle":"","parse-names":false,"suffix":""},{"dropping-particle":"","family":"Mounier","given":"Ninon","non-dropping-particle":"","parse-names":false,"suffix":""},{"dropping-particle":"","family":"Imamura","given":"Fumiaki","non-dropping-particle":"","parse-names":false,"suffix":""},{"dropping-particle":"","family":"Merino","given":"Jordi","non-dropping-particle":"","parse-names":false,"suffix":""},{"dropping-particle":"","family":"Day","given":"Felix R","non-dropping-particle":"","parse-names":false,"suffix":""},{"dropping-particle":"","family":"Zheng","given":"Jie","non-dropping-particle":"","parse-names":false,"suffix":""},{"dropping-particle":"","family":"Taba","given":"Nele","non-dropping-particle":"","parse-names":false,"suffix":""},{"dropping-particle":"","family":"Concas","given":"Maria Pina","non-dropping-particle":"","parse-names":false,"suffix":""},{"dropping-particle":"","family":"Repetto","given":"Linda","non-dropping-particle":"","parse-names":false,"suffix":""},{"dropping-particle":"","family":"Kentistou","given":"Katherine A","non-dropping-particle":"","parse-names":false,"suffix":""},{"dropping-particle":"","family":"Robino","given":"Antonietta","non-dropping-particle":"","parse-names":false,"suffix":""},{"dropping-particle":"","family":"Esko","given":"Tõnu","non-dropping-particle":"","parse-names":false,"suffix":""},{"dropping-particle":"","family":"Joshi","given":"Peter K","non-dropping-particle":"","parse-names":false,"suffix":""},{"dropping-particle":"","family":"Fischer","given":"Krista","non-dropping-particle":"","parse-names":false,"suffix":""},{"dropping-particle":"","family":"Ong","given":"Ken K","non-dropping-particle":"","parse-names":false,"suffix":""},{"dropping-particle":"","family":"Gaunt","given":"Tom R","non-dropping-particle":"","parse-names":false,"suffix":""},{"dropping-particle":"","family":"Kutalik","given":"Zoltan","non-dropping-particle":"","parse-names":false,"suffix":""},{"dropping-particle":"","family":"Perry","given":"John R B","non-dropping-particle":"","parse-names":false,"suffix":""},{"dropping-particle":"","family":"Wilson","given":"James F","non-dropping-particle":"","parse-names":false,"suffix":""}],"container-title":"bioRxiv","id":"ITEM-1","issued":{"date-parts":[["2020","1","1"]]},"page":"829952","title":"Using genetic variation to disentangle the complex relationship between food intake and health outcomes","type":"article-journal"},"uris":["http://www.mendeley.com/documents/?uuid=67abf1fc-45c1-4faf-acfc-a9fec37f4a6d"]}],"mendeley":{"formattedCitation":"&lt;sup&gt;2&lt;/sup&gt;","plainTextFormattedCitation":"2","previouslyFormattedCitation":"&lt;sup&gt;2&lt;/sup&gt;"},"properties":{"noteIndex":0},"schema":"https://github.com/citation-style-language/schema/raw/master/csl-citation.json"}</w:instrText>
      </w:r>
      <w:r w:rsidR="001778D6" w:rsidRPr="002B237D">
        <w:rPr>
          <w:rFonts w:ascii="Helvetica" w:hAnsi="Helvetica"/>
          <w:color w:val="000000"/>
        </w:rPr>
        <w:fldChar w:fldCharType="separate"/>
      </w:r>
      <w:r w:rsidR="006322A3" w:rsidRPr="002B237D">
        <w:rPr>
          <w:rFonts w:ascii="Helvetica" w:hAnsi="Helvetica"/>
          <w:noProof/>
          <w:color w:val="000000"/>
          <w:vertAlign w:val="superscript"/>
        </w:rPr>
        <w:t>2</w:t>
      </w:r>
      <w:r w:rsidR="001778D6" w:rsidRPr="002B237D">
        <w:rPr>
          <w:rFonts w:ascii="Helvetica" w:hAnsi="Helvetica"/>
          <w:color w:val="000000"/>
        </w:rPr>
        <w:fldChar w:fldCharType="end"/>
      </w:r>
      <w:r w:rsidRPr="002B237D">
        <w:rPr>
          <w:rFonts w:ascii="Helvetica" w:hAnsi="Helvetica"/>
          <w:color w:val="000000"/>
        </w:rPr>
        <w:t xml:space="preserve">. Finally, </w:t>
      </w:r>
      <w:r w:rsidR="004856F9" w:rsidRPr="002B237D">
        <w:rPr>
          <w:rFonts w:ascii="Helvetica" w:hAnsi="Helvetica"/>
          <w:color w:val="000000"/>
        </w:rPr>
        <w:t>we removed several duplicated and redundant phenotypes. Specifically, all l</w:t>
      </w:r>
      <w:r w:rsidRPr="002B237D">
        <w:rPr>
          <w:rFonts w:ascii="Helvetica" w:hAnsi="Helvetica"/>
          <w:color w:val="000000"/>
        </w:rPr>
        <w:t xml:space="preserve">eft-side body traits (highly correlated with right-side) </w:t>
      </w:r>
      <w:r w:rsidR="004856F9" w:rsidRPr="002B237D">
        <w:rPr>
          <w:rFonts w:ascii="Helvetica" w:hAnsi="Helvetica"/>
          <w:color w:val="000000"/>
        </w:rPr>
        <w:t>were removed and we also retained only one of the duplicated phenotypes for BMI and weight (retaining data fields 21001 and 21002, respectively). Additionally,</w:t>
      </w:r>
      <w:r w:rsidRPr="002B237D">
        <w:rPr>
          <w:rFonts w:ascii="Helvetica" w:hAnsi="Helvetica"/>
          <w:color w:val="000000"/>
        </w:rPr>
        <w:t xml:space="preserve"> all “qualifications” data </w:t>
      </w:r>
      <w:r w:rsidR="004856F9" w:rsidRPr="002B237D">
        <w:rPr>
          <w:rFonts w:ascii="Helvetica" w:hAnsi="Helvetica"/>
          <w:color w:val="000000"/>
        </w:rPr>
        <w:t xml:space="preserve">was removed </w:t>
      </w:r>
      <w:r w:rsidRPr="002B237D">
        <w:rPr>
          <w:rFonts w:ascii="Helvetica" w:hAnsi="Helvetica"/>
          <w:color w:val="000000"/>
        </w:rPr>
        <w:t xml:space="preserve">(corresponding to field </w:t>
      </w:r>
      <w:hyperlink r:id="rId13" w:history="1">
        <w:r w:rsidRPr="002B237D">
          <w:rPr>
            <w:rFonts w:ascii="Helvetica" w:hAnsi="Helvetica"/>
            <w:color w:val="000000"/>
            <w:u w:val="single"/>
          </w:rPr>
          <w:t>6138</w:t>
        </w:r>
      </w:hyperlink>
      <w:r w:rsidRPr="002B237D">
        <w:rPr>
          <w:rFonts w:ascii="Helvetica" w:hAnsi="Helvetica"/>
          <w:color w:val="000000"/>
        </w:rPr>
        <w:t>) due to the availability of finer-scale correlated variables, such as “age completed full time education” (data field 845)</w:t>
      </w:r>
      <w:r w:rsidR="004856F9" w:rsidRPr="002B237D">
        <w:rPr>
          <w:rFonts w:ascii="Helvetica" w:hAnsi="Helvetica"/>
          <w:color w:val="000000"/>
        </w:rPr>
        <w:t xml:space="preserve">. </w:t>
      </w:r>
      <w:r w:rsidRPr="002B237D">
        <w:rPr>
          <w:rFonts w:ascii="Helvetica" w:hAnsi="Helvetica"/>
          <w:color w:val="000000"/>
        </w:rPr>
        <w:t>After this process, 1</w:t>
      </w:r>
      <w:r w:rsidR="004856F9" w:rsidRPr="002B237D">
        <w:rPr>
          <w:rFonts w:ascii="Helvetica" w:hAnsi="Helvetica"/>
          <w:color w:val="000000"/>
        </w:rPr>
        <w:t>18</w:t>
      </w:r>
      <w:r w:rsidRPr="002B237D">
        <w:rPr>
          <w:rFonts w:ascii="Helvetica" w:hAnsi="Helvetica"/>
          <w:color w:val="000000"/>
        </w:rPr>
        <w:t xml:space="preserve"> phenotypes remained for analysis (</w:t>
      </w:r>
      <w:r w:rsidR="00EF6B51" w:rsidRPr="002B237D">
        <w:rPr>
          <w:rFonts w:ascii="Helvetica" w:hAnsi="Helvetica"/>
          <w:color w:val="000000"/>
        </w:rPr>
        <w:t xml:space="preserve">see Supplementary </w:t>
      </w:r>
      <w:r w:rsidRPr="002B237D">
        <w:rPr>
          <w:rFonts w:ascii="Helvetica" w:hAnsi="Helvetica"/>
          <w:color w:val="000000"/>
        </w:rPr>
        <w:t>Figure</w:t>
      </w:r>
      <w:r w:rsidR="00EF6B51" w:rsidRPr="002B237D">
        <w:rPr>
          <w:rFonts w:ascii="Helvetica" w:hAnsi="Helvetica"/>
          <w:color w:val="000000"/>
        </w:rPr>
        <w:t xml:space="preserve"> </w:t>
      </w:r>
      <w:r w:rsidR="008E622E" w:rsidRPr="002B237D">
        <w:rPr>
          <w:rFonts w:ascii="Helvetica" w:hAnsi="Helvetica"/>
          <w:color w:val="000000"/>
        </w:rPr>
        <w:t>2</w:t>
      </w:r>
      <w:r w:rsidR="00EF6B51" w:rsidRPr="002B237D">
        <w:rPr>
          <w:rFonts w:ascii="Helvetica" w:hAnsi="Helvetica"/>
          <w:color w:val="000000"/>
        </w:rPr>
        <w:t>)</w:t>
      </w:r>
      <w:r w:rsidRPr="002B237D">
        <w:rPr>
          <w:rFonts w:ascii="Helvetica" w:hAnsi="Helvetica"/>
          <w:color w:val="000000"/>
        </w:rPr>
        <w:t>.</w:t>
      </w:r>
    </w:p>
    <w:p w14:paraId="0426EDA9" w14:textId="77777777" w:rsidR="004E1A6F" w:rsidRPr="002B237D" w:rsidRDefault="004E1A6F" w:rsidP="002B237D">
      <w:pPr>
        <w:jc w:val="both"/>
        <w:rPr>
          <w:rFonts w:ascii="Helvetica" w:hAnsi="Helvetica"/>
        </w:rPr>
      </w:pPr>
    </w:p>
    <w:p w14:paraId="64782424" w14:textId="59897396" w:rsidR="004E1A6F" w:rsidRPr="002B237D" w:rsidRDefault="00EF6B51" w:rsidP="002B237D">
      <w:pPr>
        <w:jc w:val="both"/>
        <w:rPr>
          <w:rFonts w:ascii="Helvetica" w:hAnsi="Helvetica"/>
          <w:color w:val="000000"/>
        </w:rPr>
      </w:pPr>
      <w:r w:rsidRPr="002B237D">
        <w:rPr>
          <w:rFonts w:ascii="Helvetica" w:hAnsi="Helvetica"/>
          <w:noProof/>
          <w:color w:val="000000"/>
        </w:rPr>
        <w:lastRenderedPageBreak/>
        <w:drawing>
          <wp:inline distT="0" distB="0" distL="0" distR="0" wp14:anchorId="1A3A2595" wp14:editId="4A28F38D">
            <wp:extent cx="4748169" cy="7512670"/>
            <wp:effectExtent l="0" t="0" r="1905"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5961" cy="7556644"/>
                    </a:xfrm>
                    <a:prstGeom prst="rect">
                      <a:avLst/>
                    </a:prstGeom>
                  </pic:spPr>
                </pic:pic>
              </a:graphicData>
            </a:graphic>
          </wp:inline>
        </w:drawing>
      </w:r>
      <w:r w:rsidR="004E1A6F" w:rsidRPr="002B237D">
        <w:rPr>
          <w:rFonts w:ascii="Helvetica" w:hAnsi="Helvetica"/>
          <w:color w:val="000000"/>
        </w:rPr>
        <w:t> </w:t>
      </w:r>
    </w:p>
    <w:p w14:paraId="73172B9C" w14:textId="392E9DA5" w:rsidR="003C6C91" w:rsidRPr="002B237D" w:rsidRDefault="00EF6B51" w:rsidP="002B237D">
      <w:pPr>
        <w:jc w:val="both"/>
        <w:rPr>
          <w:rFonts w:ascii="Helvetica" w:hAnsi="Helvetica"/>
          <w:color w:val="000000"/>
        </w:rPr>
      </w:pPr>
      <w:commentRangeStart w:id="77"/>
      <w:r w:rsidRPr="002B237D">
        <w:rPr>
          <w:rFonts w:ascii="Helvetica" w:hAnsi="Helvetica"/>
          <w:b/>
          <w:bCs/>
          <w:color w:val="000000"/>
        </w:rPr>
        <w:t xml:space="preserve">Supplementary Figure </w:t>
      </w:r>
      <w:r w:rsidR="008E622E" w:rsidRPr="002B237D">
        <w:rPr>
          <w:rFonts w:ascii="Helvetica" w:hAnsi="Helvetica"/>
          <w:b/>
          <w:bCs/>
          <w:color w:val="000000"/>
        </w:rPr>
        <w:t>2</w:t>
      </w:r>
      <w:commentRangeEnd w:id="77"/>
      <w:r w:rsidR="001C5095">
        <w:rPr>
          <w:rStyle w:val="CommentReference"/>
          <w:rFonts w:asciiTheme="minorHAnsi" w:eastAsiaTheme="minorHAnsi" w:hAnsiTheme="minorHAnsi" w:cstheme="minorBidi"/>
        </w:rPr>
        <w:commentReference w:id="77"/>
      </w:r>
      <w:r w:rsidRPr="002B237D">
        <w:rPr>
          <w:rFonts w:ascii="Helvetica" w:hAnsi="Helvetica"/>
          <w:b/>
          <w:bCs/>
          <w:color w:val="000000"/>
        </w:rPr>
        <w:t>:</w:t>
      </w:r>
      <w:r w:rsidRPr="002B237D">
        <w:rPr>
          <w:rFonts w:ascii="Helvetica" w:hAnsi="Helvetica"/>
          <w:color w:val="000000"/>
        </w:rPr>
        <w:t xml:space="preserve"> Flow chart shows a summary of the phenotype selection included in the pipeline</w:t>
      </w:r>
      <w:r w:rsidR="006B3FD3" w:rsidRPr="002B237D">
        <w:rPr>
          <w:rFonts w:ascii="Helvetica" w:hAnsi="Helvetica"/>
          <w:color w:val="000000"/>
        </w:rPr>
        <w:t>, resulting in 118 phenotypes for analysis</w:t>
      </w:r>
      <w:r w:rsidRPr="002B237D">
        <w:rPr>
          <w:rFonts w:ascii="Helvetica" w:hAnsi="Helvetica"/>
          <w:color w:val="000000"/>
        </w:rPr>
        <w:t xml:space="preserve">. SGG refers to the </w:t>
      </w:r>
      <w:r w:rsidRPr="002B237D">
        <w:rPr>
          <w:rFonts w:ascii="Helvetica" w:hAnsi="Helvetica"/>
          <w:color w:val="000000"/>
        </w:rPr>
        <w:lastRenderedPageBreak/>
        <w:t>Statistical Genetics Group</w:t>
      </w:r>
      <w:r w:rsidR="006B3FD3" w:rsidRPr="002B237D">
        <w:rPr>
          <w:rFonts w:ascii="Helvetica" w:hAnsi="Helvetica"/>
          <w:color w:val="000000"/>
        </w:rPr>
        <w:t xml:space="preserve">, data was used from </w:t>
      </w:r>
      <w:r w:rsidRPr="002B237D">
        <w:rPr>
          <w:rFonts w:ascii="Helvetica" w:hAnsi="Helvetica"/>
          <w:color w:val="000000"/>
        </w:rPr>
        <w:t xml:space="preserve">the </w:t>
      </w:r>
      <w:r w:rsidR="006B3FD3" w:rsidRPr="002B237D">
        <w:rPr>
          <w:rFonts w:ascii="Helvetica" w:hAnsi="Helvetica"/>
          <w:color w:val="000000"/>
        </w:rPr>
        <w:t xml:space="preserve">corresponding </w:t>
      </w:r>
      <w:r w:rsidRPr="002B237D">
        <w:rPr>
          <w:rFonts w:ascii="Helvetica" w:hAnsi="Helvetica"/>
          <w:color w:val="000000"/>
        </w:rPr>
        <w:t>internal UKB</w:t>
      </w:r>
      <w:r w:rsidR="008E622E" w:rsidRPr="002B237D">
        <w:rPr>
          <w:rFonts w:ascii="Helvetica" w:hAnsi="Helvetica"/>
          <w:color w:val="000000"/>
        </w:rPr>
        <w:t>B</w:t>
      </w:r>
      <w:r w:rsidRPr="002B237D">
        <w:rPr>
          <w:rFonts w:ascii="Helvetica" w:hAnsi="Helvetica"/>
          <w:color w:val="000000"/>
        </w:rPr>
        <w:t xml:space="preserve"> database under application number #16389.</w:t>
      </w:r>
    </w:p>
    <w:p w14:paraId="4C628F4B" w14:textId="77777777" w:rsidR="006B3FD3" w:rsidRPr="002B237D" w:rsidRDefault="006B3FD3" w:rsidP="002B237D">
      <w:pPr>
        <w:jc w:val="both"/>
        <w:rPr>
          <w:rFonts w:ascii="Helvetica" w:hAnsi="Helvetica"/>
          <w:color w:val="000000"/>
        </w:rPr>
      </w:pPr>
    </w:p>
    <w:p w14:paraId="700F584F" w14:textId="7777777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Assessing the role of confounders on trait correlation in couples</w:t>
      </w:r>
    </w:p>
    <w:p w14:paraId="17BBC9BC" w14:textId="7EAD748D" w:rsidR="004E1A6F" w:rsidRPr="002B237D" w:rsidRDefault="004E1A6F" w:rsidP="002B237D">
      <w:pPr>
        <w:spacing w:before="120"/>
        <w:jc w:val="both"/>
        <w:rPr>
          <w:rFonts w:ascii="Helvetica" w:hAnsi="Helvetica"/>
        </w:rPr>
      </w:pPr>
      <w:r w:rsidRPr="002B237D">
        <w:rPr>
          <w:rFonts w:ascii="Helvetica" w:hAnsi="Helvetica"/>
          <w:color w:val="000000"/>
        </w:rPr>
        <w:t xml:space="preserve">We sought to explore the impact of geography on mate-choice by calculating the trait correlations between partners that are due to confounding (captured by genetic principal components (PCs) or geographic location). Specifically, we first tested the correlation of PC values between couples (i.e. </w:t>
      </w:r>
      <m:oMath>
        <m:r>
          <w:rPr>
            <w:rFonts w:ascii="Cambria Math" w:hAnsi="Cambria Math"/>
            <w:color w:val="000000"/>
          </w:rPr>
          <m:t>cor(P</m:t>
        </m:r>
        <m:sSub>
          <m:sSubPr>
            <m:ctrlPr>
              <w:rPr>
                <w:rFonts w:ascii="Cambria Math" w:hAnsi="Cambria Math"/>
                <w:i/>
                <w:iCs/>
                <w:color w:val="000000"/>
              </w:rPr>
            </m:ctrlPr>
          </m:sSubPr>
          <m:e>
            <m:r>
              <w:rPr>
                <w:rFonts w:ascii="Cambria Math" w:hAnsi="Cambria Math"/>
                <w:color w:val="000000"/>
              </w:rPr>
              <m:t>C</m:t>
            </m:r>
          </m:e>
          <m:sub>
            <m:r>
              <w:rPr>
                <w:rFonts w:ascii="Cambria Math" w:hAnsi="Cambria Math"/>
                <w:color w:val="000000"/>
              </w:rPr>
              <m:t>i</m:t>
            </m:r>
          </m:sub>
        </m:sSub>
        <m:r>
          <w:rPr>
            <w:rFonts w:ascii="Cambria Math" w:hAnsi="Cambria Math"/>
            <w:color w:val="000000"/>
          </w:rPr>
          <m:t>,P</m:t>
        </m:r>
        <m:sSub>
          <m:sSubPr>
            <m:ctrlPr>
              <w:rPr>
                <w:rFonts w:ascii="Cambria Math" w:hAnsi="Cambria Math"/>
                <w:i/>
                <w:iCs/>
                <w:color w:val="000000"/>
              </w:rPr>
            </m:ctrlPr>
          </m:sSubPr>
          <m:e>
            <m:r>
              <w:rPr>
                <w:rFonts w:ascii="Cambria Math" w:hAnsi="Cambria Math"/>
                <w:color w:val="000000"/>
              </w:rPr>
              <m:t>C</m:t>
            </m:r>
          </m:e>
          <m:sub>
            <m:r>
              <w:rPr>
                <w:rFonts w:ascii="Cambria Math" w:hAnsi="Cambria Math"/>
                <w:color w:val="000000"/>
              </w:rPr>
              <m:t>p</m:t>
            </m:r>
          </m:sub>
        </m:sSub>
      </m:oMath>
      <w:r w:rsidRPr="002B237D">
        <w:rPr>
          <w:rFonts w:ascii="Helvetica" w:hAnsi="Helvetica"/>
          <w:i/>
          <w:iCs/>
          <w:color w:val="000000"/>
        </w:rPr>
        <w:t>),</w:t>
      </w:r>
      <w:r w:rsidRPr="002B237D">
        <w:rPr>
          <w:rFonts w:ascii="Helvetica" w:hAnsi="Helvetica"/>
          <w:color w:val="000000"/>
        </w:rPr>
        <w:t xml:space="preserve"> with </w:t>
      </w:r>
      <w:proofErr w:type="spellStart"/>
      <w:r w:rsidRPr="002B237D">
        <w:rPr>
          <w:rFonts w:ascii="Helvetica" w:hAnsi="Helvetica"/>
          <w:i/>
          <w:iCs/>
          <w:color w:val="000000"/>
        </w:rPr>
        <w:t>i</w:t>
      </w:r>
      <w:proofErr w:type="spellEnd"/>
      <w:r w:rsidRPr="002B237D">
        <w:rPr>
          <w:rFonts w:ascii="Helvetica" w:hAnsi="Helvetica"/>
          <w:color w:val="000000"/>
        </w:rPr>
        <w:t xml:space="preserve"> and </w:t>
      </w:r>
      <w:r w:rsidRPr="002B237D">
        <w:rPr>
          <w:rFonts w:ascii="Helvetica" w:hAnsi="Helvetica"/>
          <w:i/>
          <w:iCs/>
          <w:color w:val="000000"/>
        </w:rPr>
        <w:t>p</w:t>
      </w:r>
      <w:r w:rsidRPr="002B237D">
        <w:rPr>
          <w:rFonts w:ascii="Helvetica" w:hAnsi="Helvetica"/>
          <w:color w:val="000000"/>
        </w:rPr>
        <w:t xml:space="preserve"> referring to index and partner). Second, for each trait </w:t>
      </w:r>
      <w:r w:rsidR="00E3346E" w:rsidRPr="002B237D">
        <w:rPr>
          <w:rFonts w:ascii="Helvetica" w:hAnsi="Helvetica"/>
          <w:i/>
          <w:iCs/>
          <w:color w:val="000000"/>
        </w:rPr>
        <w:t>X</w:t>
      </w:r>
      <w:r w:rsidR="00E3346E" w:rsidRPr="002B237D">
        <w:rPr>
          <w:rFonts w:ascii="Helvetica" w:hAnsi="Helvetica"/>
          <w:color w:val="000000"/>
        </w:rPr>
        <w:t xml:space="preserve">, </w:t>
      </w:r>
      <w:r w:rsidRPr="002B237D">
        <w:rPr>
          <w:rFonts w:ascii="Helvetica" w:hAnsi="Helvetica"/>
          <w:color w:val="000000"/>
        </w:rPr>
        <w:t xml:space="preserve">we tested the correlation with each PC in the entire UKBB (n = </w:t>
      </w:r>
      <w:r w:rsidRPr="00830B8C">
        <w:rPr>
          <w:rFonts w:ascii="Helvetica" w:hAnsi="Helvetica"/>
          <w:color w:val="000000"/>
          <w:highlight w:val="yellow"/>
          <w:rPrChange w:id="78" w:author="Jenny Sjaarda" w:date="2022-03-03T09:26:00Z">
            <w:rPr>
              <w:rFonts w:ascii="Helvetica" w:hAnsi="Helvetica"/>
              <w:color w:val="000000"/>
            </w:rPr>
          </w:rPrChange>
        </w:rPr>
        <w:t>313XXX</w:t>
      </w:r>
      <w:r w:rsidRPr="002B237D">
        <w:rPr>
          <w:rFonts w:ascii="Helvetica" w:hAnsi="Helvetica"/>
          <w:color w:val="000000"/>
        </w:rPr>
        <w:t xml:space="preserve">). Finally, we estimated the correlation due to confounding </w:t>
      </w:r>
      <w:r w:rsidR="00E3346E" w:rsidRPr="002B237D">
        <w:rPr>
          <w:rFonts w:ascii="Helvetica" w:hAnsi="Helvetica"/>
          <w:color w:val="000000"/>
        </w:rPr>
        <w:t xml:space="preserve">as </w:t>
      </w:r>
      <m:oMath>
        <m:sSup>
          <m:sSupPr>
            <m:ctrlPr>
              <w:rPr>
                <w:rFonts w:ascii="Cambria Math" w:hAnsi="Cambria Math"/>
                <w:i/>
                <w:color w:val="000000"/>
              </w:rPr>
            </m:ctrlPr>
          </m:sSupPr>
          <m:e>
            <m:r>
              <w:rPr>
                <w:rFonts w:ascii="Cambria Math" w:hAnsi="Cambria Math"/>
                <w:color w:val="000000"/>
              </w:rPr>
              <m:t>cor(X,PC)</m:t>
            </m:r>
          </m:e>
          <m:sup>
            <m:r>
              <w:rPr>
                <w:rFonts w:ascii="Cambria Math" w:hAnsi="Cambria Math"/>
                <w:color w:val="000000"/>
              </w:rPr>
              <m:t>2</m:t>
            </m:r>
          </m:sup>
        </m:sSup>
        <m:r>
          <w:rPr>
            <w:rFonts w:ascii="Cambria Math" w:hAnsi="Cambria Math"/>
            <w:color w:val="000000"/>
          </w:rPr>
          <m:t>*cor(P</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i</m:t>
            </m:r>
          </m:sub>
        </m:sSub>
        <m:r>
          <w:rPr>
            <w:rFonts w:ascii="Cambria Math" w:hAnsi="Cambria Math"/>
            <w:color w:val="000000"/>
          </w:rPr>
          <m:t>,P</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p</m:t>
            </m:r>
          </m:sub>
        </m:sSub>
      </m:oMath>
      <w:r w:rsidRPr="002B237D">
        <w:rPr>
          <w:rFonts w:ascii="Helvetica" w:hAnsi="Helvetica"/>
          <w:color w:val="000000"/>
        </w:rPr>
        <w:t>). We then summed the correlation due to confounding and PC correlation within couples across 40 PCs, as they are orthogonal by definition. These confounding estimates were finally contrasted to the actual couple correlation values (</w:t>
      </w:r>
      <m:oMath>
        <m:r>
          <w:rPr>
            <w:rFonts w:ascii="Cambria Math" w:hAnsi="Cambria Math"/>
            <w:color w:val="000000"/>
          </w:rPr>
          <m:t>cor(</m:t>
        </m:r>
        <m:sSub>
          <m:sSubPr>
            <m:ctrlPr>
              <w:rPr>
                <w:rFonts w:ascii="Cambria Math" w:hAnsi="Cambria Math"/>
                <w:i/>
                <w:iCs/>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X</m:t>
            </m:r>
          </m:e>
          <m:sub>
            <m:r>
              <w:rPr>
                <w:rFonts w:ascii="Cambria Math" w:hAnsi="Cambria Math"/>
                <w:color w:val="000000"/>
              </w:rPr>
              <m:t>p</m:t>
            </m:r>
          </m:sub>
        </m:sSub>
      </m:oMath>
      <w:r w:rsidR="00E3346E" w:rsidRPr="002B237D">
        <w:rPr>
          <w:rFonts w:ascii="Helvetica" w:hAnsi="Helvetica"/>
          <w:i/>
          <w:iCs/>
          <w:color w:val="000000"/>
        </w:rPr>
        <w:t>)</w:t>
      </w:r>
      <w:r w:rsidRPr="002B237D">
        <w:rPr>
          <w:rFonts w:ascii="Helvetica" w:hAnsi="Helvetica"/>
          <w:color w:val="000000"/>
        </w:rPr>
        <w:t xml:space="preserve">) to explore the extent ancestry may confound couple correlations. The above process was repeated with North and East birth co-ordinates (data fields </w:t>
      </w:r>
      <w:hyperlink r:id="rId15" w:history="1">
        <w:r w:rsidRPr="002B237D">
          <w:rPr>
            <w:rFonts w:ascii="Helvetica" w:hAnsi="Helvetica"/>
            <w:color w:val="1155CC"/>
            <w:u w:val="single"/>
          </w:rPr>
          <w:t>129</w:t>
        </w:r>
      </w:hyperlink>
      <w:r w:rsidRPr="002B237D">
        <w:rPr>
          <w:rFonts w:ascii="Helvetica" w:hAnsi="Helvetica"/>
          <w:color w:val="000000"/>
        </w:rPr>
        <w:t xml:space="preserve"> and </w:t>
      </w:r>
      <w:hyperlink r:id="rId16" w:history="1">
        <w:r w:rsidRPr="002B237D">
          <w:rPr>
            <w:rFonts w:ascii="Helvetica" w:hAnsi="Helvetica"/>
            <w:color w:val="1155CC"/>
            <w:u w:val="single"/>
          </w:rPr>
          <w:t>130</w:t>
        </w:r>
      </w:hyperlink>
      <w:r w:rsidRPr="002B237D">
        <w:rPr>
          <w:rFonts w:ascii="Helvetica" w:hAnsi="Helvetica"/>
          <w:color w:val="000000"/>
        </w:rPr>
        <w:t>, respectively) to further assess the impact of geography on couple choice. We expanded the analysis to other potential confounders of couple correlations, including household income, age completed full time education, Townsend deprivation index and fluid intelligence sc</w:t>
      </w:r>
      <w:r w:rsidRPr="002B237D">
        <w:rPr>
          <w:rFonts w:ascii="Helvetica" w:hAnsi="Helvetica"/>
          <w:color w:val="000000"/>
          <w:shd w:val="clear" w:color="auto" w:fill="FFFFFF"/>
        </w:rPr>
        <w:t>ore (data fields 738, 845, 189, and 20016, respectively).</w:t>
      </w:r>
    </w:p>
    <w:p w14:paraId="1A36EEAA" w14:textId="77777777" w:rsidR="004E1A6F" w:rsidRPr="002B237D" w:rsidRDefault="004E1A6F" w:rsidP="002B237D">
      <w:pPr>
        <w:jc w:val="both"/>
        <w:rPr>
          <w:rFonts w:ascii="Helvetica" w:hAnsi="Helvetica"/>
        </w:rPr>
      </w:pPr>
    </w:p>
    <w:p w14:paraId="486EC088" w14:textId="7777777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Estimation of single-trait causal effects in couples </w:t>
      </w:r>
    </w:p>
    <w:p w14:paraId="5BDCF3E7" w14:textId="2F7DE1E6"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olor w:val="000000"/>
        </w:rPr>
        <w:t xml:space="preserve">To investigate the causal effect of a trait in one individual on the same trait of their partner, we performed a couple-specific MR analysis. Specifically, the trait in the index case was used as the exposure, and the same trait in the partner was used as the outcome trait. The effect of genetic variants on the exposure were obtained from the Neale lab summary statistics, using the full UK Biobank sample. Instruments for each trait were selected as described above, i.e. being both GW-significant (p &lt; 5 x </w:t>
      </w:r>
      <w:r w:rsidR="0018049A" w:rsidRPr="002B237D">
        <w:rPr>
          <w:rFonts w:ascii="Helvetica" w:hAnsi="Helvetica"/>
          <w:color w:val="000000"/>
        </w:rPr>
        <w:t>10</w:t>
      </w:r>
      <w:r w:rsidR="0018049A" w:rsidRPr="002B237D">
        <w:rPr>
          <w:rFonts w:ascii="Helvetica" w:hAnsi="Helvetica"/>
          <w:color w:val="000000"/>
          <w:vertAlign w:val="superscript"/>
        </w:rPr>
        <w:t>-8</w:t>
      </w:r>
      <w:r w:rsidRPr="002B237D">
        <w:rPr>
          <w:rFonts w:ascii="Helvetica" w:hAnsi="Helvetica"/>
          <w:color w:val="000000"/>
        </w:rPr>
        <w:t xml:space="preserve">) and pruned for independence. Next, we estimated the effects of SNPs on the outcomes of interest by testing the association between each genetic instrument measured in the index individual with the phenotype measured in the partner using the UKBB partner data set described above. In other words, for each phenotype, the corresponding genetic data for the IVs were obtained from the index case while the phenotypes (dependent variable) were taken from the corresponding partner. All SNP-trait estimates were estimated in males and females separately (i.e. using the sex-specific Neale results or two </w:t>
      </w:r>
      <w:r w:rsidR="004B6ACC" w:rsidRPr="002B237D">
        <w:rPr>
          <w:rFonts w:ascii="Helvetica" w:hAnsi="Helvetica"/>
          <w:color w:val="000000"/>
        </w:rPr>
        <w:t>separate</w:t>
      </w:r>
      <w:r w:rsidRPr="002B237D">
        <w:rPr>
          <w:rFonts w:ascii="Helvetica" w:hAnsi="Helvetica"/>
          <w:color w:val="000000"/>
        </w:rPr>
        <w:t xml:space="preserve"> models in the couple data), adjusting for age and the first </w:t>
      </w:r>
      <w:r w:rsidRPr="002B237D">
        <w:rPr>
          <w:rFonts w:ascii="Helvetica" w:hAnsi="Helvetica"/>
          <w:color w:val="000000"/>
          <w:shd w:val="clear" w:color="auto" w:fill="FFFFFF"/>
        </w:rPr>
        <w:t>40</w:t>
      </w:r>
      <w:r w:rsidRPr="002B237D">
        <w:rPr>
          <w:rFonts w:ascii="Helvetica" w:hAnsi="Helvetica"/>
          <w:color w:val="000000"/>
        </w:rPr>
        <w:t xml:space="preserve"> genetic PCs of both the index and partner. We performed linear regression of SNP effects on phenotypes, regardless of data type (including binary), to mimic the Neale models as closely as possible. Continuous phenotypes were scaled to have mean 0 and SD of 1 before regression, while ordinal and binary phenotypes were left as processed by PHESANT. </w:t>
      </w:r>
    </w:p>
    <w:p w14:paraId="4685BE3B" w14:textId="5D2387CE"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olor w:val="000000"/>
        </w:rPr>
        <w:t>To estimate the causal effect of a trait from an index case to a partner, we combined the effects of genetic instruments on the exposure (from Neale) with effects on the outcomes (measured among couples) in a MR framework using the inverse-variance weighted (IVW) method</w:t>
      </w:r>
      <w:r w:rsidR="00137CC8" w:rsidRPr="002B237D">
        <w:rPr>
          <w:rFonts w:ascii="Helvetica" w:hAnsi="Helvetica"/>
          <w:color w:val="000000"/>
        </w:rPr>
        <w:t xml:space="preserve"> (Supplementary Figure 3)</w:t>
      </w:r>
      <w:r w:rsidR="00963A81" w:rsidRPr="002B237D">
        <w:rPr>
          <w:rFonts w:ascii="Helvetica" w:hAnsi="Helvetica"/>
          <w:color w:val="000000"/>
        </w:rPr>
        <w:fldChar w:fldCharType="begin" w:fldLock="1"/>
      </w:r>
      <w:r w:rsidR="009C5119" w:rsidRPr="002B237D">
        <w:rPr>
          <w:rFonts w:ascii="Helvetica" w:hAnsi="Helvetica"/>
          <w:color w:val="000000"/>
        </w:rPr>
        <w:instrText>ADDIN CSL_CITATION {"citationItems":[{"id":"ITEM-1","itemData":{"DOI":"10.1002/gepi.21758","ISBN":"1098-2272 (Electronic)\\r0741-0395 (Linking)","ISSN":"07410395","PMID":"24114802","abstract":"Genome-wide association studies, which typically report regression coefficients summarizing the associations of many genetic variants with various traits, are potentially a powerful source of data for Mendelian randomization investigations. We demonstrate how such coefficients from multiple variants can be combined in a Mendelian randomization analysis to estimate the causal effect of a risk factor on an outcome. The bias and efficiency of estimates based on summarized data are compared to those based on individual-level data in simulation studies. We investigate the impact of gene-gene interactions, linkage disequilibrium, and 'weak instruments' on these estimates. Both an inverse-variance weighted average of variant-specific associations and a likelihood-based approach for summarized data give similar estimates and precision to the two-stage least squares method for individual-level data, even when there are gene-gene interactions. However, these summarized data methods overstate precision when variants are in linkage disequilibrium. If the P-value in a linear regression of the risk factor for each variant is less than 1×10⁻⁵, then weak instrument bias will be small. We use these methods to estimate the causal association of low-density lipoprotein cholesterol (LDL-C) on coronary artery disease using published data on five genetic variants. A 30% reduction in LDL-C is estimated to reduce coronary artery disease risk by 67% (95% CI: 54% to 76%). We conclude that Mendelian randomization investigations using summarized data from uncorrelated variants are similarly efficient to those using individual-level data, although the necessary assumptions cannot be so fully assessed.","author":[{"dropping-particle":"","family":"Burgess","given":"Stephen","non-dropping-particle":"","parse-names":false,"suffix":""},{"dropping-particle":"","family":"Butterworth","given":"Adam","non-dropping-particle":"","parse-names":false,"suffix":""},{"dropping-particle":"","family":"Thompson","given":"Simon G.","non-dropping-particle":"","parse-names":false,"suffix":""}],"container-title":"Genetic Epidemiology","id":"ITEM-1","issue":"7","issued":{"date-parts":[["2013"]]},"page":"658-665","title":"Mendelian randomization analysis with multiple genetic variants using summarized data","type":"article-journal","volume":"37"},"uris":["http://www.mendeley.com/documents/?uuid=dd6f99c8-d084-4eb7-a4e3-df258ad2b890"]}],"mendeley":{"formattedCitation":"&lt;sup&gt;3&lt;/sup&gt;","plainTextFormattedCitation":"3","previouslyFormattedCitation":"&lt;sup&gt;3&lt;/sup&gt;"},"properties":{"noteIndex":0},"schema":"https://github.com/citation-style-language/schema/raw/master/csl-citation.json"}</w:instrText>
      </w:r>
      <w:r w:rsidR="00963A81" w:rsidRPr="002B237D">
        <w:rPr>
          <w:rFonts w:ascii="Helvetica" w:hAnsi="Helvetica"/>
          <w:color w:val="000000"/>
        </w:rPr>
        <w:fldChar w:fldCharType="separate"/>
      </w:r>
      <w:r w:rsidR="006322A3" w:rsidRPr="002B237D">
        <w:rPr>
          <w:rFonts w:ascii="Helvetica" w:hAnsi="Helvetica"/>
          <w:noProof/>
          <w:color w:val="000000"/>
          <w:vertAlign w:val="superscript"/>
        </w:rPr>
        <w:t>3</w:t>
      </w:r>
      <w:r w:rsidR="00963A81" w:rsidRPr="002B237D">
        <w:rPr>
          <w:rFonts w:ascii="Helvetica" w:hAnsi="Helvetica"/>
          <w:color w:val="000000"/>
        </w:rPr>
        <w:fldChar w:fldCharType="end"/>
      </w:r>
      <w:r w:rsidR="00963A81" w:rsidRPr="002B237D">
        <w:rPr>
          <w:rFonts w:ascii="Helvetica" w:hAnsi="Helvetica"/>
          <w:color w:val="000000"/>
        </w:rPr>
        <w:t xml:space="preserve">. </w:t>
      </w:r>
      <w:r w:rsidRPr="002B237D">
        <w:rPr>
          <w:rFonts w:ascii="Helvetica" w:hAnsi="Helvetica"/>
          <w:color w:val="000000"/>
        </w:rPr>
        <w:t xml:space="preserve">To estimate the causal effects in both sexes </w:t>
      </w:r>
      <w:r w:rsidRPr="002B237D">
        <w:rPr>
          <w:rFonts w:ascii="Helvetica" w:hAnsi="Helvetica"/>
          <w:color w:val="000000"/>
        </w:rPr>
        <w:lastRenderedPageBreak/>
        <w:t>combined, SNP-effects were first meta-analyzed across sexes using fixed effects models prior to performing MR (rather than meta-analyzing the MR estimates directly) to minimize weak instrument bias</w:t>
      </w:r>
      <w:r w:rsidR="00C05ACA" w:rsidRPr="002B237D">
        <w:rPr>
          <w:rFonts w:ascii="Helvetica" w:hAnsi="Helvetica"/>
          <w:color w:val="000000"/>
        </w:rPr>
        <w:fldChar w:fldCharType="begin" w:fldLock="1"/>
      </w:r>
      <w:r w:rsidR="009C5119" w:rsidRPr="002B237D">
        <w:rPr>
          <w:rFonts w:ascii="Helvetica" w:hAnsi="Helvetica"/>
          <w:color w:val="000000"/>
        </w:rPr>
        <w:instrText>ADDIN CSL_CITATION {"citationItems":[{"id":"ITEM-1","itemData":{"DOI":"10.1177/0962280215597579","ISSN":"1477-0334","PMID":"26282889","abstract":"Instrumental variable analysis is an approach for obtaining causal inferences on the effect of an exposure (risk factor) on an outcome from observational data. It has gained in popularity over the past decade with the use of genetic variants as instrumental variables, known as Mendelian randomization. An instrumental variable is associated with the exposure, but not associated with any confounder of the exposure-outcome association, nor is there any causal pathway from the instrumental variable to the outcome other than via the exposure. Under the assumption that a single instrumental variable or a set of instrumental variables for the exposure is available, the causal effect of the exposure on the outcome can be estimated. There are several methods available for instrumental variable estimation; we consider the ratio method, two-stage methods, likelihood-based methods, and semi-parametric methods. Techniques for obtaining statistical inferences and confidence intervals are presented. The statistical properties of estimates from these methods are compared, and practical advice is given about choosing a suitable analysis method. In particular, bias and coverage properties of estimators are considered, especially with weak instruments. Settings particularly relevant to Mendelian randomization are prioritized in the paper, notably the scenario of a continuous exposure and a continuous or binary outcome.","author":[{"dropping-particle":"","family":"Burgess","given":"Stephen","non-dropping-particle":"","parse-names":false,"suffix":""},{"dropping-particle":"","family":"Small","given":"Dylan S","non-dropping-particle":"","parse-names":false,"suffix":""},{"dropping-particle":"","family":"Thompson","given":"Simon G","non-dropping-particle":"","parse-names":false,"suffix":""}],"container-title":"Statistical methods in medical research","id":"ITEM-1","issue":"5","issued":{"date-parts":[["2017","10","17"]]},"page":"2333-2355","title":"A review of instrumental variable estimators for Mendelian randomization.","type":"article-journal","volume":"26"},"uris":["http://www.mendeley.com/documents/?uuid=9125301e-8edc-4845-af27-b654c9101d2c"]}],"mendeley":{"formattedCitation":"&lt;sup&gt;4&lt;/sup&gt;","plainTextFormattedCitation":"4","previouslyFormattedCitation":"&lt;sup&gt;4&lt;/sup&gt;"},"properties":{"noteIndex":0},"schema":"https://github.com/citation-style-language/schema/raw/master/csl-citation.json"}</w:instrText>
      </w:r>
      <w:r w:rsidR="00C05ACA" w:rsidRPr="002B237D">
        <w:rPr>
          <w:rFonts w:ascii="Helvetica" w:hAnsi="Helvetica"/>
          <w:color w:val="000000"/>
        </w:rPr>
        <w:fldChar w:fldCharType="separate"/>
      </w:r>
      <w:r w:rsidR="006322A3" w:rsidRPr="002B237D">
        <w:rPr>
          <w:rFonts w:ascii="Helvetica" w:hAnsi="Helvetica"/>
          <w:noProof/>
          <w:color w:val="000000"/>
          <w:vertAlign w:val="superscript"/>
        </w:rPr>
        <w:t>4</w:t>
      </w:r>
      <w:r w:rsidR="00C05ACA" w:rsidRPr="002B237D">
        <w:rPr>
          <w:rFonts w:ascii="Helvetica" w:hAnsi="Helvetica"/>
          <w:color w:val="000000"/>
        </w:rPr>
        <w:fldChar w:fldCharType="end"/>
      </w:r>
      <w:r w:rsidRPr="002B237D">
        <w:rPr>
          <w:rFonts w:ascii="Helvetica" w:hAnsi="Helvetica"/>
          <w:color w:val="000000"/>
        </w:rPr>
        <w:t xml:space="preserve">. Effects of the genetic estimates on both the exposure and outcome were first </w:t>
      </w:r>
      <w:commentRangeStart w:id="79"/>
      <w:r w:rsidRPr="002B237D">
        <w:rPr>
          <w:rFonts w:ascii="Helvetica" w:hAnsi="Helvetica"/>
          <w:color w:val="000000"/>
        </w:rPr>
        <w:t xml:space="preserve">standardized </w:t>
      </w:r>
      <w:commentRangeEnd w:id="79"/>
      <w:r w:rsidR="00137CC8" w:rsidRPr="002B237D">
        <w:rPr>
          <w:rStyle w:val="CommentReference"/>
          <w:rFonts w:ascii="Helvetica" w:eastAsiaTheme="minorHAnsi" w:hAnsi="Helvetica" w:cstheme="minorBidi"/>
        </w:rPr>
        <w:commentReference w:id="79"/>
      </w:r>
      <w:ins w:id="80" w:author="Zoltan Kutalik" w:date="2022-03-01T16:55:00Z">
        <w:r w:rsidR="00CD244C">
          <w:rPr>
            <w:rFonts w:ascii="Helvetica" w:hAnsi="Helvetica"/>
            <w:color w:val="000000"/>
          </w:rPr>
          <w:t xml:space="preserve">(such that the squared effect size represents the explained variance) </w:t>
        </w:r>
      </w:ins>
      <w:r w:rsidRPr="002B237D">
        <w:rPr>
          <w:rFonts w:ascii="Helvetica" w:hAnsi="Helvetica"/>
          <w:color w:val="000000"/>
        </w:rPr>
        <w:t>to allow for seamless comparison across traits and to the raw phenotype correlation. Significance was determined by adjusting for the number of effective tests based on the correlation matrix of phenotypes tested</w:t>
      </w:r>
      <w:r w:rsidR="00963A81" w:rsidRPr="002B237D">
        <w:rPr>
          <w:rFonts w:ascii="Helvetica" w:hAnsi="Helvetica"/>
          <w:color w:val="000000"/>
        </w:rPr>
        <w:fldChar w:fldCharType="begin" w:fldLock="1"/>
      </w:r>
      <w:r w:rsidR="009C5119" w:rsidRPr="002B237D">
        <w:rPr>
          <w:rFonts w:ascii="Helvetica" w:hAnsi="Helvetica"/>
          <w:color w:val="000000"/>
        </w:rPr>
        <w:instrText>ADDIN CSL_CITATION {"citationItems":[{"id":"ITEM-1","itemData":{"DOI":"10.1002/gepi.20310","ISSN":"07410395","PMID":"18271029","abstract":"Multiple testing is a challenging issue in genetic association studies using large numbers of single nucleotide polymorphism (SNP) markers, many of which exhibit linkage disequilibrium (LD). Failure to adjust for multiple testing appropriately may produce excessive false positives or overlook true positive signals. The Bonferroni method of adjusting for multiple comparisons is easy to compute, but is well known to be conservative in the presence of LD. On the other hand, permutation-based corrections can correctly account for LD among SNPs, but are computationally intensive. In this work, we propose a new multiple testing correction method for association studies using SNP markers. We show that it is simple, fast and more accurate than the recently developed methods and is comparable to permutation-based corrections using both simulated and real data. We also demonstrate how it might be used in whole-genome association studies to control type I error. The efficiency and accuracy of the proposed method make it an attractive choice for multiple testing adjustment when there is high intermarker LD in the SNP data set. © 2008 Wiley-Liss, Inc.","author":[{"dropping-particle":"","family":"Gao","given":"Xiaoyi","non-dropping-particle":"","parse-names":false,"suffix":""},{"dropping-particle":"","family":"Starmer","given":"Joshua","non-dropping-particle":"","parse-names":false,"suffix":""},{"dropping-particle":"","family":"Martin","given":"Eden R.","non-dropping-particle":"","parse-names":false,"suffix":""}],"container-title":"Genetic Epidemiology","id":"ITEM-1","issue":"4","issued":{"date-parts":[["2008"]]},"page":"361-369","title":"A multiple testing correction method for genetic association studies using correlated single nucleotide polymorphisms","type":"article-journal","volume":"32"},"uris":["http://www.mendeley.com/documents/?uuid=d63480d7-6417-4998-b1d0-951be1146e42"]}],"mendeley":{"formattedCitation":"&lt;sup&gt;5&lt;/sup&gt;","plainTextFormattedCitation":"5","previouslyFormattedCitation":"&lt;sup&gt;5&lt;/sup&gt;"},"properties":{"noteIndex":0},"schema":"https://github.com/citation-style-language/schema/raw/master/csl-citation.json"}</w:instrText>
      </w:r>
      <w:r w:rsidR="00963A81" w:rsidRPr="002B237D">
        <w:rPr>
          <w:rFonts w:ascii="Helvetica" w:hAnsi="Helvetica"/>
          <w:color w:val="000000"/>
        </w:rPr>
        <w:fldChar w:fldCharType="separate"/>
      </w:r>
      <w:r w:rsidR="006322A3" w:rsidRPr="002B237D">
        <w:rPr>
          <w:rFonts w:ascii="Helvetica" w:hAnsi="Helvetica"/>
          <w:noProof/>
          <w:color w:val="000000"/>
          <w:vertAlign w:val="superscript"/>
        </w:rPr>
        <w:t>5</w:t>
      </w:r>
      <w:r w:rsidR="00963A81" w:rsidRPr="002B237D">
        <w:rPr>
          <w:rFonts w:ascii="Helvetica" w:hAnsi="Helvetica"/>
          <w:color w:val="000000"/>
        </w:rPr>
        <w:fldChar w:fldCharType="end"/>
      </w:r>
      <w:r w:rsidRPr="002B237D">
        <w:rPr>
          <w:rFonts w:ascii="Helvetica" w:hAnsi="Helvetica"/>
          <w:color w:val="000000"/>
        </w:rPr>
        <w:t xml:space="preserve">. The significance threshold was adapted accordingly as </w:t>
      </w:r>
      <w:r w:rsidRPr="002B237D">
        <w:rPr>
          <w:rFonts w:ascii="Helvetica" w:hAnsi="Helvetica"/>
          <w:i/>
          <w:iCs/>
          <w:color w:val="000000"/>
        </w:rPr>
        <w:t>p</w:t>
      </w:r>
      <w:r w:rsidRPr="002B237D">
        <w:rPr>
          <w:rFonts w:ascii="Helvetica" w:hAnsi="Helvetica"/>
          <w:color w:val="000000"/>
        </w:rPr>
        <w:t xml:space="preserve"> &lt; 0.05</w:t>
      </w:r>
      <w:proofErr w:type="gramStart"/>
      <w:r w:rsidRPr="002B237D">
        <w:rPr>
          <w:rFonts w:ascii="Helvetica" w:hAnsi="Helvetica"/>
          <w:color w:val="000000"/>
        </w:rPr>
        <w:t>/</w:t>
      </w:r>
      <w:r w:rsidR="00137CC8" w:rsidRPr="002B237D">
        <w:rPr>
          <w:rFonts w:ascii="Helvetica" w:hAnsi="Helvetica"/>
          <w:color w:val="000000"/>
        </w:rPr>
        <w:t>[</w:t>
      </w:r>
      <w:proofErr w:type="gramEnd"/>
      <w:r w:rsidRPr="002B237D">
        <w:rPr>
          <w:rFonts w:ascii="Helvetica" w:hAnsi="Helvetica"/>
          <w:color w:val="000000"/>
        </w:rPr>
        <w:t>number of effective tests</w:t>
      </w:r>
      <w:r w:rsidR="00137CC8" w:rsidRPr="002B237D">
        <w:rPr>
          <w:rFonts w:ascii="Helvetica" w:hAnsi="Helvetica"/>
          <w:color w:val="000000"/>
        </w:rPr>
        <w:t>]</w:t>
      </w:r>
      <w:r w:rsidRPr="002B237D">
        <w:rPr>
          <w:rFonts w:ascii="Helvetica" w:hAnsi="Helvetica"/>
          <w:color w:val="000000"/>
        </w:rPr>
        <w:t>. </w:t>
      </w:r>
    </w:p>
    <w:p w14:paraId="13DFCB0F" w14:textId="7791811C" w:rsidR="004E1A6F" w:rsidRPr="002B237D" w:rsidRDefault="004E1A6F" w:rsidP="002B237D">
      <w:pPr>
        <w:jc w:val="both"/>
        <w:rPr>
          <w:rFonts w:ascii="Helvetica" w:hAnsi="Helvetica" w:cs="Arial"/>
          <w:color w:val="000000"/>
          <w:sz w:val="22"/>
          <w:szCs w:val="22"/>
          <w:bdr w:val="none" w:sz="0" w:space="0" w:color="auto" w:frame="1"/>
        </w:rPr>
      </w:pPr>
      <w:r w:rsidRPr="002B237D">
        <w:rPr>
          <w:rFonts w:ascii="Helvetica" w:hAnsi="Helvetica" w:cs="Arial"/>
          <w:color w:val="000000"/>
          <w:sz w:val="22"/>
          <w:szCs w:val="22"/>
          <w:bdr w:val="none" w:sz="0" w:space="0" w:color="auto" w:frame="1"/>
        </w:rPr>
        <w:fldChar w:fldCharType="begin"/>
      </w:r>
      <w:r w:rsidRPr="002B237D">
        <w:rPr>
          <w:rFonts w:ascii="Helvetica" w:hAnsi="Helvetica" w:cs="Arial"/>
          <w:color w:val="000000"/>
          <w:sz w:val="22"/>
          <w:szCs w:val="22"/>
          <w:bdr w:val="none" w:sz="0" w:space="0" w:color="auto" w:frame="1"/>
        </w:rPr>
        <w:instrText xml:space="preserve"> INCLUDEPICTURE "https://lh6.googleusercontent.com/QK9PF80i1AOMyN-PgWFbt16ReK8xrQ7WpWXh6y5E0Hz2c5S7qK55hxuLt94F-18pKfl-BdwCo1tYhzizlA3r5ZzsILLAp4m2aCIiIWDihqsGJjmXa845uzb4LtdnR34hWHoNDOw2" \* MERGEFORMATINET </w:instrText>
      </w:r>
      <w:r w:rsidRPr="002B237D">
        <w:rPr>
          <w:rFonts w:ascii="Helvetica" w:hAnsi="Helvetica" w:cs="Arial"/>
          <w:color w:val="000000"/>
          <w:sz w:val="22"/>
          <w:szCs w:val="22"/>
          <w:bdr w:val="none" w:sz="0" w:space="0" w:color="auto" w:frame="1"/>
        </w:rPr>
        <w:fldChar w:fldCharType="separate"/>
      </w:r>
      <w:r w:rsidRPr="002B237D">
        <w:rPr>
          <w:rFonts w:ascii="Helvetica" w:hAnsi="Helvetica" w:cs="Arial"/>
          <w:noProof/>
          <w:color w:val="000000"/>
          <w:sz w:val="22"/>
          <w:szCs w:val="22"/>
          <w:bdr w:val="none" w:sz="0" w:space="0" w:color="auto" w:frame="1"/>
        </w:rPr>
        <w:drawing>
          <wp:inline distT="0" distB="0" distL="0" distR="0" wp14:anchorId="5E5C2326" wp14:editId="338E94C9">
            <wp:extent cx="5943600" cy="358775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87750"/>
                    </a:xfrm>
                    <a:prstGeom prst="rect">
                      <a:avLst/>
                    </a:prstGeom>
                    <a:noFill/>
                    <a:ln>
                      <a:noFill/>
                    </a:ln>
                  </pic:spPr>
                </pic:pic>
              </a:graphicData>
            </a:graphic>
          </wp:inline>
        </w:drawing>
      </w:r>
      <w:r w:rsidRPr="002B237D">
        <w:rPr>
          <w:rFonts w:ascii="Helvetica" w:hAnsi="Helvetica" w:cs="Arial"/>
          <w:color w:val="000000"/>
          <w:sz w:val="22"/>
          <w:szCs w:val="22"/>
          <w:bdr w:val="none" w:sz="0" w:space="0" w:color="auto" w:frame="1"/>
        </w:rPr>
        <w:fldChar w:fldCharType="end"/>
      </w:r>
    </w:p>
    <w:p w14:paraId="52D4ED16" w14:textId="039CC1F7" w:rsidR="008E622E" w:rsidRPr="002B237D" w:rsidRDefault="008E622E" w:rsidP="002B237D">
      <w:pPr>
        <w:jc w:val="both"/>
        <w:rPr>
          <w:rFonts w:ascii="Helvetica" w:hAnsi="Helvetica"/>
          <w:color w:val="000000"/>
        </w:rPr>
      </w:pPr>
      <w:commentRangeStart w:id="81"/>
      <w:r w:rsidRPr="002B237D">
        <w:rPr>
          <w:rFonts w:ascii="Helvetica" w:hAnsi="Helvetica"/>
          <w:b/>
          <w:bCs/>
          <w:color w:val="000000"/>
        </w:rPr>
        <w:t>Supplementary Figure 3</w:t>
      </w:r>
      <w:commentRangeEnd w:id="81"/>
      <w:r w:rsidR="00CD244C">
        <w:rPr>
          <w:rStyle w:val="CommentReference"/>
          <w:rFonts w:asciiTheme="minorHAnsi" w:eastAsiaTheme="minorHAnsi" w:hAnsiTheme="minorHAnsi" w:cstheme="minorBidi"/>
        </w:rPr>
        <w:commentReference w:id="81"/>
      </w:r>
      <w:r w:rsidRPr="002B237D">
        <w:rPr>
          <w:rFonts w:ascii="Helvetica" w:hAnsi="Helvetica"/>
          <w:b/>
          <w:bCs/>
          <w:color w:val="000000"/>
        </w:rPr>
        <w:t>:</w:t>
      </w:r>
      <w:r w:rsidRPr="002B237D">
        <w:rPr>
          <w:rFonts w:ascii="Helvetica" w:hAnsi="Helvetica"/>
          <w:color w:val="000000"/>
        </w:rPr>
        <w:t xml:space="preserve"> </w:t>
      </w:r>
      <w:r w:rsidR="00137CC8" w:rsidRPr="002B237D">
        <w:rPr>
          <w:rFonts w:ascii="Helvetica" w:hAnsi="Helvetica"/>
          <w:color w:val="000000"/>
        </w:rPr>
        <w:t>Mendelian randomization schematic to assess the causal effect among couples with a single trait</w:t>
      </w:r>
      <w:r w:rsidR="00587C65" w:rsidRPr="002B237D">
        <w:rPr>
          <w:rFonts w:ascii="Helvetica" w:hAnsi="Helvetica"/>
          <w:color w:val="000000"/>
        </w:rPr>
        <w:t xml:space="preserve">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r>
          <w:rPr>
            <w:rFonts w:ascii="Cambria Math" w:hAnsi="Cambria Math"/>
            <w:color w:val="000000"/>
          </w:rPr>
          <m:t>)</m:t>
        </m:r>
      </m:oMath>
      <w:r w:rsidR="00137CC8" w:rsidRPr="002B237D">
        <w:rPr>
          <w:rFonts w:ascii="Helvetica" w:hAnsi="Helvetica"/>
          <w:color w:val="000000"/>
        </w:rPr>
        <w:t>, where</w:t>
      </w:r>
      <w:r w:rsidR="00587C65" w:rsidRPr="002B237D">
        <w:rPr>
          <w:rFonts w:ascii="Helvetica" w:hAnsi="Helvetica"/>
          <w:color w:val="000000"/>
        </w:rPr>
        <w:t xml:space="preserve"> </w:t>
      </w:r>
      <m:oMath>
        <m:r>
          <w:rPr>
            <w:rFonts w:ascii="Cambria Math" w:hAnsi="Cambria Math"/>
            <w:color w:val="000000"/>
          </w:rPr>
          <m:t>G</m:t>
        </m:r>
      </m:oMath>
      <w:r w:rsidR="00587C65" w:rsidRPr="002B237D">
        <w:rPr>
          <w:rFonts w:ascii="Helvetica" w:hAnsi="Helvetica"/>
          <w:color w:val="000000"/>
        </w:rPr>
        <w:t xml:space="preserve"> represents genetic variant(s),</w:t>
      </w:r>
      <w:r w:rsidR="00137CC8" w:rsidRPr="002B237D">
        <w:rPr>
          <w:rFonts w:ascii="Helvetica" w:hAnsi="Helvetica"/>
          <w:color w:val="000000"/>
        </w:rPr>
        <w:t xml:space="preserve"> </w:t>
      </w:r>
      <m:oMath>
        <m:r>
          <w:rPr>
            <w:rFonts w:ascii="Cambria Math" w:hAnsi="Cambria Math"/>
            <w:color w:val="000000"/>
          </w:rPr>
          <m:t>X</m:t>
        </m:r>
      </m:oMath>
      <w:r w:rsidR="00137CC8" w:rsidRPr="002B237D">
        <w:rPr>
          <w:rFonts w:ascii="Helvetica" w:hAnsi="Helvetica"/>
          <w:color w:val="000000"/>
        </w:rPr>
        <w:t xml:space="preserve"> represents a single trait (in an index </w:t>
      </w:r>
      <w:r w:rsidR="00587C65" w:rsidRPr="002B237D">
        <w:rPr>
          <w:rFonts w:ascii="Helvetica" w:hAnsi="Helvetica"/>
          <w:color w:val="000000"/>
        </w:rPr>
        <w:t>and a partner)</w:t>
      </w:r>
      <w:r w:rsidR="00137CC8" w:rsidRPr="002B237D">
        <w:rPr>
          <w:rFonts w:ascii="Helvetica" w:hAnsi="Helvetica"/>
          <w:color w:val="000000"/>
        </w:rPr>
        <w:t xml:space="preserve">, </w:t>
      </w:r>
      <w:r w:rsidR="00587C65" w:rsidRPr="002B237D">
        <w:rPr>
          <w:rFonts w:ascii="Helvetica" w:hAnsi="Helvetica"/>
          <w:color w:val="000000"/>
        </w:rPr>
        <w:t xml:space="preserve">and </w:t>
      </w:r>
      <m:oMath>
        <m:r>
          <w:rPr>
            <w:rFonts w:ascii="Cambria Math" w:hAnsi="Cambria Math"/>
            <w:color w:val="000000"/>
          </w:rPr>
          <m:t>U</m:t>
        </m:r>
      </m:oMath>
      <w:r w:rsidR="00137CC8" w:rsidRPr="002B237D">
        <w:rPr>
          <w:rFonts w:ascii="Helvetica" w:hAnsi="Helvetica"/>
          <w:color w:val="000000"/>
        </w:rPr>
        <w:t xml:space="preserve"> represents confounding factors</w:t>
      </w:r>
      <w:r w:rsidR="00587C65" w:rsidRPr="002B237D">
        <w:rPr>
          <w:rFonts w:ascii="Helvetica" w:hAnsi="Helvetica"/>
          <w:color w:val="000000"/>
        </w:rPr>
        <w:t xml:space="preserve"> which are not associated with genetic variance owning to the random distribution of alleles at conception. </w:t>
      </w:r>
    </w:p>
    <w:p w14:paraId="24130E07" w14:textId="77777777" w:rsidR="008E622E" w:rsidRPr="002B237D" w:rsidRDefault="008E622E" w:rsidP="002B237D">
      <w:pPr>
        <w:jc w:val="both"/>
        <w:rPr>
          <w:rFonts w:ascii="Helvetica" w:hAnsi="Helvetica"/>
        </w:rPr>
      </w:pPr>
    </w:p>
    <w:p w14:paraId="0B7DA7F7" w14:textId="7777777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Investigating the effect of time and age on causal relationship in couples</w:t>
      </w:r>
    </w:p>
    <w:p w14:paraId="6EA153F8" w14:textId="351D2FCC" w:rsidR="004E1A6F" w:rsidRPr="002B237D" w:rsidRDefault="004E1A6F" w:rsidP="002B237D">
      <w:pPr>
        <w:jc w:val="both"/>
        <w:rPr>
          <w:rFonts w:ascii="Helvetica" w:hAnsi="Helvetica"/>
        </w:rPr>
      </w:pPr>
      <w:r w:rsidRPr="002B237D">
        <w:rPr>
          <w:rFonts w:ascii="Helvetica" w:hAnsi="Helvetica"/>
          <w:color w:val="000000"/>
        </w:rPr>
        <w:t>Trait similarity in couples can be driven by both mate choice and/or trait convergence over time spent together. To tease out the contribution of these different sources, we explored whether the cross-partner causal effects change as a function of the length of the relationship and age. The length of relationship for each couple was proxied by the minimum value in the two partners of “length of time at current address” (data field 699). To estimate the effect of age, we took the median age of couples. For each of the two derived variables for each couple (length of relationship and median age), we split the couples into five roughly equal sized bins (using the “</w:t>
      </w:r>
      <w:proofErr w:type="spellStart"/>
      <w:r w:rsidRPr="002B237D">
        <w:rPr>
          <w:rFonts w:ascii="Helvetica" w:hAnsi="Helvetica"/>
          <w:color w:val="000000"/>
        </w:rPr>
        <w:t>smart_cut</w:t>
      </w:r>
      <w:proofErr w:type="spellEnd"/>
      <w:r w:rsidRPr="002B237D">
        <w:rPr>
          <w:rFonts w:ascii="Helvetica" w:hAnsi="Helvetica"/>
          <w:color w:val="000000"/>
        </w:rPr>
        <w:t xml:space="preserve">” function from the </w:t>
      </w:r>
      <w:proofErr w:type="spellStart"/>
      <w:r w:rsidRPr="002B237D">
        <w:rPr>
          <w:rFonts w:ascii="Helvetica" w:hAnsi="Helvetica"/>
          <w:color w:val="000000"/>
        </w:rPr>
        <w:t>cutr</w:t>
      </w:r>
      <w:proofErr w:type="spellEnd"/>
      <w:r w:rsidRPr="002B237D">
        <w:rPr>
          <w:rFonts w:ascii="Helvetica" w:hAnsi="Helvetica"/>
          <w:color w:val="000000"/>
        </w:rPr>
        <w:t xml:space="preserve"> R package). Next, for each single-trait MR described above, analyses were run in the full </w:t>
      </w:r>
      <w:r w:rsidRPr="002B237D">
        <w:rPr>
          <w:rFonts w:ascii="Helvetica" w:hAnsi="Helvetica"/>
          <w:color w:val="000000"/>
        </w:rPr>
        <w:lastRenderedPageBreak/>
        <w:t>sample as well as in the differen</w:t>
      </w:r>
      <w:r w:rsidR="004D6575" w:rsidRPr="002B237D">
        <w:rPr>
          <w:rFonts w:ascii="Helvetica" w:hAnsi="Helvetica"/>
          <w:color w:val="000000"/>
        </w:rPr>
        <w:t xml:space="preserve">t </w:t>
      </w:r>
      <w:r w:rsidRPr="002B237D">
        <w:rPr>
          <w:rFonts w:ascii="Helvetica" w:hAnsi="Helvetica"/>
          <w:color w:val="000000"/>
        </w:rPr>
        <w:t xml:space="preserve">bins. Of the significant results identified in the sex-combined analysis above, we tested to see if there was any significant difference in MR estimates amongst the two sets of bins. Binned MR-estimates were computed using SNP-outcome effect estimated in each bin separately, and the SNP-outcome effects used the same SNP-exposure effects from Neale. </w:t>
      </w:r>
      <w:r w:rsidR="004D6575" w:rsidRPr="002B237D">
        <w:rPr>
          <w:rFonts w:ascii="Helvetica" w:hAnsi="Helvetica"/>
          <w:color w:val="000000"/>
        </w:rPr>
        <w:t xml:space="preserve">Analyses were run in each sex separately and combined (meta-analyzed at the SNP level). </w:t>
      </w:r>
      <w:r w:rsidRPr="002B237D">
        <w:rPr>
          <w:rFonts w:ascii="Helvetica" w:hAnsi="Helvetica"/>
          <w:color w:val="000000"/>
        </w:rPr>
        <w:t xml:space="preserve">As above, SNP effects were standardized prior to calculating MR estimates. To assess for the presence of a trend across bins, we tested the significance of the slope of a linear model of bin-specific MR estimate, inversely weighted by the SE of each MR estimate, versus the  bin center (more precisely, the median  age or time spent together for the given bin). </w:t>
      </w:r>
      <w:r w:rsidRPr="002B237D">
        <w:rPr>
          <w:rFonts w:ascii="Helvetica" w:hAnsi="Helvetica"/>
          <w:color w:val="000000"/>
          <w:shd w:val="clear" w:color="auto" w:fill="FFFFFF"/>
        </w:rPr>
        <w:t>We also tested for evidence of heterogeneity between sexes of the slope estimate. Multiple testing was, as described above, adapted based on the effective number of tests, restricted to traits which showed significant causal effects in the joint (both sexes combined), non-binned MR. </w:t>
      </w:r>
    </w:p>
    <w:p w14:paraId="3E1F3580" w14:textId="77777777" w:rsidR="004E1A6F" w:rsidRPr="002B237D" w:rsidRDefault="004E1A6F" w:rsidP="002B237D">
      <w:pPr>
        <w:jc w:val="both"/>
        <w:rPr>
          <w:rFonts w:ascii="Helvetica" w:hAnsi="Helvetica"/>
        </w:rPr>
      </w:pPr>
    </w:p>
    <w:p w14:paraId="4E543243" w14:textId="7777777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Estimation of two-trait causal effects in couples </w:t>
      </w:r>
    </w:p>
    <w:p w14:paraId="0F19081D" w14:textId="7E76AAC9" w:rsidR="004E1A6F" w:rsidRPr="002B237D" w:rsidRDefault="004E1A6F" w:rsidP="002B237D">
      <w:pPr>
        <w:jc w:val="both"/>
        <w:rPr>
          <w:rFonts w:ascii="Helvetica" w:hAnsi="Helvetica"/>
        </w:rPr>
      </w:pPr>
      <w:r w:rsidRPr="002B237D">
        <w:rPr>
          <w:rFonts w:ascii="Helvetica" w:hAnsi="Helvetica"/>
          <w:color w:val="000000"/>
        </w:rPr>
        <w:t xml:space="preserve">Using the same process described above involving a single trait, we also sought to investigate causal effects within couples involving two traits. In other words, two different traits were used as exposure (in the index individual) and outcome in the partner to determine the causal effects in couples involving different traits (for example, effect of education in index case on BMI in the partner). Here, the number of tests could be as high as the number of traits squared, but we only </w:t>
      </w:r>
      <w:proofErr w:type="gramStart"/>
      <w:r w:rsidRPr="002B237D">
        <w:rPr>
          <w:rFonts w:ascii="Helvetica" w:hAnsi="Helvetica"/>
          <w:color w:val="000000"/>
        </w:rPr>
        <w:t>considered  trait</w:t>
      </w:r>
      <w:proofErr w:type="gramEnd"/>
      <w:r w:rsidRPr="002B237D">
        <w:rPr>
          <w:rFonts w:ascii="Helvetica" w:hAnsi="Helvetica"/>
          <w:color w:val="000000"/>
        </w:rPr>
        <w:t xml:space="preserve"> combinations with phenotypic correlation &lt; 0.8 (estimated in the entire UKBB, </w:t>
      </w:r>
      <w:r w:rsidRPr="002B237D">
        <w:rPr>
          <w:rFonts w:ascii="Helvetica" w:hAnsi="Helvetica"/>
          <w:color w:val="000000"/>
          <w:shd w:val="clear" w:color="auto" w:fill="FFFF00"/>
        </w:rPr>
        <w:t>N = XX</w:t>
      </w:r>
      <w:r w:rsidRPr="002B237D">
        <w:rPr>
          <w:rFonts w:ascii="Helvetica" w:hAnsi="Helvetica"/>
          <w:color w:val="000000"/>
        </w:rPr>
        <w:t xml:space="preserve">), in order to avoid too closely related traits. Before performing each two-trait MR, genetic variants were first filtered for evidence of reverse causality </w:t>
      </w:r>
      <w:r w:rsidR="00664D2F" w:rsidRPr="002B237D">
        <w:rPr>
          <w:rFonts w:ascii="Helvetica" w:hAnsi="Helvetica"/>
          <w:color w:val="000000"/>
        </w:rPr>
        <w:t xml:space="preserve">at a threshold of </w:t>
      </w:r>
      <w:r w:rsidR="00664D2F" w:rsidRPr="002B237D">
        <w:rPr>
          <w:rFonts w:ascii="Helvetica" w:hAnsi="Helvetica"/>
          <w:i/>
          <w:iCs/>
          <w:color w:val="000000"/>
        </w:rPr>
        <w:t xml:space="preserve">p </w:t>
      </w:r>
      <w:r w:rsidR="00664D2F" w:rsidRPr="002B237D">
        <w:rPr>
          <w:rFonts w:ascii="Helvetica" w:hAnsi="Helvetica"/>
          <w:color w:val="000000"/>
        </w:rPr>
        <w:t xml:space="preserve">&lt; 0.001 </w:t>
      </w:r>
      <w:r w:rsidRPr="002B237D">
        <w:rPr>
          <w:rFonts w:ascii="Helvetica" w:hAnsi="Helvetica"/>
          <w:color w:val="000000"/>
        </w:rPr>
        <w:t>(</w:t>
      </w:r>
      <w:proofErr w:type="spellStart"/>
      <w:r w:rsidRPr="002B237D">
        <w:rPr>
          <w:rFonts w:ascii="Helvetica" w:hAnsi="Helvetica"/>
          <w:color w:val="000000"/>
        </w:rPr>
        <w:t>Steiger</w:t>
      </w:r>
      <w:proofErr w:type="spellEnd"/>
      <w:r w:rsidRPr="002B237D">
        <w:rPr>
          <w:rFonts w:ascii="Helvetica" w:hAnsi="Helvetica"/>
          <w:color w:val="000000"/>
        </w:rPr>
        <w:t xml:space="preserve"> filter)</w:t>
      </w:r>
      <w:r w:rsidR="00D3244C" w:rsidRPr="002B237D">
        <w:rPr>
          <w:rFonts w:ascii="Helvetica" w:hAnsi="Helvetica"/>
          <w:color w:val="000000"/>
        </w:rPr>
        <w:fldChar w:fldCharType="begin" w:fldLock="1"/>
      </w:r>
      <w:r w:rsidR="009C5119" w:rsidRPr="002B237D">
        <w:rPr>
          <w:rFonts w:ascii="Helvetica" w:hAnsi="Helvetica"/>
          <w:color w:val="000000"/>
        </w:rPr>
        <w:instrText>ADDIN CSL_CITATION {"citationItems":[{"id":"ITEM-1","itemData":{"DOI":"10.1371/journal.pgen.1007081","ISBN":"1111111111","ISSN":"1553-7404","abstract":"Inference of the causal structure that induces correlations between two traits can be achieved by combining genetic associations with a mediation-based approach, as is done in the causal inference test (CIT) and others. However, we show that measurement error in the phenotypes can lead to mediation-based approaches inferring the wrong causal direction, and that increasing sample sizes has the adverse effect of increasing confidence in the wrong answer. Here we introduce an extension to Mendelian randomisation, a method that uses genetic associations in an instrumentation framework, that enables inference of the causal direction between traits, with some advantages. First, it is less susceptible to bias in the presence of measurement error; second, it is more statistically efficient; third, it can be performed using only summary level data from genome-wide association studies; and fourth, its sensitivity to measurement error can be evaluated. We apply the method to infer the causal direction between DNA methylation and gene expression levels. Our results demonstrate that, in general, DNA methylation is more likely to be the causal factor, but this result is highly susceptible to bias induced by systematic differences in measurement error between the platforms. We emphasise that, where possible, implementing MR and appropriate sensitivity analyses alongside other approaches such as CIT is important to triangulate reliable conclusions about causality.","author":[{"dropping-particle":"","family":"Hemani","given":"Gibran","non-dropping-particle":"","parse-names":false,"suffix":""},{"dropping-particle":"","family":"Tilling","given":"Kate","non-dropping-particle":"","parse-names":false,"suffix":""},{"dropping-particle":"","family":"Davey Smith","given":"George","non-dropping-particle":"","parse-names":false,"suffix":""}],"container-title":"PLOS Genetics","editor":[{"dropping-particle":"","family":"Li","given":"Jun","non-dropping-particle":"","parse-names":false,"suffix":""}],"id":"ITEM-1","issue":"11","issued":{"date-parts":[["2017","11","17"]]},"page":"e1007081","title":"Orienting the causal relationship between imprecisely measured traits using GWAS summary data","type":"article-journal","volume":"13"},"uris":["http://www.mendeley.com/documents/?uuid=f7305deb-a860-428b-b453-95d388a429db"]}],"mendeley":{"formattedCitation":"&lt;sup&gt;6&lt;/sup&gt;","plainTextFormattedCitation":"6","previouslyFormattedCitation":"&lt;sup&gt;6&lt;/sup&gt;"},"properties":{"noteIndex":0},"schema":"https://github.com/citation-style-language/schema/raw/master/csl-citation.json"}</w:instrText>
      </w:r>
      <w:r w:rsidR="00D3244C" w:rsidRPr="002B237D">
        <w:rPr>
          <w:rFonts w:ascii="Helvetica" w:hAnsi="Helvetica"/>
          <w:color w:val="000000"/>
        </w:rPr>
        <w:fldChar w:fldCharType="separate"/>
      </w:r>
      <w:r w:rsidR="006322A3" w:rsidRPr="002B237D">
        <w:rPr>
          <w:rFonts w:ascii="Helvetica" w:hAnsi="Helvetica"/>
          <w:noProof/>
          <w:color w:val="000000"/>
          <w:vertAlign w:val="superscript"/>
        </w:rPr>
        <w:t>6</w:t>
      </w:r>
      <w:r w:rsidR="00D3244C" w:rsidRPr="002B237D">
        <w:rPr>
          <w:rFonts w:ascii="Helvetica" w:hAnsi="Helvetica"/>
          <w:color w:val="000000"/>
        </w:rPr>
        <w:fldChar w:fldCharType="end"/>
      </w:r>
      <w:r w:rsidRPr="002B237D">
        <w:rPr>
          <w:rFonts w:ascii="Helvetica" w:hAnsi="Helvetica"/>
          <w:color w:val="000000"/>
        </w:rPr>
        <w:t>. Using meta-analyzed Neale summary statistics, SNPs were removed if the standardized SNP effect with the outcome was stronger than the effect with the exposure based on a one-tailed t-test at a significance level of p &lt; 0.001. As in the single trait MR, SNP-exposure effects were obtained from the Neale summary statistics and SNP-outcome effects were estimated in the couple derived dataset. MR models were run in both sexes separately and jointly (meta-analyzing the SNP effects before performing MR analyses). After removing highly correlated traits, significance was determined based on a standard Bonferroni (BF) correction of p &lt; 0.05/number of tests. </w:t>
      </w:r>
    </w:p>
    <w:p w14:paraId="4E58F6DC" w14:textId="77777777" w:rsidR="004E1A6F" w:rsidRPr="002B237D" w:rsidRDefault="004E1A6F" w:rsidP="002B237D">
      <w:pPr>
        <w:jc w:val="both"/>
        <w:rPr>
          <w:rFonts w:ascii="Helvetica" w:hAnsi="Helvetica"/>
        </w:rPr>
      </w:pPr>
    </w:p>
    <w:p w14:paraId="460323D9" w14:textId="7777777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Comparison of paths from index to partner </w:t>
      </w:r>
    </w:p>
    <w:p w14:paraId="4FC697E1" w14:textId="2942FE6E" w:rsidR="003732FF" w:rsidRPr="002B237D" w:rsidRDefault="004E1A6F" w:rsidP="002B237D">
      <w:pPr>
        <w:jc w:val="both"/>
        <w:rPr>
          <w:rFonts w:ascii="Helvetica" w:hAnsi="Helvetica"/>
          <w:color w:val="000000"/>
          <w:bdr w:val="none" w:sz="0" w:space="0" w:color="auto" w:frame="1"/>
        </w:rPr>
      </w:pPr>
      <w:r w:rsidRPr="002B237D">
        <w:rPr>
          <w:rFonts w:ascii="Helvetica" w:hAnsi="Helvetica"/>
          <w:color w:val="000000"/>
        </w:rPr>
        <w:t>There are several independent paths through which a trait in an index case could exert a causal effect on a trait in the partner, and we wanted to explore if one path was more dominant, in general, and if there was evidence for the presence of other traits involved. Restricting to only BF-</w:t>
      </w:r>
      <w:proofErr w:type="spellStart"/>
      <w:r w:rsidRPr="002B237D">
        <w:rPr>
          <w:rFonts w:ascii="Helvetica" w:hAnsi="Helvetica"/>
          <w:color w:val="000000"/>
        </w:rPr>
        <w:t>signficant</w:t>
      </w:r>
      <w:proofErr w:type="spellEnd"/>
      <w:r w:rsidRPr="002B237D">
        <w:rPr>
          <w:rFonts w:ascii="Helvetica" w:hAnsi="Helvetica"/>
          <w:color w:val="000000"/>
        </w:rPr>
        <w:t xml:space="preserve"> trait pairs (with phenotypic correlation &lt; 0.8) from the couple MR, we sought to explore the various paths from a phenotype </w:t>
      </w:r>
      <m:oMath>
        <m:r>
          <w:rPr>
            <w:rFonts w:ascii="Cambria Math" w:hAnsi="Cambria Math"/>
            <w:color w:val="000000"/>
          </w:rPr>
          <m:t>X</m:t>
        </m:r>
      </m:oMath>
      <w:r w:rsidRPr="002B237D">
        <w:rPr>
          <w:rFonts w:ascii="Helvetica" w:hAnsi="Helvetica"/>
          <w:color w:val="000000"/>
        </w:rPr>
        <w:t xml:space="preserve"> in an index case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to a phenotype </w:t>
      </w:r>
      <m:oMath>
        <m:r>
          <w:rPr>
            <w:rFonts w:ascii="Cambria Math" w:hAnsi="Cambria Math"/>
            <w:color w:val="000000"/>
          </w:rPr>
          <m:t>Y</m:t>
        </m:r>
      </m:oMath>
      <w:r w:rsidRPr="002B237D">
        <w:rPr>
          <w:rFonts w:ascii="Helvetica" w:hAnsi="Helvetica"/>
          <w:color w:val="000000"/>
        </w:rPr>
        <w:t xml:space="preserve"> in the partner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as illustrated in Figure</w:t>
      </w:r>
      <w:r w:rsidR="00E7314E" w:rsidRPr="002B237D">
        <w:rPr>
          <w:rFonts w:ascii="Helvetica" w:hAnsi="Helvetica"/>
          <w:color w:val="000000"/>
        </w:rPr>
        <w:t xml:space="preserve"> 1</w:t>
      </w:r>
      <w:r w:rsidRPr="002B237D">
        <w:rPr>
          <w:rFonts w:ascii="Helvetica" w:hAnsi="Helvetica"/>
          <w:color w:val="000000"/>
        </w:rPr>
        <w:t xml:space="preserve">. Logically,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w:t>
      </w:r>
      <w:ins w:id="82" w:author="Zoltan Kutalik" w:date="2022-03-01T16:59:00Z">
        <w:r w:rsidR="00CD244C">
          <w:rPr>
            <w:rFonts w:ascii="Helvetica" w:hAnsi="Helvetica"/>
            <w:color w:val="000000"/>
          </w:rPr>
          <w:t xml:space="preserve">is less likely </w:t>
        </w:r>
      </w:ins>
      <w:del w:id="83" w:author="Zoltan Kutalik" w:date="2022-03-01T16:59:00Z">
        <w:r w:rsidRPr="002B237D" w:rsidDel="00CD244C">
          <w:rPr>
            <w:rFonts w:ascii="Helvetica" w:hAnsi="Helvetica"/>
            <w:color w:val="000000"/>
          </w:rPr>
          <w:delText>cannot directly</w:delText>
        </w:r>
      </w:del>
      <w:ins w:id="84" w:author="Zoltan Kutalik" w:date="2022-03-01T16:59:00Z">
        <w:r w:rsidR="00CD244C">
          <w:rPr>
            <w:rFonts w:ascii="Helvetica" w:hAnsi="Helvetica"/>
            <w:color w:val="000000"/>
          </w:rPr>
          <w:t>to</w:t>
        </w:r>
      </w:ins>
      <w:r w:rsidRPr="002B237D">
        <w:rPr>
          <w:rFonts w:ascii="Helvetica" w:hAnsi="Helvetica"/>
          <w:color w:val="000000"/>
        </w:rPr>
        <w:t xml:space="preserve"> have a</w:t>
      </w:r>
      <w:ins w:id="85" w:author="Zoltan Kutalik" w:date="2022-03-01T17:02:00Z">
        <w:r w:rsidR="00CD244C">
          <w:rPr>
            <w:rFonts w:ascii="Helvetica" w:hAnsi="Helvetica"/>
            <w:color w:val="000000"/>
          </w:rPr>
          <w:t xml:space="preserve"> direct</w:t>
        </w:r>
      </w:ins>
      <w:del w:id="86" w:author="Zoltan Kutalik" w:date="2022-03-01T17:02:00Z">
        <w:r w:rsidRPr="002B237D" w:rsidDel="00CD244C">
          <w:rPr>
            <w:rFonts w:ascii="Helvetica" w:hAnsi="Helvetica"/>
            <w:color w:val="000000"/>
          </w:rPr>
          <w:delText>n</w:delText>
        </w:r>
      </w:del>
      <w:r w:rsidRPr="002B237D">
        <w:rPr>
          <w:rFonts w:ascii="Helvetica" w:hAnsi="Helvetica"/>
          <w:color w:val="000000"/>
        </w:rPr>
        <w:t xml:space="preserve"> effect on another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with the exception of exposure traits that directly alter the environment of their partner, such as smoking creating the presence of second-hand smoke. For instance, increased BMI in an index case </w:t>
      </w:r>
      <w:del w:id="87" w:author="Zoltan Kutalik" w:date="2022-03-01T17:00:00Z">
        <w:r w:rsidRPr="002B237D" w:rsidDel="00CD244C">
          <w:rPr>
            <w:rFonts w:ascii="Helvetica" w:hAnsi="Helvetica"/>
            <w:color w:val="000000"/>
          </w:rPr>
          <w:delText xml:space="preserve">could </w:delText>
        </w:r>
      </w:del>
      <w:ins w:id="88" w:author="Zoltan Kutalik" w:date="2022-03-01T17:00:00Z">
        <w:r w:rsidR="00CD244C">
          <w:rPr>
            <w:rFonts w:ascii="Helvetica" w:hAnsi="Helvetica"/>
            <w:color w:val="000000"/>
          </w:rPr>
          <w:t>is</w:t>
        </w:r>
        <w:r w:rsidR="00CD244C" w:rsidRPr="002B237D">
          <w:rPr>
            <w:rFonts w:ascii="Helvetica" w:hAnsi="Helvetica"/>
            <w:color w:val="000000"/>
          </w:rPr>
          <w:t xml:space="preserve"> </w:t>
        </w:r>
      </w:ins>
      <w:r w:rsidRPr="002B237D">
        <w:rPr>
          <w:rFonts w:ascii="Helvetica" w:hAnsi="Helvetica"/>
          <w:color w:val="000000"/>
        </w:rPr>
        <w:t xml:space="preserve">not </w:t>
      </w:r>
      <w:ins w:id="89" w:author="Zoltan Kutalik" w:date="2022-03-01T17:00:00Z">
        <w:r w:rsidR="00CD244C">
          <w:rPr>
            <w:rFonts w:ascii="Helvetica" w:hAnsi="Helvetica"/>
            <w:color w:val="000000"/>
          </w:rPr>
          <w:t xml:space="preserve">expected to </w:t>
        </w:r>
      </w:ins>
      <w:r w:rsidRPr="002B237D">
        <w:rPr>
          <w:rFonts w:ascii="Helvetica" w:hAnsi="Helvetica"/>
          <w:color w:val="000000"/>
        </w:rPr>
        <w:t xml:space="preserve">directly </w:t>
      </w:r>
      <w:r w:rsidRPr="002B237D">
        <w:rPr>
          <w:rFonts w:ascii="Helvetica" w:hAnsi="Helvetica"/>
          <w:color w:val="000000"/>
        </w:rPr>
        <w:lastRenderedPageBreak/>
        <w:t>increase cardiovascular disease risk in their partner</w:t>
      </w:r>
      <w:ins w:id="90" w:author="Zoltan Kutalik" w:date="2022-03-01T17:00:00Z">
        <w:r w:rsidR="00CD244C">
          <w:rPr>
            <w:rFonts w:ascii="Helvetica" w:hAnsi="Helvetica"/>
            <w:color w:val="000000"/>
          </w:rPr>
          <w:t xml:space="preserve">, but more probably to </w:t>
        </w:r>
      </w:ins>
      <w:del w:id="91" w:author="Zoltan Kutalik" w:date="2022-03-01T17:00:00Z">
        <w:r w:rsidRPr="002B237D" w:rsidDel="00CD244C">
          <w:rPr>
            <w:rFonts w:ascii="Helvetica" w:hAnsi="Helvetica"/>
            <w:color w:val="000000"/>
          </w:rPr>
          <w:delText xml:space="preserve"> without </w:delText>
        </w:r>
      </w:del>
      <w:r w:rsidRPr="002B237D">
        <w:rPr>
          <w:rFonts w:ascii="Helvetica" w:hAnsi="Helvetica"/>
          <w:color w:val="000000"/>
        </w:rPr>
        <w:t>act</w:t>
      </w:r>
      <w:del w:id="92" w:author="Zoltan Kutalik" w:date="2022-03-01T17:01:00Z">
        <w:r w:rsidRPr="002B237D" w:rsidDel="00CD244C">
          <w:rPr>
            <w:rFonts w:ascii="Helvetica" w:hAnsi="Helvetica"/>
            <w:color w:val="000000"/>
          </w:rPr>
          <w:delText>ing</w:delText>
        </w:r>
      </w:del>
      <w:r w:rsidRPr="002B237D">
        <w:rPr>
          <w:rFonts w:ascii="Helvetica" w:hAnsi="Helvetica"/>
          <w:color w:val="000000"/>
        </w:rPr>
        <w:t xml:space="preserve"> first on BMI itself in the partner. </w:t>
      </w:r>
      <w:ins w:id="93" w:author="Zoltan Kutalik" w:date="2022-03-01T17:02:00Z">
        <w:r w:rsidR="00CD244C">
          <w:rPr>
            <w:rFonts w:ascii="Helvetica" w:hAnsi="Helvetica"/>
            <w:color w:val="000000"/>
          </w:rPr>
          <w:t xml:space="preserve">To explore whether this intuition holds, </w:t>
        </w:r>
      </w:ins>
      <w:del w:id="94" w:author="Zoltan Kutalik" w:date="2022-03-01T17:02:00Z">
        <w:r w:rsidRPr="002B237D" w:rsidDel="00CD244C">
          <w:rPr>
            <w:rFonts w:ascii="Helvetica" w:hAnsi="Helvetica"/>
            <w:color w:val="000000"/>
          </w:rPr>
          <w:delText>Specifically, t</w:delText>
        </w:r>
        <w:r w:rsidRPr="002B237D" w:rsidDel="00CD244C">
          <w:rPr>
            <w:rFonts w:ascii="Helvetica" w:hAnsi="Helvetica"/>
            <w:color w:val="000000"/>
            <w:shd w:val="clear" w:color="auto" w:fill="FFFFFF"/>
          </w:rPr>
          <w:delText xml:space="preserve">he presence of a </w:delText>
        </w:r>
      </w:del>
      <w:ins w:id="95" w:author="Zoltan Kutalik" w:date="2022-03-01T17:02:00Z">
        <w:r w:rsidR="00CD244C">
          <w:rPr>
            <w:rFonts w:ascii="Helvetica" w:hAnsi="Helvetica"/>
            <w:color w:val="000000"/>
          </w:rPr>
          <w:t xml:space="preserve">we dissected the </w:t>
        </w:r>
      </w:ins>
      <w:r w:rsidRPr="002B237D">
        <w:rPr>
          <w:rFonts w:ascii="Helvetica" w:hAnsi="Helvetica"/>
          <w:color w:val="000000"/>
          <w:shd w:val="clear" w:color="auto" w:fill="FFFFFF"/>
        </w:rPr>
        <w:t xml:space="preserve">causal effect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18049A" w:rsidRPr="002B237D">
        <w:rPr>
          <w:rFonts w:ascii="Helvetica" w:hAnsi="Helvetica"/>
          <w:color w:val="000000"/>
        </w:rPr>
        <w:t xml:space="preserve"> </w:t>
      </w:r>
      <w:r w:rsidRPr="002B237D">
        <w:rPr>
          <w:rFonts w:ascii="Helvetica" w:hAnsi="Helvetica"/>
          <w:color w:val="000000"/>
          <w:shd w:val="clear" w:color="auto" w:fill="FFFFFF"/>
        </w:rPr>
        <w:t xml:space="preserve">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shd w:val="clear" w:color="auto" w:fill="FFFFFF"/>
        </w:rPr>
        <w:t xml:space="preserve"> </w:t>
      </w:r>
      <w:r w:rsidR="0018049A" w:rsidRPr="002B237D">
        <w:rPr>
          <w:rFonts w:ascii="Helvetica" w:hAnsi="Helvetica"/>
          <w:color w:val="000000"/>
          <w:shd w:val="clear" w:color="auto" w:fill="FFFFFF"/>
        </w:rPr>
        <w:t>(</w:t>
      </w:r>
      <m:oMath>
        <m:r>
          <w:rPr>
            <w:rFonts w:ascii="Cambria Math" w:hAnsi="Cambria Math"/>
            <w:color w:val="000000"/>
            <w:shd w:val="clear" w:color="auto" w:fill="FFFFFF"/>
          </w:rPr>
          <m:t>ω</m:t>
        </m:r>
      </m:oMath>
      <w:r w:rsidR="0018049A" w:rsidRPr="002B237D">
        <w:rPr>
          <w:rFonts w:ascii="Helvetica" w:hAnsi="Helvetica"/>
          <w:color w:val="000000"/>
          <w:shd w:val="clear" w:color="auto" w:fill="FFFFFF"/>
        </w:rPr>
        <w:t xml:space="preserve">) </w:t>
      </w:r>
      <w:ins w:id="96" w:author="Zoltan Kutalik" w:date="2022-03-01T17:02:00Z">
        <w:r w:rsidR="00CD244C">
          <w:rPr>
            <w:rFonts w:ascii="Helvetica" w:hAnsi="Helvetica"/>
            <w:color w:val="000000"/>
            <w:shd w:val="clear" w:color="auto" w:fill="FFFFFF"/>
          </w:rPr>
          <w:t xml:space="preserve">into </w:t>
        </w:r>
      </w:ins>
      <w:del w:id="97" w:author="Zoltan Kutalik" w:date="2022-03-01T17:02:00Z">
        <w:r w:rsidRPr="002B237D" w:rsidDel="00CD244C">
          <w:rPr>
            <w:rFonts w:ascii="Helvetica" w:hAnsi="Helvetica"/>
            <w:color w:val="000000"/>
            <w:shd w:val="clear" w:color="auto" w:fill="FFFFFF"/>
          </w:rPr>
          <w:delText xml:space="preserve">can be </w:delText>
        </w:r>
      </w:del>
      <w:del w:id="98" w:author="Zoltan Kutalik" w:date="2022-03-01T17:01:00Z">
        <w:r w:rsidRPr="002B237D" w:rsidDel="00CD244C">
          <w:rPr>
            <w:rFonts w:ascii="Helvetica" w:hAnsi="Helvetica"/>
            <w:color w:val="000000"/>
            <w:shd w:val="clear" w:color="auto" w:fill="FFFFFF"/>
          </w:rPr>
          <w:delText xml:space="preserve">summarized </w:delText>
        </w:r>
      </w:del>
      <w:del w:id="99" w:author="Zoltan Kutalik" w:date="2022-03-01T17:02:00Z">
        <w:r w:rsidRPr="002B237D" w:rsidDel="00CD244C">
          <w:rPr>
            <w:rFonts w:ascii="Helvetica" w:hAnsi="Helvetica"/>
            <w:color w:val="000000"/>
            <w:shd w:val="clear" w:color="auto" w:fill="FFFFFF"/>
          </w:rPr>
          <w:delText xml:space="preserve">by </w:delText>
        </w:r>
      </w:del>
      <w:r w:rsidRPr="002B237D">
        <w:rPr>
          <w:rFonts w:ascii="Helvetica" w:hAnsi="Helvetica"/>
          <w:color w:val="000000"/>
          <w:shd w:val="clear" w:color="auto" w:fill="FFFFFF"/>
        </w:rPr>
        <w:t>three possible (non-independent)</w:t>
      </w:r>
      <w:ins w:id="100" w:author="Zoltan Kutalik" w:date="2022-03-01T17:03:00Z">
        <w:r w:rsidR="00CD244C">
          <w:rPr>
            <w:rFonts w:ascii="Helvetica" w:hAnsi="Helvetica"/>
            <w:color w:val="000000"/>
            <w:shd w:val="clear" w:color="auto" w:fill="FFFFFF"/>
          </w:rPr>
          <w:t xml:space="preserve"> </w:t>
        </w:r>
      </w:ins>
      <w:del w:id="101" w:author="Zoltan Kutalik" w:date="2022-03-01T17:03:00Z">
        <w:r w:rsidRPr="002B237D" w:rsidDel="00CD244C">
          <w:rPr>
            <w:rFonts w:ascii="Helvetica" w:hAnsi="Helvetica"/>
            <w:color w:val="000000"/>
            <w:shd w:val="clear" w:color="auto" w:fill="FFFFFF"/>
          </w:rPr>
          <w:delText xml:space="preserve"> </w:delText>
        </w:r>
      </w:del>
      <w:ins w:id="102" w:author="Zoltan Kutalik" w:date="2022-03-01T17:03:00Z">
        <w:r w:rsidR="00CD244C">
          <w:rPr>
            <w:rFonts w:ascii="Helvetica" w:hAnsi="Helvetica"/>
            <w:color w:val="000000"/>
            <w:shd w:val="clear" w:color="auto" w:fill="FFFFFF"/>
          </w:rPr>
          <w:t>mechanisms</w:t>
        </w:r>
      </w:ins>
      <w:del w:id="103" w:author="Zoltan Kutalik" w:date="2022-03-01T17:03:00Z">
        <w:r w:rsidRPr="002B237D" w:rsidDel="00CD244C">
          <w:rPr>
            <w:rFonts w:ascii="Helvetica" w:hAnsi="Helvetica"/>
            <w:color w:val="000000"/>
            <w:shd w:val="clear" w:color="auto" w:fill="FFFFFF"/>
          </w:rPr>
          <w:delText>scenarios</w:delText>
        </w:r>
      </w:del>
      <w:r w:rsidRPr="002B237D">
        <w:rPr>
          <w:rFonts w:ascii="Helvetica" w:hAnsi="Helvetica"/>
          <w:color w:val="000000"/>
          <w:shd w:val="clear" w:color="auto" w:fill="FFFFFF"/>
        </w:rPr>
        <w:t>.</w:t>
      </w:r>
      <w:r w:rsidRPr="002B237D">
        <w:rPr>
          <w:rFonts w:ascii="Helvetica" w:hAnsi="Helvetica"/>
          <w:color w:val="000000"/>
        </w:rPr>
        <w:t xml:space="preserve"> First,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18049A" w:rsidRPr="002B237D">
        <w:rPr>
          <w:rFonts w:ascii="Helvetica" w:hAnsi="Helvetica"/>
          <w:color w:val="000000"/>
        </w:rPr>
        <w:t xml:space="preserve"> </w:t>
      </w:r>
      <w:r w:rsidRPr="002B237D">
        <w:rPr>
          <w:rFonts w:ascii="Helvetica" w:hAnsi="Helvetica"/>
          <w:color w:val="000000"/>
        </w:rPr>
        <w:t>could exert a causal effect on</w:t>
      </w:r>
      <w:r w:rsidR="0018049A" w:rsidRPr="002B237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Pr="002B237D">
        <w:rPr>
          <w:rFonts w:ascii="Helvetica" w:hAnsi="Helvetica"/>
          <w:color w:val="000000"/>
        </w:rPr>
        <w:t xml:space="preserve">, followed by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003732FF" w:rsidRPr="002B237D">
        <w:rPr>
          <w:rFonts w:ascii="Helvetica" w:hAnsi="Helvetica"/>
          <w:color w:val="000000"/>
        </w:rPr>
        <w:t xml:space="preserve"> </w:t>
      </w:r>
      <w:r w:rsidRPr="002B237D">
        <w:rPr>
          <w:rFonts w:ascii="Helvetica" w:hAnsi="Helvetica"/>
          <w:color w:val="000000"/>
        </w:rPr>
        <w:t xml:space="preserve">having a causal effect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3732FF" w:rsidRPr="002B237D">
        <w:rPr>
          <w:rFonts w:ascii="Helvetica" w:hAnsi="Helvetica"/>
          <w:color w:val="000000"/>
        </w:rPr>
        <w:t xml:space="preserve"> </w:t>
      </w:r>
      <w:r w:rsidRPr="002B237D">
        <w:rPr>
          <w:rFonts w:ascii="Helvetica" w:hAnsi="Helvetica"/>
          <w:color w:val="000000"/>
        </w:rPr>
        <w:t>in the partner alone (</w:t>
      </w:r>
      <m:oMath>
        <m:r>
          <w:rPr>
            <w:rFonts w:ascii="Cambria Math" w:hAnsi="Cambria Math"/>
            <w:color w:val="000000"/>
          </w:rPr>
          <m:t>λ</m:t>
        </m:r>
      </m:oMath>
      <w:r w:rsidRPr="002B237D">
        <w:rPr>
          <w:rFonts w:ascii="Helvetica" w:hAnsi="Helvetica"/>
          <w:color w:val="000000"/>
        </w:rPr>
        <w:t>). Second</w:t>
      </w:r>
      <w:del w:id="104" w:author="Zoltan Kutalik" w:date="2022-03-01T17:03:00Z">
        <w:r w:rsidRPr="002B237D" w:rsidDel="00F711DA">
          <w:rPr>
            <w:rFonts w:ascii="Helvetica" w:hAnsi="Helvetica"/>
            <w:color w:val="000000"/>
          </w:rPr>
          <w:delText>ly</w:delText>
        </w:r>
      </w:del>
      <w:r w:rsidRPr="002B237D">
        <w:rPr>
          <w:rFonts w:ascii="Helvetica" w:hAnsi="Helvetica"/>
          <w:color w:val="000000"/>
        </w:rPr>
        <w:t xml:space="preserve">, the reverse could occur whereby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3732FF" w:rsidRPr="002B237D">
        <w:rPr>
          <w:rFonts w:ascii="Helvetica" w:hAnsi="Helvetica"/>
        </w:rPr>
        <w:t xml:space="preserve"> </w:t>
      </w:r>
      <w:r w:rsidRPr="002B237D">
        <w:rPr>
          <w:rFonts w:ascii="Helvetica" w:hAnsi="Helvetica"/>
          <w:color w:val="000000"/>
        </w:rPr>
        <w:t xml:space="preserve">has a causal effect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3732FF" w:rsidRPr="002B237D">
        <w:rPr>
          <w:rFonts w:ascii="Helvetica" w:hAnsi="Helvetica"/>
          <w:color w:val="000000"/>
        </w:rPr>
        <w:t xml:space="preserve"> </w:t>
      </w:r>
      <w:r w:rsidRPr="002B237D">
        <w:rPr>
          <w:rFonts w:ascii="Helvetica" w:hAnsi="Helvetica"/>
          <w:color w:val="000000"/>
        </w:rPr>
        <w:t xml:space="preserve">in the index alone, followed by a causal effect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3732FF" w:rsidRPr="002B237D">
        <w:rPr>
          <w:rFonts w:ascii="Helvetica" w:hAnsi="Helvetica"/>
          <w:color w:val="000000"/>
        </w:rPr>
        <w:t xml:space="preserve"> </w:t>
      </w:r>
      <w:r w:rsidRPr="002B237D">
        <w:rPr>
          <w:rFonts w:ascii="Helvetica" w:hAnsi="Helvetica"/>
          <w:color w:val="000000"/>
        </w:rPr>
        <w:t xml:space="preserve">case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r>
          <w:rPr>
            <w:rFonts w:ascii="Cambria Math" w:hAnsi="Cambria Math"/>
            <w:color w:val="000000"/>
          </w:rPr>
          <m:t xml:space="preserve"> </m:t>
        </m:r>
      </m:oMath>
      <w:r w:rsidRPr="002B237D">
        <w:rPr>
          <w:rFonts w:ascii="Helvetica" w:hAnsi="Helvetica"/>
          <w:color w:val="000000"/>
        </w:rPr>
        <w:t>(</w:t>
      </w:r>
      <m:oMath>
        <m:r>
          <w:rPr>
            <w:rFonts w:ascii="Cambria Math" w:hAnsi="Cambria Math"/>
            <w:color w:val="000000"/>
          </w:rPr>
          <m:t>ρ</m:t>
        </m:r>
      </m:oMath>
      <w:r w:rsidRPr="002B237D">
        <w:rPr>
          <w:rFonts w:ascii="Helvetica" w:hAnsi="Helvetica"/>
          <w:color w:val="000000"/>
        </w:rPr>
        <w:t xml:space="preserve">). Third, there could be other mechanisms, either acting directly or through other unmeasured/considered variables. These three scenarios could also act in some combination. In this way, the </w:t>
      </w:r>
      <m:oMath>
        <m:r>
          <w:rPr>
            <w:rFonts w:ascii="Cambria Math" w:hAnsi="Cambria Math"/>
            <w:color w:val="000000"/>
          </w:rPr>
          <m:t>ω</m:t>
        </m:r>
      </m:oMath>
      <w:r w:rsidRPr="002B237D">
        <w:rPr>
          <w:rFonts w:ascii="Helvetica" w:hAnsi="Helvetica"/>
          <w:color w:val="000000"/>
        </w:rPr>
        <w:t xml:space="preserve"> estimate would capture the paths of </w:t>
      </w:r>
      <m:oMath>
        <m:r>
          <w:rPr>
            <w:rFonts w:ascii="Cambria Math" w:hAnsi="Cambria Math"/>
            <w:color w:val="000000"/>
          </w:rPr>
          <m:t>γ</m:t>
        </m:r>
      </m:oMath>
      <w:r w:rsidRPr="002B237D">
        <w:rPr>
          <w:rFonts w:ascii="Helvetica" w:hAnsi="Helvetica"/>
          <w:color w:val="000000"/>
        </w:rPr>
        <w:t xml:space="preserve">, </w:t>
      </w:r>
      <m:oMath>
        <m:r>
          <w:rPr>
            <w:rFonts w:ascii="Cambria Math" w:hAnsi="Cambria Math"/>
            <w:color w:val="000000"/>
          </w:rPr>
          <m:t>ρ</m:t>
        </m:r>
      </m:oMath>
      <w:r w:rsidRPr="002B237D">
        <w:rPr>
          <w:rFonts w:ascii="Helvetica" w:hAnsi="Helvetica"/>
          <w:color w:val="000000"/>
        </w:rPr>
        <w:t xml:space="preserve"> and other mechanisms</w:t>
      </w:r>
      <w:r w:rsidR="003732FF" w:rsidRPr="002B237D">
        <w:rPr>
          <w:rFonts w:ascii="Helvetica" w:hAnsi="Helvetica"/>
          <w:color w:val="000000"/>
        </w:rPr>
        <w:t xml:space="preserve"> </w:t>
      </w:r>
      <w:r w:rsidRPr="002B237D">
        <w:rPr>
          <w:rFonts w:ascii="Helvetica" w:hAnsi="Helvetica"/>
          <w:color w:val="000000"/>
        </w:rPr>
        <w:t>combined.</w:t>
      </w:r>
      <w:r w:rsidR="003732FF" w:rsidRPr="002B237D">
        <w:rPr>
          <w:rFonts w:ascii="Helvetica" w:hAnsi="Helvetica"/>
          <w:color w:val="000000"/>
          <w:bdr w:val="none" w:sz="0" w:space="0" w:color="auto" w:frame="1"/>
        </w:rPr>
        <w:t xml:space="preserve"> </w:t>
      </w:r>
    </w:p>
    <w:p w14:paraId="01831214" w14:textId="34EA6EB2" w:rsidR="004E1A6F" w:rsidRPr="002B237D" w:rsidRDefault="004E1A6F" w:rsidP="002B237D">
      <w:pPr>
        <w:jc w:val="both"/>
        <w:rPr>
          <w:rFonts w:ascii="Helvetica" w:hAnsi="Helvetica"/>
        </w:rPr>
      </w:pPr>
    </w:p>
    <w:p w14:paraId="1C593F5E" w14:textId="1E5FEFC7" w:rsidR="004E1A6F" w:rsidRPr="002B237D" w:rsidRDefault="004E1A6F" w:rsidP="002B237D">
      <w:pPr>
        <w:jc w:val="both"/>
        <w:rPr>
          <w:rFonts w:ascii="Helvetica" w:hAnsi="Helvetica"/>
        </w:rPr>
      </w:pPr>
      <w:r w:rsidRPr="002B237D">
        <w:rPr>
          <w:rFonts w:ascii="Helvetica" w:hAnsi="Helvetica"/>
          <w:color w:val="000000"/>
        </w:rPr>
        <w:t>Same-individual MR estimates</w:t>
      </w:r>
      <w:r w:rsidRPr="002B237D">
        <w:rPr>
          <w:rFonts w:ascii="Helvetica" w:hAnsi="Helvetica"/>
          <w:color w:val="000000"/>
          <w:shd w:val="clear" w:color="auto" w:fill="FFFFFF"/>
        </w:rPr>
        <w:t xml:space="preserve"> were calculated </w:t>
      </w:r>
      <w:r w:rsidR="00BE1853" w:rsidRPr="002B237D">
        <w:rPr>
          <w:rFonts w:ascii="Helvetica" w:hAnsi="Helvetica"/>
          <w:color w:val="000000"/>
          <w:shd w:val="clear" w:color="auto" w:fill="FFFFFF"/>
        </w:rPr>
        <w:t>using meta-analyzed</w:t>
      </w:r>
      <w:r w:rsidRPr="002B237D">
        <w:rPr>
          <w:rFonts w:ascii="Helvetica" w:hAnsi="Helvetica"/>
          <w:color w:val="000000"/>
          <w:shd w:val="clear" w:color="auto" w:fill="FFFFFF"/>
        </w:rPr>
        <w:t xml:space="preserve"> sex-specific Neale estimates for both the SNP-exposure and SNP-outcome effects using the IVW-method. The same set of SNPs were used as in the two-trait couple MR (i.e. first filtered for the presence of reverse causality). SNP-effects were standardized prior to calculating MR effects. Next, we estimated </w:t>
      </w:r>
      <m:oMath>
        <m:r>
          <w:rPr>
            <w:rFonts w:ascii="Cambria Math" w:hAnsi="Cambria Math"/>
            <w:color w:val="000000"/>
            <w:shd w:val="clear" w:color="auto" w:fill="FFFFFF"/>
          </w:rPr>
          <m:t>γ</m:t>
        </m:r>
      </m:oMath>
      <w:r w:rsidRPr="002B237D">
        <w:rPr>
          <w:rFonts w:ascii="Helvetica" w:hAnsi="Helvetica"/>
          <w:color w:val="000000"/>
        </w:rPr>
        <w:t xml:space="preserve"> and </w:t>
      </w:r>
      <m:oMath>
        <m:r>
          <w:rPr>
            <w:rFonts w:ascii="Cambria Math" w:hAnsi="Cambria Math"/>
            <w:color w:val="000000"/>
          </w:rPr>
          <m:t>ρ</m:t>
        </m:r>
      </m:oMath>
      <w:r w:rsidRPr="002B237D">
        <w:rPr>
          <w:rFonts w:ascii="Helvetica" w:hAnsi="Helvetica"/>
          <w:color w:val="000000"/>
        </w:rPr>
        <w:t xml:space="preserve"> representing the various paths from</w:t>
      </w:r>
      <w:r w:rsidR="0098464E" w:rsidRPr="002B237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98464E" w:rsidRPr="002B237D">
        <w:rPr>
          <w:rFonts w:ascii="Helvetica" w:hAnsi="Helvetica"/>
          <w:color w:val="000000"/>
        </w:rPr>
        <w:t xml:space="preserve"> </w:t>
      </w:r>
      <w:r w:rsidRPr="002B237D">
        <w:rPr>
          <w:rFonts w:ascii="Helvetica" w:hAnsi="Helvetica"/>
          <w:color w:val="000000"/>
        </w:rPr>
        <w:t>to</w:t>
      </w:r>
      <w:r w:rsidR="0098464E" w:rsidRPr="002B237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To quantify </w:t>
      </w:r>
      <m:oMath>
        <m:r>
          <w:rPr>
            <w:rFonts w:ascii="Cambria Math" w:hAnsi="Cambria Math"/>
            <w:color w:val="000000"/>
          </w:rPr>
          <m:t>γ</m:t>
        </m:r>
      </m:oMath>
      <w:r w:rsidRPr="002B237D">
        <w:rPr>
          <w:rFonts w:ascii="Helvetica" w:hAnsi="Helvetica"/>
          <w:color w:val="000000"/>
        </w:rPr>
        <w:t xml:space="preserve">, the single-trait couple causal effect estimate (i.e. from the regression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ctrlPr>
              <w:rPr>
                <w:rFonts w:ascii="Cambria Math" w:hAnsi="Cambria Math"/>
                <w:color w:val="000000"/>
              </w:rPr>
            </m:ctrlPr>
          </m:e>
          <m:sub>
            <m:r>
              <w:rPr>
                <w:rFonts w:ascii="Cambria Math" w:hAnsi="Cambria Math"/>
                <w:color w:val="000000"/>
              </w:rPr>
              <m:t>i</m:t>
            </m:r>
          </m:sub>
        </m:sSub>
      </m:oMath>
      <w:r w:rsidRPr="002B237D">
        <w:rPr>
          <w:rFonts w:ascii="Helvetica" w:hAnsi="Helvetica"/>
          <w:color w:val="000000"/>
        </w:rPr>
        <w:t xml:space="preserve">) were multiplied by the same-individual causal estimate (i.e. </w:t>
      </w:r>
      <m:oMath>
        <m:r>
          <w:rPr>
            <w:rFonts w:ascii="Cambria Math" w:hAnsi="Cambria Math"/>
            <w:color w:val="000000"/>
          </w:rPr>
          <m:t xml:space="preserve">Y </m:t>
        </m:r>
        <m:r>
          <m:rPr>
            <m:sty m:val="p"/>
          </m:rPr>
          <w:rPr>
            <w:rFonts w:ascii="Cambria Math" w:hAnsi="Cambria Math"/>
            <w:color w:val="000000"/>
          </w:rPr>
          <m:t>∼</m:t>
        </m:r>
        <m:r>
          <w:rPr>
            <w:rFonts w:ascii="Cambria Math" w:hAnsi="Cambria Math"/>
            <w:color w:val="000000"/>
          </w:rPr>
          <m:t>X</m:t>
        </m:r>
      </m:oMath>
      <w:r w:rsidRPr="002B237D">
        <w:rPr>
          <w:rFonts w:ascii="Helvetica" w:hAnsi="Helvetica"/>
          <w:color w:val="000000"/>
        </w:rPr>
        <w:t xml:space="preserve">). </w:t>
      </w:r>
      <w:r w:rsidRPr="002B237D">
        <w:rPr>
          <w:rFonts w:ascii="Helvetica" w:hAnsi="Helvetica"/>
          <w:color w:val="000000"/>
          <w:shd w:val="clear" w:color="auto" w:fill="FFFFFF"/>
        </w:rPr>
        <w:t xml:space="preserve">To quantify </w:t>
      </w:r>
      <m:oMath>
        <m:r>
          <w:rPr>
            <w:rFonts w:ascii="Cambria Math" w:hAnsi="Cambria Math"/>
            <w:color w:val="000000"/>
            <w:shd w:val="clear" w:color="auto" w:fill="FFFFFF"/>
          </w:rPr>
          <m:t>ρ</m:t>
        </m:r>
      </m:oMath>
      <w:r w:rsidRPr="002B237D">
        <w:rPr>
          <w:rFonts w:ascii="Helvetica" w:hAnsi="Helvetica"/>
          <w:color w:val="000000"/>
          <w:shd w:val="clear" w:color="auto" w:fill="FFFFFF"/>
        </w:rPr>
        <w:t xml:space="preserve">, we first estimated the causal effect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Pr="002B237D">
        <w:rPr>
          <w:rFonts w:ascii="Helvetica" w:hAnsi="Helvetica"/>
          <w:color w:val="000000"/>
        </w:rPr>
        <w:t xml:space="preserve">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861940" w:rsidRPr="002B237D">
        <w:rPr>
          <w:rFonts w:ascii="Helvetica" w:hAnsi="Helvetica"/>
          <w:color w:val="000000"/>
        </w:rPr>
        <w:t xml:space="preserve"> </w:t>
      </w:r>
      <w:r w:rsidRPr="002B237D">
        <w:rPr>
          <w:rFonts w:ascii="Helvetica" w:hAnsi="Helvetica"/>
          <w:color w:val="000000"/>
          <w:shd w:val="clear" w:color="auto" w:fill="FFFFFF"/>
        </w:rPr>
        <w:t xml:space="preserve">in multivariable MR (MVMR), to exclude any residual effect of </w:t>
      </w:r>
      <m:oMath>
        <m:r>
          <w:rPr>
            <w:rFonts w:ascii="Cambria Math" w:hAnsi="Cambria Math"/>
            <w:color w:val="000000"/>
            <w:shd w:val="clear" w:color="auto" w:fill="FFFFFF"/>
          </w:rPr>
          <m:t>X</m:t>
        </m:r>
      </m:oMath>
      <w:r w:rsidR="00861940" w:rsidRPr="002B237D">
        <w:rPr>
          <w:rFonts w:ascii="Helvetica" w:hAnsi="Helvetica"/>
          <w:color w:val="000000"/>
          <w:shd w:val="clear" w:color="auto" w:fill="FFFFFF"/>
        </w:rPr>
        <w:t xml:space="preserve"> </w:t>
      </w:r>
      <w:r w:rsidRPr="002B237D">
        <w:rPr>
          <w:rFonts w:ascii="Helvetica" w:hAnsi="Helvetica"/>
          <w:color w:val="000000"/>
          <w:shd w:val="clear" w:color="auto" w:fill="FFFFFF"/>
        </w:rPr>
        <w:t>on phenotype</w:t>
      </w:r>
      <w:r w:rsidR="00861940" w:rsidRPr="002B237D">
        <w:rPr>
          <w:rFonts w:ascii="Helvetica" w:hAnsi="Helvetica"/>
          <w:color w:val="000000"/>
          <w:shd w:val="clear" w:color="auto" w:fill="FFFFFF"/>
        </w:rPr>
        <w:t xml:space="preserve"> </w:t>
      </w:r>
      <m:oMath>
        <m:r>
          <w:rPr>
            <w:rFonts w:ascii="Cambria Math" w:hAnsi="Cambria Math"/>
            <w:color w:val="000000"/>
            <w:shd w:val="clear" w:color="auto" w:fill="FFFFFF"/>
          </w:rPr>
          <m:t>Y</m:t>
        </m:r>
      </m:oMath>
      <w:r w:rsidRPr="002B237D">
        <w:rPr>
          <w:rFonts w:ascii="Helvetica" w:hAnsi="Helvetica"/>
          <w:color w:val="000000"/>
          <w:shd w:val="clear" w:color="auto" w:fill="FFFFFF"/>
        </w:rPr>
        <w:t xml:space="preserve"> from index to partner. Specifically,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shd w:val="clear" w:color="auto" w:fill="FFFFFF"/>
        </w:rPr>
        <w:t xml:space="preserve"> was used as the independent variable with both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861940" w:rsidRPr="002B237D">
        <w:rPr>
          <w:rFonts w:ascii="Helvetica" w:hAnsi="Helvetica"/>
          <w:color w:val="000000"/>
        </w:rPr>
        <w:t xml:space="preserve"> </w:t>
      </w:r>
      <w:r w:rsidRPr="002B237D">
        <w:rPr>
          <w:rFonts w:ascii="Helvetica" w:hAnsi="Helvetica"/>
          <w:color w:val="000000"/>
          <w:shd w:val="clear" w:color="auto" w:fill="FFFFFF"/>
        </w:rPr>
        <w:t xml:space="preserve">and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861940" w:rsidRPr="002B237D">
        <w:rPr>
          <w:rFonts w:ascii="Helvetica" w:hAnsi="Helvetica"/>
          <w:color w:val="000000"/>
        </w:rPr>
        <w:t xml:space="preserve"> </w:t>
      </w:r>
      <w:r w:rsidRPr="002B237D">
        <w:rPr>
          <w:rFonts w:ascii="Helvetica" w:hAnsi="Helvetica"/>
          <w:color w:val="000000"/>
          <w:shd w:val="clear" w:color="auto" w:fill="FFFFFF"/>
        </w:rPr>
        <w:t xml:space="preserve">as independent variables </w:t>
      </w:r>
      <w:r w:rsidRPr="002B237D">
        <w:rPr>
          <w:rFonts w:ascii="Helvetica" w:hAnsi="Helvetica"/>
          <w:color w:val="000000"/>
        </w:rPr>
        <w:t xml:space="preserve">(i.e. the MVMR was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ctrlPr>
              <w:rPr>
                <w:rFonts w:ascii="Cambria Math" w:hAnsi="Cambria Math"/>
                <w:color w:val="000000"/>
              </w:rPr>
            </m:ctrlP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w:t>
      </w:r>
      <w:r w:rsidRPr="002B237D">
        <w:rPr>
          <w:rFonts w:ascii="Helvetica" w:hAnsi="Helvetica"/>
          <w:color w:val="000000"/>
          <w:shd w:val="clear" w:color="auto" w:fill="FFFFFF"/>
        </w:rPr>
        <w:t xml:space="preserve">. We included both IVs from </w:t>
      </w:r>
      <m:oMath>
        <m:r>
          <w:rPr>
            <w:rFonts w:ascii="Cambria Math" w:hAnsi="Cambria Math"/>
            <w:color w:val="000000"/>
            <w:shd w:val="clear" w:color="auto" w:fill="FFFFFF"/>
          </w:rPr>
          <m:t>X</m:t>
        </m:r>
      </m:oMath>
      <w:r w:rsidRPr="002B237D">
        <w:rPr>
          <w:rFonts w:ascii="Helvetica" w:hAnsi="Helvetica"/>
          <w:color w:val="000000"/>
          <w:shd w:val="clear" w:color="auto" w:fill="FFFFFF"/>
        </w:rPr>
        <w:t xml:space="preserve"> and</w:t>
      </w:r>
      <w:r w:rsidR="00861940" w:rsidRPr="002B237D">
        <w:rPr>
          <w:rFonts w:ascii="Helvetica" w:hAnsi="Helvetica"/>
          <w:color w:val="000000"/>
          <w:shd w:val="clear" w:color="auto" w:fill="FFFFFF"/>
        </w:rPr>
        <w:t xml:space="preserve"> </w:t>
      </w:r>
      <m:oMath>
        <m:r>
          <w:rPr>
            <w:rFonts w:ascii="Cambria Math" w:hAnsi="Cambria Math"/>
            <w:color w:val="000000"/>
            <w:shd w:val="clear" w:color="auto" w:fill="FFFFFF"/>
          </w:rPr>
          <m:t>Y</m:t>
        </m:r>
      </m:oMath>
      <w:r w:rsidRPr="002B237D">
        <w:rPr>
          <w:rFonts w:ascii="Helvetica" w:hAnsi="Helvetica"/>
          <w:color w:val="000000"/>
          <w:shd w:val="clear" w:color="auto" w:fill="FFFFFF"/>
        </w:rPr>
        <w:t xml:space="preserve">, pruned for independence </w:t>
      </w:r>
      <w:r w:rsidRPr="002B237D">
        <w:rPr>
          <w:rFonts w:ascii="Helvetica" w:hAnsi="Helvetica"/>
          <w:color w:val="000000"/>
        </w:rPr>
        <w:t xml:space="preserve">(performed in PLINK with the options </w:t>
      </w:r>
      <w:r w:rsidRPr="002B237D">
        <w:rPr>
          <w:rFonts w:ascii="Helvetica" w:hAnsi="Helvetica" w:cs="Courier New"/>
          <w:color w:val="000000"/>
        </w:rPr>
        <w:t>--clump-kb 10000</w:t>
      </w:r>
      <w:r w:rsidRPr="002B237D">
        <w:rPr>
          <w:rFonts w:ascii="Helvetica" w:hAnsi="Helvetica"/>
          <w:color w:val="000000"/>
        </w:rPr>
        <w:t xml:space="preserve"> and </w:t>
      </w:r>
      <w:r w:rsidRPr="002B237D">
        <w:rPr>
          <w:rFonts w:ascii="Helvetica" w:hAnsi="Helvetica" w:cs="Courier New"/>
          <w:color w:val="000000"/>
        </w:rPr>
        <w:t>--clump-r2 0.001</w:t>
      </w:r>
      <w:r w:rsidRPr="002B237D">
        <w:rPr>
          <w:rFonts w:ascii="Helvetica" w:hAnsi="Helvetica"/>
          <w:color w:val="000000"/>
        </w:rPr>
        <w:t xml:space="preserve"> using the 1000 Genomes European samples as a reference). We took the coefficient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Pr="002B237D">
        <w:rPr>
          <w:rFonts w:ascii="Helvetica" w:hAnsi="Helvetica"/>
          <w:color w:val="000000"/>
        </w:rPr>
        <w:t xml:space="preserve"> as the direct causal effect from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Pr="002B237D">
        <w:rPr>
          <w:rFonts w:ascii="Helvetica" w:hAnsi="Helvetica"/>
          <w:color w:val="000000"/>
        </w:rPr>
        <w:t xml:space="preserve"> 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Finally, we estimated </w:t>
      </w:r>
      <m:oMath>
        <m:r>
          <w:rPr>
            <w:rFonts w:ascii="Cambria Math" w:hAnsi="Cambria Math"/>
            <w:color w:val="000000"/>
          </w:rPr>
          <m:t>ω</m:t>
        </m:r>
      </m:oMath>
      <w:r w:rsidRPr="002B237D">
        <w:rPr>
          <w:rFonts w:ascii="Helvetica" w:hAnsi="Helvetica"/>
          <w:color w:val="000000"/>
        </w:rPr>
        <w:t xml:space="preserve"> directly from our two-trait couple MR framework. We compared the estimates of </w:t>
      </w:r>
      <m:oMath>
        <m:r>
          <w:rPr>
            <w:rFonts w:ascii="Cambria Math" w:hAnsi="Cambria Math"/>
            <w:color w:val="000000"/>
          </w:rPr>
          <m:t>γ</m:t>
        </m:r>
      </m:oMath>
      <w:r w:rsidR="004B6ACC" w:rsidRPr="002B237D">
        <w:rPr>
          <w:rFonts w:ascii="Helvetica" w:hAnsi="Helvetica"/>
          <w:color w:val="000000"/>
        </w:rPr>
        <w:t xml:space="preserve">, </w:t>
      </w:r>
      <m:oMath>
        <m:r>
          <w:rPr>
            <w:rFonts w:ascii="Cambria Math" w:hAnsi="Cambria Math"/>
            <w:color w:val="000000"/>
          </w:rPr>
          <m:t>ρ</m:t>
        </m:r>
      </m:oMath>
      <w:r w:rsidRPr="002B237D">
        <w:rPr>
          <w:rFonts w:ascii="Helvetica" w:hAnsi="Helvetica"/>
          <w:color w:val="000000"/>
        </w:rPr>
        <w:t xml:space="preserve">, and </w:t>
      </w:r>
      <m:oMath>
        <m:r>
          <w:rPr>
            <w:rFonts w:ascii="Cambria Math" w:hAnsi="Cambria Math"/>
            <w:color w:val="000000"/>
          </w:rPr>
          <m:t>ω</m:t>
        </m:r>
      </m:oMath>
      <w:r w:rsidR="004B6ACC" w:rsidRPr="002B237D">
        <w:rPr>
          <w:rFonts w:ascii="Helvetica" w:hAnsi="Helvetica"/>
          <w:color w:val="000000"/>
        </w:rPr>
        <w:t xml:space="preserve"> </w:t>
      </w:r>
      <w:r w:rsidRPr="002B237D">
        <w:rPr>
          <w:rFonts w:ascii="Helvetica" w:hAnsi="Helvetica"/>
          <w:color w:val="000000"/>
        </w:rPr>
        <w:t xml:space="preserve">using a Z-test to assess their difference and assessed their relationship using linear regression with the intercept forced through the origin. Finally, we assessed the proportion of </w:t>
      </w:r>
      <m:oMath>
        <m:r>
          <w:rPr>
            <w:rFonts w:ascii="Cambria Math" w:hAnsi="Cambria Math"/>
            <w:color w:val="000000"/>
          </w:rPr>
          <m:t>ω</m:t>
        </m:r>
      </m:oMath>
      <w:r w:rsidRPr="002B237D">
        <w:rPr>
          <w:rFonts w:ascii="Helvetica" w:hAnsi="Helvetica"/>
          <w:color w:val="000000"/>
        </w:rPr>
        <w:t xml:space="preserve"> that could not be explained merely by the</w:t>
      </w:r>
      <w:ins w:id="105" w:author="Zoltan Kutalik" w:date="2022-03-02T09:12:00Z">
        <w:r w:rsidR="004D0C9F">
          <w:rPr>
            <w:rFonts w:ascii="Helvetica" w:hAnsi="Helvetica"/>
            <w:color w:val="000000"/>
          </w:rPr>
          <w:t xml:space="preserve"> paths quantified by</w:t>
        </w:r>
      </w:ins>
      <w:r w:rsidRPr="002B237D">
        <w:rPr>
          <w:rFonts w:ascii="Helvetica" w:hAnsi="Helvetica"/>
          <w:color w:val="000000"/>
        </w:rPr>
        <w:t xml:space="preserve"> </w:t>
      </w:r>
      <m:oMath>
        <m:r>
          <w:rPr>
            <w:rFonts w:ascii="Cambria Math" w:hAnsi="Cambria Math"/>
            <w:color w:val="000000"/>
          </w:rPr>
          <m:t>γ</m:t>
        </m:r>
      </m:oMath>
      <w:r w:rsidR="004B6ACC" w:rsidRPr="002B237D">
        <w:rPr>
          <w:rFonts w:ascii="Helvetica" w:hAnsi="Helvetica"/>
          <w:color w:val="000000"/>
        </w:rPr>
        <w:t xml:space="preserve"> and </w:t>
      </w:r>
      <m:oMath>
        <m:r>
          <w:rPr>
            <w:rFonts w:ascii="Cambria Math" w:hAnsi="Cambria Math"/>
            <w:color w:val="000000"/>
          </w:rPr>
          <m:t>ρ</m:t>
        </m:r>
      </m:oMath>
      <w:del w:id="106" w:author="Zoltan Kutalik" w:date="2022-03-02T09:12:00Z">
        <w:r w:rsidRPr="002B237D" w:rsidDel="004D0C9F">
          <w:rPr>
            <w:rFonts w:ascii="Helvetica" w:hAnsi="Helvetica"/>
            <w:color w:val="000000"/>
          </w:rPr>
          <w:delText xml:space="preserve"> paths</w:delText>
        </w:r>
      </w:del>
      <w:r w:rsidRPr="002B237D">
        <w:rPr>
          <w:rFonts w:ascii="Helvetica" w:hAnsi="Helvetica"/>
          <w:color w:val="000000"/>
        </w:rPr>
        <w:t xml:space="preserve">. </w:t>
      </w:r>
      <w:r w:rsidR="00232E94" w:rsidRPr="002B237D">
        <w:rPr>
          <w:rFonts w:ascii="Helvetica" w:hAnsi="Helvetica"/>
          <w:color w:val="000000"/>
        </w:rPr>
        <w:t xml:space="preserve">As </w:t>
      </w:r>
      <m:oMath>
        <m:r>
          <w:rPr>
            <w:rFonts w:ascii="Cambria Math" w:hAnsi="Cambria Math"/>
            <w:color w:val="000000"/>
          </w:rPr>
          <m:t>γ</m:t>
        </m:r>
      </m:oMath>
      <w:r w:rsidR="00232E94" w:rsidRPr="002B237D">
        <w:rPr>
          <w:rFonts w:ascii="Helvetica" w:hAnsi="Helvetica"/>
          <w:color w:val="000000"/>
        </w:rPr>
        <w:t xml:space="preserve"> and </w:t>
      </w:r>
      <m:oMath>
        <m:r>
          <w:rPr>
            <w:rFonts w:ascii="Cambria Math" w:hAnsi="Cambria Math"/>
            <w:color w:val="000000"/>
          </w:rPr>
          <m:t>ρ</m:t>
        </m:r>
      </m:oMath>
      <w:r w:rsidR="00232E94" w:rsidRPr="002B237D">
        <w:rPr>
          <w:rFonts w:ascii="Helvetica" w:hAnsi="Helvetica"/>
          <w:color w:val="000000"/>
        </w:rPr>
        <w:t xml:space="preserve"> are not perfectly independent, potentially due to correlation between </w:t>
      </w:r>
      <m:oMath>
        <m:r>
          <w:rPr>
            <w:rFonts w:ascii="Cambria Math" w:hAnsi="Cambria Math"/>
            <w:color w:val="000000"/>
            <w:shd w:val="clear" w:color="auto" w:fill="FFFFFF"/>
          </w:rPr>
          <m:t>X</m:t>
        </m:r>
      </m:oMath>
      <w:r w:rsidR="00232E94" w:rsidRPr="002B237D">
        <w:rPr>
          <w:rFonts w:ascii="Helvetica" w:hAnsi="Helvetica"/>
          <w:color w:val="000000"/>
          <w:shd w:val="clear" w:color="auto" w:fill="FFFFFF"/>
        </w:rPr>
        <w:t xml:space="preserve"> and </w:t>
      </w:r>
      <m:oMath>
        <m:r>
          <w:rPr>
            <w:rFonts w:ascii="Cambria Math" w:hAnsi="Cambria Math"/>
            <w:color w:val="000000"/>
            <w:shd w:val="clear" w:color="auto" w:fill="FFFFFF"/>
          </w:rPr>
          <m:t>Y</m:t>
        </m:r>
      </m:oMath>
      <w:r w:rsidR="00232E94" w:rsidRPr="002B237D">
        <w:rPr>
          <w:rFonts w:ascii="Helvetica" w:hAnsi="Helvetica"/>
          <w:color w:val="000000"/>
          <w:shd w:val="clear" w:color="auto" w:fill="FFFFFF"/>
        </w:rPr>
        <w:t xml:space="preserve"> </w:t>
      </w:r>
      <w:r w:rsidR="008C03CE" w:rsidRPr="002B237D">
        <w:rPr>
          <w:rFonts w:ascii="Helvetica" w:hAnsi="Helvetica"/>
          <w:color w:val="000000"/>
          <w:shd w:val="clear" w:color="auto" w:fill="FFFFFF"/>
        </w:rPr>
        <w:t xml:space="preserve">or pleiotropic </w:t>
      </w:r>
      <w:r w:rsidR="00232E94" w:rsidRPr="002B237D">
        <w:rPr>
          <w:rFonts w:ascii="Helvetica" w:hAnsi="Helvetica"/>
          <w:color w:val="000000"/>
          <w:shd w:val="clear" w:color="auto" w:fill="FFFFFF"/>
        </w:rPr>
        <w:t>limitations of MR</w:t>
      </w:r>
      <w:ins w:id="107" w:author="Zoltan Kutalik" w:date="2022-03-02T09:13:00Z">
        <w:r w:rsidR="004D0C9F">
          <w:rPr>
            <w:rFonts w:ascii="Helvetica" w:hAnsi="Helvetica"/>
            <w:color w:val="000000"/>
            <w:shd w:val="clear" w:color="auto" w:fill="FFFFFF"/>
          </w:rPr>
          <w:t xml:space="preserve">. We estimated the extent of dependence </w:t>
        </w:r>
      </w:ins>
      <w:ins w:id="108" w:author="Zoltan Kutalik" w:date="2022-03-02T22:39:00Z">
        <w:r w:rsidR="009C2A40">
          <w:rPr>
            <w:rFonts w:ascii="Helvetica" w:hAnsi="Helvetica"/>
            <w:color w:val="000000"/>
            <w:shd w:val="clear" w:color="auto" w:fill="FFFFFF"/>
          </w:rPr>
          <w:t>via</w:t>
        </w:r>
      </w:ins>
      <w:ins w:id="109" w:author="Zoltan Kutalik" w:date="2022-03-02T09:13:00Z">
        <w:r w:rsidR="004D0C9F">
          <w:rPr>
            <w:rFonts w:ascii="Helvetica" w:hAnsi="Helvetica"/>
            <w:color w:val="000000"/>
            <w:shd w:val="clear" w:color="auto" w:fill="FFFFFF"/>
          </w:rPr>
          <w:t xml:space="preserve"> the correlation </w:t>
        </w:r>
      </w:ins>
      <w:ins w:id="110" w:author="Zoltan Kutalik" w:date="2022-03-02T09:14:00Z">
        <w:r w:rsidR="004D0C9F">
          <w:rPr>
            <w:rFonts w:ascii="Helvetica" w:hAnsi="Helvetica"/>
            <w:color w:val="000000"/>
            <w:shd w:val="clear" w:color="auto" w:fill="FFFFFF"/>
          </w:rPr>
          <w:t xml:space="preserve">between </w:t>
        </w:r>
      </w:ins>
      <m:oMath>
        <m:r>
          <w:ins w:id="111" w:author="Zoltan Kutalik" w:date="2022-03-02T09:14:00Z">
            <w:rPr>
              <w:rFonts w:ascii="Cambria Math" w:hAnsi="Cambria Math"/>
              <w:color w:val="000000"/>
            </w:rPr>
            <m:t>ρ</m:t>
          </w:ins>
        </m:r>
        <w:commentRangeStart w:id="112"/>
        <w:commentRangeEnd w:id="112"/>
        <m:r>
          <w:ins w:id="113" w:author="Zoltan Kutalik" w:date="2022-03-02T09:14:00Z">
            <m:rPr>
              <m:sty m:val="p"/>
            </m:rPr>
            <w:rPr>
              <w:rStyle w:val="CommentReference"/>
              <w:rFonts w:ascii="Cambria Math" w:hAnsi="Cambria Math"/>
            </w:rPr>
            <w:commentReference w:id="112"/>
          </w:ins>
        </m:r>
      </m:oMath>
      <w:ins w:id="114" w:author="Zoltan Kutalik" w:date="2022-03-02T09:14:00Z">
        <w:r w:rsidR="004D0C9F" w:rsidRPr="002B237D">
          <w:rPr>
            <w:rFonts w:ascii="Helvetica" w:hAnsi="Helvetica"/>
            <w:color w:val="000000"/>
          </w:rPr>
          <w:t xml:space="preserve"> </w:t>
        </w:r>
        <w:r w:rsidR="004D0C9F">
          <w:rPr>
            <w:rFonts w:ascii="Helvetica" w:hAnsi="Helvetica"/>
            <w:color w:val="000000"/>
          </w:rPr>
          <w:t>and</w:t>
        </w:r>
        <w:r w:rsidR="004D0C9F" w:rsidRPr="002B237D">
          <w:rPr>
            <w:rFonts w:ascii="Helvetica" w:hAnsi="Helvetica"/>
            <w:color w:val="000000"/>
          </w:rPr>
          <w:t xml:space="preserve"> </w:t>
        </w:r>
      </w:ins>
      <m:oMath>
        <m:r>
          <w:ins w:id="115" w:author="Zoltan Kutalik" w:date="2022-03-02T09:14:00Z">
            <w:rPr>
              <w:rFonts w:ascii="Cambria Math" w:hAnsi="Cambria Math"/>
              <w:color w:val="000000"/>
            </w:rPr>
            <m:t>γ</m:t>
          </w:ins>
        </m:r>
      </m:oMath>
      <w:ins w:id="116" w:author="Zoltan Kutalik" w:date="2022-03-02T09:14:00Z">
        <w:r w:rsidR="004D0C9F">
          <w:rPr>
            <w:rFonts w:ascii="Helvetica" w:hAnsi="Helvetica"/>
            <w:color w:val="000000"/>
          </w:rPr>
          <w:t xml:space="preserve"> across the different trait pairs.</w:t>
        </w:r>
      </w:ins>
      <w:ins w:id="117" w:author="Zoltan Kutalik" w:date="2022-03-02T09:15:00Z">
        <w:r w:rsidR="004D0C9F">
          <w:rPr>
            <w:rFonts w:ascii="Helvetica" w:hAnsi="Helvetica"/>
            <w:color w:val="000000"/>
          </w:rPr>
          <w:t xml:space="preserve"> </w:t>
        </w:r>
      </w:ins>
      <w:ins w:id="118" w:author="Zoltan Kutalik" w:date="2022-03-02T22:37:00Z">
        <w:r w:rsidR="009C2A40">
          <w:rPr>
            <w:rFonts w:ascii="Helvetica" w:hAnsi="Helvetica"/>
            <w:color w:val="000000"/>
          </w:rPr>
          <w:t xml:space="preserve">To </w:t>
        </w:r>
      </w:ins>
      <w:ins w:id="119" w:author="Zoltan Kutalik" w:date="2022-03-02T22:40:00Z">
        <w:r w:rsidR="009C2A40">
          <w:rPr>
            <w:rFonts w:ascii="Helvetica" w:hAnsi="Helvetica"/>
            <w:color w:val="000000"/>
          </w:rPr>
          <w:t>account for</w:t>
        </w:r>
      </w:ins>
      <w:ins w:id="120" w:author="Zoltan Kutalik" w:date="2022-03-02T22:37:00Z">
        <w:r w:rsidR="009C2A40">
          <w:rPr>
            <w:rFonts w:ascii="Helvetica" w:hAnsi="Helvetica"/>
            <w:color w:val="000000"/>
          </w:rPr>
          <w:t xml:space="preserve"> </w:t>
        </w:r>
      </w:ins>
      <w:ins w:id="121" w:author="Zoltan Kutalik" w:date="2022-03-02T22:39:00Z">
        <w:r w:rsidR="009C2A40">
          <w:rPr>
            <w:rFonts w:ascii="Helvetica" w:hAnsi="Helvetica"/>
            <w:color w:val="000000"/>
          </w:rPr>
          <w:t xml:space="preserve">the </w:t>
        </w:r>
      </w:ins>
      <w:ins w:id="122" w:author="Zoltan Kutalik" w:date="2022-03-02T22:37:00Z">
        <w:r w:rsidR="009C2A40">
          <w:rPr>
            <w:rFonts w:ascii="Helvetica" w:hAnsi="Helvetica"/>
            <w:color w:val="000000"/>
          </w:rPr>
          <w:t>duplicate signals</w:t>
        </w:r>
      </w:ins>
      <w:ins w:id="123" w:author="Zoltan Kutalik" w:date="2022-03-02T22:40:00Z">
        <w:r w:rsidR="009C2A40">
          <w:rPr>
            <w:rFonts w:ascii="Helvetica" w:hAnsi="Helvetica"/>
            <w:color w:val="000000"/>
          </w:rPr>
          <w:t xml:space="preserve"> due to this correlation</w:t>
        </w:r>
      </w:ins>
      <w:ins w:id="124" w:author="Zoltan Kutalik" w:date="2022-03-02T22:37:00Z">
        <w:r w:rsidR="009C2A40">
          <w:rPr>
            <w:rFonts w:ascii="Helvetica" w:hAnsi="Helvetica"/>
            <w:color w:val="000000"/>
          </w:rPr>
          <w:t>, w</w:t>
        </w:r>
      </w:ins>
      <w:ins w:id="125" w:author="Zoltan Kutalik" w:date="2022-03-02T09:15:00Z">
        <w:r w:rsidR="004D0C9F" w:rsidRPr="002B237D">
          <w:rPr>
            <w:rFonts w:ascii="Helvetica" w:hAnsi="Helvetica"/>
            <w:color w:val="000000"/>
          </w:rPr>
          <w:t xml:space="preserve">e </w:t>
        </w:r>
      </w:ins>
      <w:ins w:id="126" w:author="Zoltan Kutalik" w:date="2022-03-02T22:37:00Z">
        <w:r w:rsidR="009C2A40">
          <w:rPr>
            <w:rFonts w:ascii="Helvetica" w:hAnsi="Helvetica"/>
            <w:color w:val="000000"/>
          </w:rPr>
          <w:t>removed the effects of</w:t>
        </w:r>
      </w:ins>
      <w:ins w:id="127" w:author="Zoltan Kutalik" w:date="2022-03-02T22:38:00Z">
        <w:r w:rsidR="009C2A40">
          <w:rPr>
            <w:rFonts w:ascii="Helvetica" w:hAnsi="Helvetica"/>
            <w:color w:val="000000"/>
          </w:rPr>
          <w:t xml:space="preserve"> </w:t>
        </w:r>
      </w:ins>
      <m:oMath>
        <m:r>
          <w:ins w:id="128" w:author="Zoltan Kutalik" w:date="2022-03-02T22:38:00Z">
            <w:rPr>
              <w:rFonts w:ascii="Cambria Math" w:hAnsi="Cambria Math"/>
              <w:color w:val="000000"/>
            </w:rPr>
            <m:t>γ</m:t>
          </w:ins>
        </m:r>
      </m:oMath>
      <w:ins w:id="129" w:author="Zoltan Kutalik" w:date="2022-03-02T22:38:00Z">
        <w:r w:rsidR="009C2A40">
          <w:rPr>
            <w:rFonts w:ascii="Helvetica" w:hAnsi="Helvetica"/>
            <w:color w:val="000000"/>
          </w:rPr>
          <w:t xml:space="preserve"> from</w:t>
        </w:r>
      </w:ins>
      <w:ins w:id="130" w:author="Zoltan Kutalik" w:date="2022-03-02T09:15:00Z">
        <w:r w:rsidR="004D0C9F" w:rsidRPr="002B237D">
          <w:rPr>
            <w:rFonts w:ascii="Helvetica" w:hAnsi="Helvetica"/>
            <w:color w:val="000000"/>
          </w:rPr>
          <w:t xml:space="preserve"> </w:t>
        </w:r>
      </w:ins>
      <m:oMath>
        <m:r>
          <w:ins w:id="131" w:author="Zoltan Kutalik" w:date="2022-03-02T09:15:00Z">
            <w:rPr>
              <w:rFonts w:ascii="Cambria Math" w:hAnsi="Cambria Math"/>
              <w:color w:val="000000"/>
            </w:rPr>
            <m:t>ρ</m:t>
          </w:ins>
        </m:r>
        <w:commentRangeStart w:id="132"/>
        <w:commentRangeEnd w:id="132"/>
        <m:r>
          <w:ins w:id="133" w:author="Zoltan Kutalik" w:date="2022-03-02T09:15:00Z">
            <m:rPr>
              <m:sty m:val="p"/>
            </m:rPr>
            <w:rPr>
              <w:rStyle w:val="CommentReference"/>
              <w:rFonts w:ascii="Cambria Math" w:hAnsi="Cambria Math"/>
            </w:rPr>
            <w:commentReference w:id="132"/>
          </w:ins>
        </m:r>
      </m:oMath>
      <w:ins w:id="134" w:author="Zoltan Kutalik" w:date="2022-03-02T09:15:00Z">
        <w:r w:rsidR="004D0C9F" w:rsidRPr="002B237D">
          <w:rPr>
            <w:rFonts w:ascii="Helvetica" w:hAnsi="Helvetica"/>
            <w:color w:val="000000"/>
          </w:rPr>
          <w:t xml:space="preserve"> by </w:t>
        </w:r>
      </w:ins>
      <w:ins w:id="135" w:author="Zoltan Kutalik" w:date="2022-03-02T22:38:00Z">
        <w:r w:rsidR="009C2A40">
          <w:rPr>
            <w:rFonts w:ascii="Helvetica" w:hAnsi="Helvetica"/>
            <w:color w:val="000000"/>
          </w:rPr>
          <w:t xml:space="preserve">keeping the residuals from the </w:t>
        </w:r>
      </w:ins>
      <w:ins w:id="136" w:author="Zoltan Kutalik" w:date="2022-03-02T09:15:00Z">
        <w:r w:rsidR="004D0C9F" w:rsidRPr="002B237D">
          <w:rPr>
            <w:rFonts w:ascii="Helvetica" w:hAnsi="Helvetica"/>
            <w:color w:val="000000"/>
          </w:rPr>
          <w:t xml:space="preserve">linear regression </w:t>
        </w:r>
      </w:ins>
      <m:oMath>
        <m:r>
          <w:ins w:id="137" w:author="Zoltan Kutalik" w:date="2022-03-02T22:39:00Z">
            <m:rPr>
              <m:sty m:val="p"/>
            </m:rPr>
            <w:rPr>
              <w:rFonts w:ascii="Cambria Math" w:hAnsi="Cambria Math"/>
              <w:color w:val="000000"/>
            </w:rPr>
            <m:t>ρ∼γ</m:t>
          </w:ins>
        </m:r>
      </m:oMath>
      <w:ins w:id="138" w:author="Zoltan Kutalik" w:date="2022-03-02T22:39:00Z">
        <w:r w:rsidR="009C2A40">
          <w:rPr>
            <w:rFonts w:ascii="Helvetica" w:hAnsi="Helvetica"/>
            <w:color w:val="000000"/>
          </w:rPr>
          <w:t>.</w:t>
        </w:r>
      </w:ins>
      <w:del w:id="139" w:author="Zoltan Kutalik" w:date="2022-03-02T22:40:00Z">
        <w:r w:rsidR="00232E94" w:rsidRPr="002B237D" w:rsidDel="009C2A40">
          <w:rPr>
            <w:rFonts w:ascii="Helvetica" w:hAnsi="Helvetica"/>
            <w:color w:val="000000"/>
            <w:shd w:val="clear" w:color="auto" w:fill="FFFFFF"/>
          </w:rPr>
          <w:delText>,</w:delText>
        </w:r>
      </w:del>
      <w:r w:rsidR="00232E94" w:rsidRPr="002B237D">
        <w:rPr>
          <w:rFonts w:ascii="Helvetica" w:hAnsi="Helvetica"/>
          <w:color w:val="000000"/>
          <w:shd w:val="clear" w:color="auto" w:fill="FFFFFF"/>
        </w:rPr>
        <w:t xml:space="preserve"> </w:t>
      </w:r>
      <w:del w:id="140" w:author="Zoltan Kutalik" w:date="2022-03-02T22:40:00Z">
        <w:r w:rsidR="00232E94" w:rsidRPr="002B237D" w:rsidDel="009C2A40">
          <w:rPr>
            <w:rFonts w:ascii="Helvetica" w:hAnsi="Helvetica"/>
            <w:color w:val="000000"/>
            <w:shd w:val="clear" w:color="auto" w:fill="FFFFFF"/>
          </w:rPr>
          <w:delText>w</w:delText>
        </w:r>
      </w:del>
      <w:ins w:id="141" w:author="Zoltan Kutalik" w:date="2022-03-02T22:40:00Z">
        <w:r w:rsidR="009C2A40">
          <w:rPr>
            <w:rFonts w:ascii="Helvetica" w:hAnsi="Helvetica"/>
            <w:color w:val="000000"/>
            <w:shd w:val="clear" w:color="auto" w:fill="FFFFFF"/>
          </w:rPr>
          <w:t>W</w:t>
        </w:r>
      </w:ins>
      <w:r w:rsidR="00232E94" w:rsidRPr="002B237D">
        <w:rPr>
          <w:rFonts w:ascii="Helvetica" w:hAnsi="Helvetica"/>
          <w:color w:val="000000"/>
          <w:shd w:val="clear" w:color="auto" w:fill="FFFFFF"/>
        </w:rPr>
        <w:t>e</w:t>
      </w:r>
      <w:r w:rsidRPr="002B237D">
        <w:rPr>
          <w:rFonts w:ascii="Helvetica" w:hAnsi="Helvetica"/>
          <w:color w:val="000000"/>
        </w:rPr>
        <w:t xml:space="preserve"> </w:t>
      </w:r>
      <w:ins w:id="142" w:author="Zoltan Kutalik" w:date="2022-03-02T22:40:00Z">
        <w:r w:rsidR="009C2A40">
          <w:rPr>
            <w:rFonts w:ascii="Helvetica" w:hAnsi="Helvetica"/>
            <w:color w:val="000000"/>
          </w:rPr>
          <w:t>then</w:t>
        </w:r>
      </w:ins>
      <w:del w:id="143" w:author="Zoltan Kutalik" w:date="2022-03-02T22:40:00Z">
        <w:r w:rsidR="00232E94" w:rsidRPr="002B237D" w:rsidDel="009C2A40">
          <w:rPr>
            <w:rFonts w:ascii="Helvetica" w:hAnsi="Helvetica"/>
            <w:color w:val="000000"/>
          </w:rPr>
          <w:delText>accounted for this non</w:delText>
        </w:r>
        <w:r w:rsidR="008C03CE" w:rsidRPr="002B237D" w:rsidDel="009C2A40">
          <w:rPr>
            <w:rFonts w:ascii="Helvetica" w:hAnsi="Helvetica"/>
            <w:color w:val="000000"/>
          </w:rPr>
          <w:delText>-</w:delText>
        </w:r>
        <w:r w:rsidR="00232E94" w:rsidRPr="002B237D" w:rsidDel="009C2A40">
          <w:rPr>
            <w:rFonts w:ascii="Helvetica" w:hAnsi="Helvetica"/>
            <w:color w:val="000000"/>
          </w:rPr>
          <w:delText>independence by</w:delText>
        </w:r>
      </w:del>
      <w:r w:rsidRPr="002B237D">
        <w:rPr>
          <w:rFonts w:ascii="Helvetica" w:hAnsi="Helvetica"/>
          <w:color w:val="000000"/>
        </w:rPr>
        <w:t xml:space="preserve"> estimat</w:t>
      </w:r>
      <w:ins w:id="144" w:author="Zoltan Kutalik" w:date="2022-03-02T22:40:00Z">
        <w:r w:rsidR="009C2A40">
          <w:rPr>
            <w:rFonts w:ascii="Helvetica" w:hAnsi="Helvetica"/>
            <w:color w:val="000000"/>
          </w:rPr>
          <w:t>ed</w:t>
        </w:r>
      </w:ins>
      <w:del w:id="145" w:author="Zoltan Kutalik" w:date="2022-03-02T22:40:00Z">
        <w:r w:rsidR="008C03CE" w:rsidRPr="002B237D" w:rsidDel="009C2A40">
          <w:rPr>
            <w:rFonts w:ascii="Helvetica" w:hAnsi="Helvetica"/>
            <w:color w:val="000000"/>
          </w:rPr>
          <w:delText>ing</w:delText>
        </w:r>
      </w:del>
      <w:r w:rsidRPr="002B237D">
        <w:rPr>
          <w:rFonts w:ascii="Helvetica" w:hAnsi="Helvetica"/>
          <w:color w:val="000000"/>
        </w:rPr>
        <w:t xml:space="preserve"> the proportion of variance explained </w:t>
      </w:r>
      <w:r w:rsidR="004B6ACC" w:rsidRPr="002B237D">
        <w:rPr>
          <w:rFonts w:ascii="Helvetica" w:hAnsi="Helvetica"/>
          <w:color w:val="000000"/>
        </w:rPr>
        <w:t>(</w:t>
      </w:r>
      <m:oMath>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oMath>
      <w:r w:rsidRPr="002B237D">
        <w:rPr>
          <w:rFonts w:ascii="Helvetica" w:hAnsi="Helvetica"/>
          <w:color w:val="000000"/>
        </w:rPr>
        <w:t xml:space="preserve">) of </w:t>
      </w:r>
      <m:oMath>
        <m:r>
          <w:rPr>
            <w:rFonts w:ascii="Cambria Math" w:hAnsi="Cambria Math"/>
            <w:color w:val="000000"/>
          </w:rPr>
          <m:t>ω</m:t>
        </m:r>
      </m:oMath>
      <w:r w:rsidRPr="002B237D">
        <w:rPr>
          <w:rFonts w:ascii="Helvetica" w:hAnsi="Helvetica"/>
          <w:color w:val="000000"/>
        </w:rPr>
        <w:t xml:space="preserve"> </w:t>
      </w:r>
      <w:ins w:id="146" w:author="Zoltan Kutalik" w:date="2022-03-02T22:41:00Z">
        <w:r w:rsidR="009C2A40">
          <w:rPr>
            <w:rFonts w:ascii="Helvetica" w:hAnsi="Helvetica"/>
            <w:color w:val="000000"/>
          </w:rPr>
          <w:t xml:space="preserve">jointly </w:t>
        </w:r>
      </w:ins>
      <w:ins w:id="147" w:author="Zoltan Kutalik" w:date="2022-03-02T22:40:00Z">
        <w:r w:rsidR="009C2A40">
          <w:rPr>
            <w:rFonts w:ascii="Helvetica" w:hAnsi="Helvetica"/>
            <w:color w:val="000000"/>
          </w:rPr>
          <w:t xml:space="preserve">by </w:t>
        </w:r>
      </w:ins>
      <m:oMath>
        <m:r>
          <w:ins w:id="148" w:author="Zoltan Kutalik" w:date="2022-03-02T22:41:00Z">
            <w:rPr>
              <w:rFonts w:ascii="Cambria Math" w:hAnsi="Cambria Math"/>
              <w:color w:val="000000"/>
            </w:rPr>
            <m:t>γ</m:t>
          </w:ins>
        </m:r>
      </m:oMath>
      <w:ins w:id="149" w:author="Zoltan Kutalik" w:date="2022-03-02T22:41:00Z">
        <w:r w:rsidR="009C2A40" w:rsidRPr="002B237D">
          <w:rPr>
            <w:rFonts w:ascii="Helvetica" w:hAnsi="Helvetica"/>
            <w:color w:val="000000"/>
          </w:rPr>
          <w:t xml:space="preserve"> </w:t>
        </w:r>
        <w:r w:rsidR="009C2A40">
          <w:rPr>
            <w:rFonts w:ascii="Helvetica" w:hAnsi="Helvetica"/>
            <w:color w:val="000000"/>
          </w:rPr>
          <w:t xml:space="preserve">and the </w:t>
        </w:r>
      </w:ins>
      <w:del w:id="150" w:author="Zoltan Kutalik" w:date="2022-03-02T22:41:00Z">
        <w:r w:rsidRPr="002B237D" w:rsidDel="009C2A40">
          <w:rPr>
            <w:rFonts w:ascii="Helvetica" w:hAnsi="Helvetica"/>
            <w:color w:val="000000"/>
          </w:rPr>
          <w:delText xml:space="preserve">on </w:delText>
        </w:r>
        <w:commentRangeStart w:id="151"/>
        <w:r w:rsidRPr="002B237D" w:rsidDel="009C2A40">
          <w:rPr>
            <w:rFonts w:ascii="Helvetica" w:hAnsi="Helvetica"/>
            <w:color w:val="000000"/>
          </w:rPr>
          <w:delText xml:space="preserve">a residualized sum of </w:delText>
        </w:r>
      </w:del>
      <m:oMath>
        <m:r>
          <w:del w:id="152" w:author="Zoltan Kutalik" w:date="2022-03-02T22:41:00Z">
            <w:rPr>
              <w:rFonts w:ascii="Cambria Math" w:hAnsi="Cambria Math"/>
              <w:color w:val="000000"/>
            </w:rPr>
            <m:t>ρ</m:t>
          </w:del>
        </m:r>
        <w:commentRangeEnd w:id="151"/>
        <m:r>
          <w:del w:id="153" w:author="Zoltan Kutalik" w:date="2022-03-02T22:41:00Z">
            <m:rPr>
              <m:sty m:val="p"/>
            </m:rPr>
            <w:rPr>
              <w:rStyle w:val="CommentReference"/>
              <w:rFonts w:ascii="Cambria Math" w:hAnsi="Cambria Math"/>
            </w:rPr>
            <w:commentReference w:id="151"/>
          </w:del>
        </m:r>
      </m:oMath>
      <w:del w:id="154" w:author="Zoltan Kutalik" w:date="2022-03-02T22:41:00Z">
        <w:r w:rsidR="008C03CE" w:rsidRPr="002B237D" w:rsidDel="009C2A40">
          <w:rPr>
            <w:rFonts w:ascii="Helvetica" w:hAnsi="Helvetica"/>
            <w:color w:val="000000"/>
          </w:rPr>
          <w:delText xml:space="preserve"> and </w:delText>
        </w:r>
      </w:del>
      <m:oMath>
        <m:r>
          <w:del w:id="155" w:author="Zoltan Kutalik" w:date="2022-03-02T22:41:00Z">
            <w:rPr>
              <w:rFonts w:ascii="Cambria Math" w:hAnsi="Cambria Math"/>
              <w:color w:val="000000"/>
            </w:rPr>
            <m:t>γ</m:t>
          </w:del>
        </m:r>
      </m:oMath>
      <w:del w:id="156" w:author="Zoltan Kutalik" w:date="2022-03-02T22:41:00Z">
        <w:r w:rsidR="008C03CE" w:rsidRPr="002B237D" w:rsidDel="009C2A40">
          <w:rPr>
            <w:rFonts w:ascii="Helvetica" w:hAnsi="Helvetica"/>
            <w:color w:val="000000"/>
          </w:rPr>
          <w:delText xml:space="preserve">. We </w:delText>
        </w:r>
      </w:del>
      <w:proofErr w:type="spellStart"/>
      <w:r w:rsidR="008C03CE" w:rsidRPr="002B237D">
        <w:rPr>
          <w:rFonts w:ascii="Helvetica" w:hAnsi="Helvetica"/>
          <w:color w:val="000000"/>
        </w:rPr>
        <w:t>residualized</w:t>
      </w:r>
      <w:proofErr w:type="spellEnd"/>
      <w:r w:rsidR="008C03CE" w:rsidRPr="002B237D">
        <w:rPr>
          <w:rFonts w:ascii="Helvetica" w:hAnsi="Helvetica"/>
          <w:color w:val="000000"/>
        </w:rPr>
        <w:t xml:space="preserve"> </w:t>
      </w:r>
      <m:oMath>
        <m:r>
          <w:rPr>
            <w:rFonts w:ascii="Cambria Math" w:hAnsi="Cambria Math"/>
            <w:color w:val="000000"/>
          </w:rPr>
          <m:t>ρ</m:t>
        </m:r>
        <w:commentRangeStart w:id="157"/>
        <w:commentRangeEnd w:id="157"/>
        <m:r>
          <m:rPr>
            <m:sty m:val="p"/>
          </m:rPr>
          <w:rPr>
            <w:rStyle w:val="CommentReference"/>
            <w:rFonts w:ascii="Cambria Math" w:hAnsi="Cambria Math"/>
          </w:rPr>
          <w:commentReference w:id="157"/>
        </m:r>
      </m:oMath>
      <w:del w:id="158" w:author="Zoltan Kutalik" w:date="2022-03-02T22:41:00Z">
        <w:r w:rsidR="008C03CE" w:rsidRPr="002B237D" w:rsidDel="009C2A40">
          <w:rPr>
            <w:rFonts w:ascii="Helvetica" w:hAnsi="Helvetica"/>
            <w:color w:val="000000"/>
          </w:rPr>
          <w:delText xml:space="preserve"> for </w:delText>
        </w:r>
      </w:del>
      <m:oMath>
        <m:r>
          <w:del w:id="159" w:author="Zoltan Kutalik" w:date="2022-03-02T22:41:00Z">
            <w:rPr>
              <w:rFonts w:ascii="Cambria Math" w:hAnsi="Cambria Math"/>
              <w:color w:val="000000"/>
            </w:rPr>
            <m:t>γ</m:t>
          </w:del>
        </m:r>
      </m:oMath>
      <w:del w:id="160" w:author="Zoltan Kutalik" w:date="2022-03-02T22:41:00Z">
        <w:r w:rsidR="008C03CE" w:rsidRPr="002B237D" w:rsidDel="009C2A40">
          <w:rPr>
            <w:rFonts w:ascii="Helvetica" w:hAnsi="Helvetica"/>
            <w:color w:val="000000"/>
          </w:rPr>
          <w:delText xml:space="preserve"> by running a linear regression as follows: </w:delText>
        </w:r>
      </w:del>
      <m:oMath>
        <m:sSub>
          <m:sSubPr>
            <m:ctrlPr>
              <w:del w:id="161" w:author="Zoltan Kutalik" w:date="2022-03-02T22:41:00Z">
                <w:rPr>
                  <w:rFonts w:ascii="Cambria Math" w:hAnsi="Cambria Math"/>
                  <w:i/>
                  <w:color w:val="000000"/>
                </w:rPr>
              </w:del>
            </m:ctrlPr>
          </m:sSubPr>
          <m:e>
            <m:r>
              <w:del w:id="162" w:author="Zoltan Kutalik" w:date="2022-03-02T22:41:00Z">
                <m:rPr>
                  <m:sty m:val="p"/>
                </m:rPr>
                <w:rPr>
                  <w:rFonts w:ascii="Cambria Math" w:hAnsi="Cambria Math"/>
                  <w:color w:val="000000"/>
                </w:rPr>
                <m:t>ρ</m:t>
              </w:del>
            </m:r>
            <m:ctrlPr>
              <w:del w:id="163" w:author="Zoltan Kutalik" w:date="2022-03-02T22:41:00Z">
                <w:rPr>
                  <w:rFonts w:ascii="Cambria Math" w:hAnsi="Cambria Math"/>
                  <w:color w:val="000000"/>
                </w:rPr>
              </w:del>
            </m:ctrlPr>
          </m:e>
          <m:sub>
            <m:r>
              <w:del w:id="164" w:author="Zoltan Kutalik" w:date="2022-03-02T22:41:00Z">
                <w:rPr>
                  <w:rFonts w:ascii="Cambria Math" w:hAnsi="Cambria Math"/>
                  <w:color w:val="000000"/>
                </w:rPr>
                <m:t>resid</m:t>
              </w:del>
            </m:r>
          </m:sub>
        </m:sSub>
        <m:r>
          <w:del w:id="165" w:author="Zoltan Kutalik" w:date="2022-03-02T22:41:00Z">
            <w:rPr>
              <w:rFonts w:ascii="Cambria Math" w:hAnsi="Cambria Math"/>
              <w:color w:val="000000"/>
            </w:rPr>
            <m:t>=resid</m:t>
          </w:del>
        </m:r>
        <m:d>
          <m:dPr>
            <m:ctrlPr>
              <w:del w:id="166" w:author="Zoltan Kutalik" w:date="2022-03-02T22:41:00Z">
                <w:rPr>
                  <w:rFonts w:ascii="Cambria Math" w:hAnsi="Cambria Math"/>
                  <w:i/>
                  <w:color w:val="000000"/>
                </w:rPr>
              </w:del>
            </m:ctrlPr>
          </m:dPr>
          <m:e>
            <m:r>
              <w:del w:id="167" w:author="Zoltan Kutalik" w:date="2022-03-02T22:41:00Z">
                <w:rPr>
                  <w:rFonts w:ascii="Cambria Math" w:hAnsi="Cambria Math"/>
                  <w:color w:val="000000"/>
                </w:rPr>
                <m:t>lm</m:t>
              </w:del>
            </m:r>
            <m:d>
              <m:dPr>
                <m:ctrlPr>
                  <w:del w:id="168" w:author="Zoltan Kutalik" w:date="2022-03-02T22:41:00Z">
                    <w:rPr>
                      <w:rFonts w:ascii="Cambria Math" w:hAnsi="Cambria Math"/>
                      <w:i/>
                      <w:color w:val="000000"/>
                    </w:rPr>
                  </w:del>
                </m:ctrlPr>
              </m:dPr>
              <m:e>
                <m:r>
                  <w:del w:id="169" w:author="Zoltan Kutalik" w:date="2022-03-02T22:41:00Z">
                    <m:rPr>
                      <m:sty m:val="p"/>
                    </m:rPr>
                    <w:rPr>
                      <w:rFonts w:ascii="Cambria Math" w:hAnsi="Cambria Math"/>
                      <w:color w:val="000000"/>
                    </w:rPr>
                    <m:t>ρ∼γ</m:t>
                  </w:del>
                </m:r>
              </m:e>
            </m:d>
          </m:e>
        </m:d>
      </m:oMath>
      <w:del w:id="170" w:author="Zoltan Kutalik" w:date="2022-03-02T22:41:00Z">
        <w:r w:rsidR="008C03CE" w:rsidRPr="002B237D" w:rsidDel="009C2A40">
          <w:rPr>
            <w:rFonts w:ascii="Helvetica" w:hAnsi="Helvetica"/>
            <w:color w:val="000000"/>
          </w:rPr>
          <w:delText xml:space="preserve"> and then summing </w:delText>
        </w:r>
      </w:del>
      <m:oMath>
        <m:sSub>
          <m:sSubPr>
            <m:ctrlPr>
              <w:del w:id="171" w:author="Zoltan Kutalik" w:date="2022-03-02T22:41:00Z">
                <w:rPr>
                  <w:rFonts w:ascii="Cambria Math" w:hAnsi="Cambria Math"/>
                  <w:i/>
                  <w:color w:val="000000"/>
                </w:rPr>
              </w:del>
            </m:ctrlPr>
          </m:sSubPr>
          <m:e>
            <m:r>
              <w:del w:id="172" w:author="Zoltan Kutalik" w:date="2022-03-02T22:41:00Z">
                <w:rPr>
                  <w:rFonts w:ascii="Cambria Math" w:hAnsi="Cambria Math"/>
                  <w:color w:val="000000"/>
                </w:rPr>
                <m:t>ρ</m:t>
              </w:del>
            </m:r>
            <m:ctrlPr>
              <w:del w:id="173" w:author="Zoltan Kutalik" w:date="2022-03-02T22:41:00Z">
                <w:rPr>
                  <w:rFonts w:ascii="Cambria Math" w:hAnsi="Cambria Math"/>
                  <w:color w:val="000000"/>
                </w:rPr>
              </w:del>
            </m:ctrlPr>
          </m:e>
          <m:sub>
            <m:r>
              <w:del w:id="174" w:author="Zoltan Kutalik" w:date="2022-03-02T22:41:00Z">
                <w:rPr>
                  <w:rFonts w:ascii="Cambria Math" w:hAnsi="Cambria Math"/>
                  <w:color w:val="000000"/>
                </w:rPr>
                <m:t>resid</m:t>
              </w:del>
            </m:r>
          </m:sub>
        </m:sSub>
      </m:oMath>
      <w:del w:id="175" w:author="Zoltan Kutalik" w:date="2022-03-02T22:41:00Z">
        <w:r w:rsidR="008C03CE" w:rsidRPr="002B237D" w:rsidDel="009C2A40">
          <w:rPr>
            <w:rFonts w:ascii="Helvetica" w:hAnsi="Helvetica"/>
            <w:color w:val="000000"/>
          </w:rPr>
          <w:delText xml:space="preserve"> to </w:delText>
        </w:r>
      </w:del>
      <m:oMath>
        <m:r>
          <w:del w:id="176" w:author="Zoltan Kutalik" w:date="2022-03-02T22:41:00Z">
            <w:rPr>
              <w:rFonts w:ascii="Cambria Math" w:hAnsi="Cambria Math"/>
              <w:color w:val="000000"/>
            </w:rPr>
            <m:t>γ</m:t>
          </w:del>
        </m:r>
      </m:oMath>
      <w:r w:rsidR="008C03CE" w:rsidRPr="002B237D">
        <w:rPr>
          <w:rFonts w:ascii="Helvetica" w:hAnsi="Helvetica"/>
          <w:color w:val="000000"/>
        </w:rPr>
        <w:t xml:space="preserve">.  </w:t>
      </w:r>
    </w:p>
    <w:p w14:paraId="26E0B22C" w14:textId="77777777" w:rsidR="004E1A6F" w:rsidRPr="002B237D" w:rsidRDefault="004E1A6F" w:rsidP="002B237D">
      <w:pPr>
        <w:jc w:val="both"/>
        <w:rPr>
          <w:rFonts w:ascii="Helvetica" w:hAnsi="Helvetica"/>
        </w:rPr>
      </w:pPr>
    </w:p>
    <w:p w14:paraId="152009BB" w14:textId="7546BB81" w:rsidR="004E1A6F" w:rsidRPr="002B237D" w:rsidRDefault="004E1A6F" w:rsidP="002B237D">
      <w:pPr>
        <w:jc w:val="both"/>
        <w:rPr>
          <w:rFonts w:ascii="Helvetica" w:hAnsi="Helvetica"/>
        </w:rPr>
      </w:pPr>
      <w:r w:rsidRPr="002B237D">
        <w:rPr>
          <w:rFonts w:ascii="Helvetica" w:hAnsi="Helvetica"/>
          <w:color w:val="000000"/>
          <w:bdr w:val="none" w:sz="0" w:space="0" w:color="auto" w:frame="1"/>
        </w:rPr>
        <w:lastRenderedPageBreak/>
        <w:fldChar w:fldCharType="begin"/>
      </w:r>
      <w:r w:rsidRPr="002B237D">
        <w:rPr>
          <w:rFonts w:ascii="Helvetica" w:hAnsi="Helvetica"/>
          <w:color w:val="000000"/>
          <w:bdr w:val="none" w:sz="0" w:space="0" w:color="auto" w:frame="1"/>
        </w:rPr>
        <w:instrText xml:space="preserve"> INCLUDEPICTURE "https://lh6.googleusercontent.com/NTkCYaAJkJ6l9fMclsmUNzh9hlTf6CtZenrZoMLeyx5Om_9H_nTDg9nEwY4eNELIGVamIRVgEsGwPnUPS_cHrKNuohZuPkGo5ZocVeDMjMKBoC3z-GCYfQKhPpvYsfTvLXsmOsO4" \* MERGEFORMATINET </w:instrText>
      </w:r>
      <w:r w:rsidRPr="002B237D">
        <w:rPr>
          <w:rFonts w:ascii="Helvetica" w:hAnsi="Helvetica"/>
          <w:color w:val="000000"/>
          <w:bdr w:val="none" w:sz="0" w:space="0" w:color="auto" w:frame="1"/>
        </w:rPr>
        <w:fldChar w:fldCharType="separate"/>
      </w:r>
      <w:r w:rsidRPr="002B237D">
        <w:rPr>
          <w:rFonts w:ascii="Helvetica" w:hAnsi="Helvetica"/>
          <w:noProof/>
          <w:color w:val="000000"/>
          <w:bdr w:val="none" w:sz="0" w:space="0" w:color="auto" w:frame="1"/>
        </w:rPr>
        <w:drawing>
          <wp:inline distT="0" distB="0" distL="0" distR="0" wp14:anchorId="6F6CAF2A" wp14:editId="2ED67B58">
            <wp:extent cx="5943600" cy="27876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87650"/>
                    </a:xfrm>
                    <a:prstGeom prst="rect">
                      <a:avLst/>
                    </a:prstGeom>
                    <a:noFill/>
                    <a:ln>
                      <a:noFill/>
                    </a:ln>
                  </pic:spPr>
                </pic:pic>
              </a:graphicData>
            </a:graphic>
          </wp:inline>
        </w:drawing>
      </w:r>
      <w:r w:rsidRPr="002B237D">
        <w:rPr>
          <w:rFonts w:ascii="Helvetica" w:hAnsi="Helvetica"/>
          <w:color w:val="000000"/>
          <w:bdr w:val="none" w:sz="0" w:space="0" w:color="auto" w:frame="1"/>
        </w:rPr>
        <w:fldChar w:fldCharType="end"/>
      </w:r>
    </w:p>
    <w:p w14:paraId="1FF4FB22" w14:textId="08943E83" w:rsidR="00E7314E" w:rsidRPr="002B237D" w:rsidRDefault="00E7314E" w:rsidP="002B237D">
      <w:pPr>
        <w:jc w:val="both"/>
        <w:rPr>
          <w:rFonts w:ascii="Helvetica" w:hAnsi="Helvetica"/>
          <w:color w:val="000000"/>
          <w:bdr w:val="none" w:sz="0" w:space="0" w:color="auto" w:frame="1"/>
        </w:rPr>
      </w:pPr>
      <w:r w:rsidRPr="002B237D">
        <w:rPr>
          <w:rFonts w:ascii="Helvetica" w:hAnsi="Helvetica"/>
          <w:b/>
          <w:bCs/>
          <w:color w:val="000000"/>
        </w:rPr>
        <w:t>Figure 1:</w:t>
      </w:r>
      <w:r w:rsidRPr="002B237D">
        <w:rPr>
          <w:rFonts w:ascii="Helvetica" w:hAnsi="Helvetica"/>
          <w:color w:val="000000"/>
        </w:rPr>
        <w:t xml:space="preserve"> Directed acyclic graph (DAG) representing the various </w:t>
      </w:r>
      <w:r w:rsidR="00BE1853" w:rsidRPr="002B237D">
        <w:rPr>
          <w:rFonts w:ascii="Helvetica" w:hAnsi="Helvetica"/>
          <w:color w:val="000000"/>
        </w:rPr>
        <w:t xml:space="preserve">estimated </w:t>
      </w:r>
      <w:r w:rsidRPr="002B237D">
        <w:rPr>
          <w:rFonts w:ascii="Helvetica" w:hAnsi="Helvetica"/>
          <w:color w:val="000000"/>
        </w:rPr>
        <w:t>causal paths from an index case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to a phenotype </w:t>
      </w:r>
      <m:oMath>
        <m:r>
          <w:rPr>
            <w:rFonts w:ascii="Cambria Math" w:hAnsi="Cambria Math"/>
            <w:color w:val="000000"/>
          </w:rPr>
          <m:t>Y</m:t>
        </m:r>
      </m:oMath>
      <w:r w:rsidRPr="002B237D">
        <w:rPr>
          <w:rFonts w:ascii="Helvetica" w:hAnsi="Helvetica"/>
          <w:color w:val="000000"/>
        </w:rPr>
        <w:t xml:space="preserve"> in the partner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w:t>
      </w:r>
      <w:r w:rsidR="00BE1853" w:rsidRPr="002B237D">
        <w:rPr>
          <w:rFonts w:ascii="Helvetica" w:hAnsi="Helvetica"/>
          <w:color w:val="000000"/>
        </w:rPr>
        <w:t xml:space="preserve"> given by </w:t>
      </w:r>
      <m:oMath>
        <m:r>
          <w:rPr>
            <w:rFonts w:ascii="Cambria Math" w:hAnsi="Cambria Math"/>
            <w:color w:val="000000"/>
          </w:rPr>
          <m:t>ω</m:t>
        </m:r>
      </m:oMath>
      <w:r w:rsidR="00BE1853" w:rsidRPr="002B237D">
        <w:rPr>
          <w:rFonts w:ascii="Helvetica" w:hAnsi="Helvetica"/>
          <w:color w:val="000000"/>
        </w:rPr>
        <w:t xml:space="preserve">, </w:t>
      </w:r>
      <m:oMath>
        <m:r>
          <w:rPr>
            <w:rFonts w:ascii="Cambria Math" w:hAnsi="Cambria Math"/>
            <w:color w:val="000000"/>
          </w:rPr>
          <m:t>γ</m:t>
        </m:r>
      </m:oMath>
      <w:r w:rsidR="00BE1853" w:rsidRPr="002B237D">
        <w:rPr>
          <w:rFonts w:ascii="Helvetica" w:hAnsi="Helvetica"/>
          <w:color w:val="000000"/>
        </w:rPr>
        <w:t xml:space="preserve">, and </w:t>
      </w:r>
      <m:oMath>
        <m:r>
          <w:rPr>
            <w:rFonts w:ascii="Cambria Math" w:hAnsi="Cambria Math"/>
            <w:color w:val="000000"/>
          </w:rPr>
          <m:t>ρ</m:t>
        </m:r>
      </m:oMath>
      <w:r w:rsidRPr="002B237D">
        <w:rPr>
          <w:rFonts w:ascii="Helvetica" w:hAnsi="Helvetica"/>
          <w:color w:val="000000"/>
        </w:rPr>
        <w:t>. Causal</w:t>
      </w:r>
      <w:r w:rsidRPr="002B237D">
        <w:rPr>
          <w:rFonts w:ascii="Helvetica" w:hAnsi="Helvetica"/>
          <w:color w:val="000000"/>
          <w:shd w:val="clear" w:color="auto" w:fill="FFFFFF"/>
        </w:rPr>
        <w:t xml:space="preserve"> effects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w:t>
      </w:r>
      <w:r w:rsidRPr="002B237D">
        <w:rPr>
          <w:rFonts w:ascii="Helvetica" w:hAnsi="Helvetica"/>
          <w:color w:val="000000"/>
          <w:shd w:val="clear" w:color="auto" w:fill="FFFFFF"/>
        </w:rPr>
        <w:t xml:space="preserve">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shd w:val="clear" w:color="auto" w:fill="FFFFFF"/>
        </w:rPr>
        <w:t xml:space="preserve"> (</w:t>
      </w:r>
      <m:oMath>
        <m:r>
          <w:rPr>
            <w:rFonts w:ascii="Cambria Math" w:hAnsi="Cambria Math"/>
            <w:color w:val="000000"/>
            <w:shd w:val="clear" w:color="auto" w:fill="FFFFFF"/>
          </w:rPr>
          <m:t>ω</m:t>
        </m:r>
      </m:oMath>
      <w:r w:rsidRPr="002B237D">
        <w:rPr>
          <w:rFonts w:ascii="Helvetica" w:hAnsi="Helvetica"/>
          <w:color w:val="000000"/>
          <w:shd w:val="clear" w:color="auto" w:fill="FFFFFF"/>
        </w:rPr>
        <w:t>) can be summarized by three possible (non-independent) scenarios:</w:t>
      </w:r>
      <w:r w:rsidRPr="002B237D">
        <w:rPr>
          <w:rFonts w:ascii="Helvetica" w:hAnsi="Helvetica"/>
          <w:color w:val="000000"/>
        </w:rPr>
        <w:t xml:space="preserve"> (1)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could exert a causal effect on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Pr="002B237D">
        <w:rPr>
          <w:rFonts w:ascii="Helvetica" w:hAnsi="Helvetica"/>
          <w:color w:val="000000"/>
        </w:rPr>
        <w:t xml:space="preserve">, followed by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Pr="002B237D">
        <w:rPr>
          <w:rFonts w:ascii="Helvetica" w:hAnsi="Helvetica"/>
          <w:color w:val="000000"/>
        </w:rPr>
        <w:t xml:space="preserve"> having a causal effect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in the partner alone (</w:t>
      </w:r>
      <m:oMath>
        <m:r>
          <w:rPr>
            <w:rFonts w:ascii="Cambria Math" w:hAnsi="Cambria Math"/>
            <w:color w:val="000000"/>
          </w:rPr>
          <m:t>λ</m:t>
        </m:r>
      </m:oMath>
      <w:r w:rsidRPr="002B237D">
        <w:rPr>
          <w:rFonts w:ascii="Helvetica" w:hAnsi="Helvetica"/>
          <w:color w:val="000000"/>
        </w:rPr>
        <w:t xml:space="preserve">); (2) the reverse could occur whereby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rPr>
        <w:t xml:space="preserve"> </w:t>
      </w:r>
      <w:r w:rsidRPr="002B237D">
        <w:rPr>
          <w:rFonts w:ascii="Helvetica" w:hAnsi="Helvetica"/>
          <w:color w:val="000000"/>
        </w:rPr>
        <w:t xml:space="preserve">has a causal effect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Pr="002B237D">
        <w:rPr>
          <w:rFonts w:ascii="Helvetica" w:hAnsi="Helvetica"/>
          <w:color w:val="000000"/>
        </w:rPr>
        <w:t xml:space="preserve"> in the index alone, followed by a causal effect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Pr="002B237D">
        <w:rPr>
          <w:rFonts w:ascii="Helvetica" w:hAnsi="Helvetica"/>
          <w:color w:val="000000"/>
        </w:rPr>
        <w:t xml:space="preserve"> case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r>
          <w:rPr>
            <w:rFonts w:ascii="Cambria Math" w:hAnsi="Cambria Math"/>
            <w:color w:val="000000"/>
          </w:rPr>
          <m:t xml:space="preserve"> </m:t>
        </m:r>
      </m:oMath>
      <w:r w:rsidRPr="002B237D">
        <w:rPr>
          <w:rFonts w:ascii="Helvetica" w:hAnsi="Helvetica"/>
          <w:color w:val="000000"/>
        </w:rPr>
        <w:t>(</w:t>
      </w:r>
      <m:oMath>
        <m:r>
          <w:rPr>
            <w:rFonts w:ascii="Cambria Math" w:hAnsi="Cambria Math"/>
            <w:color w:val="000000"/>
          </w:rPr>
          <m:t>ρ</m:t>
        </m:r>
      </m:oMath>
      <w:r w:rsidRPr="002B237D">
        <w:rPr>
          <w:rFonts w:ascii="Helvetica" w:hAnsi="Helvetica"/>
          <w:color w:val="000000"/>
        </w:rPr>
        <w:t xml:space="preserve">); (3) there could be other mechanisms, either acting directly or through other unmeasured/considered variables. </w:t>
      </w:r>
      <w:r w:rsidR="00BE1853" w:rsidRPr="002B237D">
        <w:rPr>
          <w:rFonts w:ascii="Helvetica" w:hAnsi="Helvetica"/>
          <w:color w:val="000000"/>
          <w:shd w:val="clear" w:color="auto" w:fill="FFFFFF"/>
        </w:rPr>
        <w:t xml:space="preserve">To quantify </w:t>
      </w:r>
      <m:oMath>
        <m:r>
          <w:rPr>
            <w:rFonts w:ascii="Cambria Math" w:hAnsi="Cambria Math"/>
            <w:color w:val="000000"/>
            <w:shd w:val="clear" w:color="auto" w:fill="FFFFFF"/>
          </w:rPr>
          <m:t>ρ</m:t>
        </m:r>
      </m:oMath>
      <w:r w:rsidR="00BE1853" w:rsidRPr="002B237D">
        <w:rPr>
          <w:rFonts w:ascii="Helvetica" w:hAnsi="Helvetica"/>
          <w:color w:val="000000"/>
          <w:shd w:val="clear" w:color="auto" w:fill="FFFFFF"/>
        </w:rPr>
        <w:t xml:space="preserve">, we first estimated the causal effect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BE1853" w:rsidRPr="002B237D">
        <w:rPr>
          <w:rFonts w:ascii="Helvetica" w:hAnsi="Helvetica"/>
          <w:color w:val="000000"/>
        </w:rPr>
        <w:t xml:space="preserve">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BE1853" w:rsidRPr="002B237D">
        <w:rPr>
          <w:rFonts w:ascii="Helvetica" w:hAnsi="Helvetica"/>
          <w:color w:val="000000"/>
        </w:rPr>
        <w:t xml:space="preserve"> </w:t>
      </w:r>
      <w:r w:rsidR="00BE1853" w:rsidRPr="002B237D">
        <w:rPr>
          <w:rFonts w:ascii="Helvetica" w:hAnsi="Helvetica"/>
          <w:color w:val="000000"/>
          <w:shd w:val="clear" w:color="auto" w:fill="FFFFFF"/>
        </w:rPr>
        <w:t xml:space="preserve">in multivariable MR (MVMR), to exclude any residual effect of </w:t>
      </w:r>
      <m:oMath>
        <m:r>
          <w:rPr>
            <w:rFonts w:ascii="Cambria Math" w:hAnsi="Cambria Math"/>
            <w:color w:val="000000"/>
            <w:shd w:val="clear" w:color="auto" w:fill="FFFFFF"/>
          </w:rPr>
          <m:t>X</m:t>
        </m:r>
      </m:oMath>
      <w:r w:rsidR="00BE1853" w:rsidRPr="002B237D">
        <w:rPr>
          <w:rFonts w:ascii="Helvetica" w:hAnsi="Helvetica"/>
          <w:color w:val="000000"/>
          <w:shd w:val="clear" w:color="auto" w:fill="FFFFFF"/>
        </w:rPr>
        <w:t xml:space="preserve"> on phenotype </w:t>
      </w:r>
      <m:oMath>
        <m:r>
          <w:rPr>
            <w:rFonts w:ascii="Cambria Math" w:hAnsi="Cambria Math"/>
            <w:color w:val="000000"/>
            <w:shd w:val="clear" w:color="auto" w:fill="FFFFFF"/>
          </w:rPr>
          <m:t>Y</m:t>
        </m:r>
      </m:oMath>
      <w:r w:rsidR="00BE1853" w:rsidRPr="002B237D">
        <w:rPr>
          <w:rFonts w:ascii="Helvetica" w:hAnsi="Helvetica"/>
          <w:color w:val="000000"/>
          <w:shd w:val="clear" w:color="auto" w:fill="FFFFFF"/>
        </w:rPr>
        <w:t xml:space="preserve"> from index to partner. </w:t>
      </w:r>
      <w:r w:rsidRPr="002B237D">
        <w:rPr>
          <w:rFonts w:ascii="Helvetica" w:hAnsi="Helvetica"/>
          <w:color w:val="000000"/>
        </w:rPr>
        <w:t xml:space="preserve">These three scenarios could also act in some combination. Therefore, the </w:t>
      </w:r>
      <m:oMath>
        <m:r>
          <w:rPr>
            <w:rFonts w:ascii="Cambria Math" w:hAnsi="Cambria Math"/>
            <w:color w:val="000000"/>
          </w:rPr>
          <m:t>ω</m:t>
        </m:r>
      </m:oMath>
      <w:r w:rsidRPr="002B237D">
        <w:rPr>
          <w:rFonts w:ascii="Helvetica" w:hAnsi="Helvetica"/>
          <w:color w:val="000000"/>
        </w:rPr>
        <w:t xml:space="preserve"> estimate would capture the paths of </w:t>
      </w:r>
      <m:oMath>
        <m:r>
          <w:rPr>
            <w:rFonts w:ascii="Cambria Math" w:hAnsi="Cambria Math"/>
            <w:color w:val="000000"/>
          </w:rPr>
          <m:t>γ</m:t>
        </m:r>
      </m:oMath>
      <w:r w:rsidRPr="002B237D">
        <w:rPr>
          <w:rFonts w:ascii="Helvetica" w:hAnsi="Helvetica"/>
          <w:color w:val="000000"/>
        </w:rPr>
        <w:t xml:space="preserve">, </w:t>
      </w:r>
      <m:oMath>
        <m:r>
          <w:rPr>
            <w:rFonts w:ascii="Cambria Math" w:hAnsi="Cambria Math"/>
            <w:color w:val="000000"/>
          </w:rPr>
          <m:t>ρ</m:t>
        </m:r>
      </m:oMath>
      <w:r w:rsidRPr="002B237D">
        <w:rPr>
          <w:rFonts w:ascii="Helvetica" w:hAnsi="Helvetica"/>
          <w:color w:val="000000"/>
        </w:rPr>
        <w:t xml:space="preserve"> and other mechanisms combined.</w:t>
      </w:r>
      <w:r w:rsidRPr="002B237D">
        <w:rPr>
          <w:rFonts w:ascii="Helvetica" w:hAnsi="Helvetica"/>
          <w:color w:val="000000"/>
          <w:bdr w:val="none" w:sz="0" w:space="0" w:color="auto" w:frame="1"/>
        </w:rPr>
        <w:t xml:space="preserve"> </w:t>
      </w:r>
    </w:p>
    <w:p w14:paraId="09220E8F" w14:textId="77777777" w:rsidR="004E1A6F" w:rsidRPr="002B237D" w:rsidRDefault="004E1A6F" w:rsidP="002B237D">
      <w:pPr>
        <w:jc w:val="both"/>
        <w:rPr>
          <w:rFonts w:ascii="Helvetica" w:hAnsi="Helvetica"/>
        </w:rPr>
      </w:pPr>
    </w:p>
    <w:p w14:paraId="7A9547F2" w14:textId="52E555B4" w:rsidR="004E1A6F" w:rsidRDefault="004E1A6F" w:rsidP="002B237D">
      <w:pPr>
        <w:spacing w:before="240" w:after="120"/>
        <w:jc w:val="both"/>
        <w:outlineLvl w:val="0"/>
        <w:rPr>
          <w:ins w:id="177" w:author="Zoltan Kutalik" w:date="2022-03-02T23:01:00Z"/>
          <w:rFonts w:ascii="Helvetica" w:hAnsi="Helvetica" w:cs="Arial"/>
          <w:color w:val="2F5496"/>
          <w:kern w:val="36"/>
          <w:sz w:val="32"/>
          <w:szCs w:val="32"/>
        </w:rPr>
      </w:pPr>
      <w:r w:rsidRPr="002B237D">
        <w:rPr>
          <w:rFonts w:ascii="Helvetica" w:hAnsi="Helvetica" w:cs="Arial"/>
          <w:color w:val="2F5496"/>
          <w:kern w:val="36"/>
          <w:sz w:val="32"/>
          <w:szCs w:val="32"/>
        </w:rPr>
        <w:t>Results</w:t>
      </w:r>
    </w:p>
    <w:p w14:paraId="32F50A01" w14:textId="77777777" w:rsidR="00E46D98" w:rsidRPr="002B237D" w:rsidRDefault="00E46D98" w:rsidP="00E46D98">
      <w:pPr>
        <w:spacing w:before="40" w:after="120"/>
        <w:jc w:val="both"/>
        <w:outlineLvl w:val="1"/>
        <w:rPr>
          <w:moveTo w:id="178" w:author="Zoltan Kutalik" w:date="2022-03-02T23:01:00Z"/>
          <w:rFonts w:ascii="Helvetica" w:hAnsi="Helvetica"/>
          <w:b/>
          <w:bCs/>
          <w:sz w:val="36"/>
          <w:szCs w:val="36"/>
        </w:rPr>
      </w:pPr>
      <w:moveToRangeStart w:id="179" w:author="Zoltan Kutalik" w:date="2022-03-02T23:01:00Z" w:name="move97154532"/>
      <w:moveTo w:id="180" w:author="Zoltan Kutalik" w:date="2022-03-02T23:01:00Z">
        <w:r w:rsidRPr="002B237D">
          <w:rPr>
            <w:rFonts w:ascii="Helvetica" w:hAnsi="Helvetica" w:cs="Arial"/>
            <w:color w:val="2F5496"/>
            <w:sz w:val="26"/>
            <w:szCs w:val="26"/>
          </w:rPr>
          <w:t>Impact of potential confounders on trait correlation in couples</w:t>
        </w:r>
      </w:moveTo>
    </w:p>
    <w:p w14:paraId="7D8D8B92" w14:textId="6ABBBA20" w:rsidR="00E46D98" w:rsidRPr="002B237D" w:rsidRDefault="00E46D98" w:rsidP="00E46D98">
      <w:pPr>
        <w:jc w:val="both"/>
        <w:rPr>
          <w:moveTo w:id="181" w:author="Zoltan Kutalik" w:date="2022-03-02T23:01:00Z"/>
          <w:rFonts w:ascii="Helvetica" w:hAnsi="Helvetica"/>
          <w:color w:val="000000"/>
        </w:rPr>
      </w:pPr>
      <w:ins w:id="182" w:author="Zoltan Kutalik" w:date="2022-03-02T23:02:00Z">
        <w:r>
          <w:rPr>
            <w:rFonts w:ascii="Helvetica" w:hAnsi="Helvetica"/>
            <w:color w:val="000000"/>
          </w:rPr>
          <w:t xml:space="preserve">First, </w:t>
        </w:r>
      </w:ins>
      <w:moveTo w:id="183" w:author="Zoltan Kutalik" w:date="2022-03-02T23:01:00Z">
        <w:del w:id="184" w:author="Zoltan Kutalik" w:date="2022-03-02T23:02:00Z">
          <w:r w:rsidRPr="002B237D" w:rsidDel="00E46D98">
            <w:rPr>
              <w:rFonts w:ascii="Helvetica" w:hAnsi="Helvetica"/>
              <w:color w:val="000000"/>
            </w:rPr>
            <w:delText>W</w:delText>
          </w:r>
        </w:del>
      </w:moveTo>
      <w:ins w:id="185" w:author="Zoltan Kutalik" w:date="2022-03-02T23:02:00Z">
        <w:r>
          <w:rPr>
            <w:rFonts w:ascii="Helvetica" w:hAnsi="Helvetica"/>
            <w:color w:val="000000"/>
          </w:rPr>
          <w:t>w</w:t>
        </w:r>
      </w:ins>
      <w:moveTo w:id="186" w:author="Zoltan Kutalik" w:date="2022-03-02T23:01:00Z">
        <w:r w:rsidRPr="002B237D">
          <w:rPr>
            <w:rFonts w:ascii="Helvetica" w:hAnsi="Helvetica"/>
            <w:color w:val="000000"/>
          </w:rPr>
          <w:t xml:space="preserve">e </w:t>
        </w:r>
        <w:del w:id="187" w:author="Zoltan Kutalik" w:date="2022-03-02T23:02:00Z">
          <w:r w:rsidRPr="002B237D" w:rsidDel="00E46D98">
            <w:rPr>
              <w:rFonts w:ascii="Helvetica" w:hAnsi="Helvetica"/>
              <w:color w:val="000000"/>
            </w:rPr>
            <w:delText xml:space="preserve">also wanted to </w:delText>
          </w:r>
        </w:del>
        <w:r w:rsidRPr="002B237D">
          <w:rPr>
            <w:rFonts w:ascii="Helvetica" w:hAnsi="Helvetica"/>
            <w:color w:val="000000"/>
          </w:rPr>
          <w:t>assess</w:t>
        </w:r>
      </w:moveTo>
      <w:ins w:id="188" w:author="Zoltan Kutalik" w:date="2022-03-02T23:02:00Z">
        <w:r>
          <w:rPr>
            <w:rFonts w:ascii="Helvetica" w:hAnsi="Helvetica"/>
            <w:color w:val="000000"/>
          </w:rPr>
          <w:t>ed</w:t>
        </w:r>
      </w:ins>
      <w:moveTo w:id="189" w:author="Zoltan Kutalik" w:date="2022-03-02T23:01:00Z">
        <w:r w:rsidRPr="002B237D">
          <w:rPr>
            <w:rFonts w:ascii="Helvetica" w:hAnsi="Helvetica"/>
            <w:color w:val="000000"/>
          </w:rPr>
          <w:t xml:space="preserve"> the impact of potential confounders on trait correlation in couples. Our first observation was that geographical location (using both genetic PCs and North/East coordinates) has a negligible impact on phenotypic correlations. However, we found a significant impact of household income on raw phenotypic correlation among couples (Figure </w:t>
        </w:r>
        <w:del w:id="190" w:author="Zoltan Kutalik" w:date="2022-03-02T23:02:00Z">
          <w:r w:rsidRPr="002B237D" w:rsidDel="00E46D98">
            <w:rPr>
              <w:rFonts w:ascii="Helvetica" w:hAnsi="Helvetica"/>
              <w:color w:val="000000"/>
            </w:rPr>
            <w:delText>5</w:delText>
          </w:r>
        </w:del>
      </w:moveTo>
      <w:ins w:id="191" w:author="Zoltan Kutalik" w:date="2022-03-02T23:02:00Z">
        <w:r>
          <w:rPr>
            <w:rFonts w:ascii="Helvetica" w:hAnsi="Helvetica"/>
            <w:color w:val="000000"/>
          </w:rPr>
          <w:t>XX</w:t>
        </w:r>
      </w:ins>
      <w:proofErr w:type="gramStart"/>
      <w:moveTo w:id="192" w:author="Zoltan Kutalik" w:date="2022-03-02T23:01:00Z">
        <w:r w:rsidRPr="002B237D">
          <w:rPr>
            <w:rFonts w:ascii="Helvetica" w:hAnsi="Helvetica"/>
            <w:color w:val="000000"/>
          </w:rPr>
          <w:t>) .</w:t>
        </w:r>
        <w:proofErr w:type="gramEnd"/>
        <w:r w:rsidRPr="002B237D">
          <w:rPr>
            <w:rFonts w:ascii="Helvetica" w:hAnsi="Helvetica"/>
            <w:color w:val="000000"/>
          </w:rPr>
          <w:t xml:space="preserve"> We also calculated the ratio of correlation due to confounding over the raw phenotypic correlation among couples and took the average across all traits tested (Table X).  </w:t>
        </w:r>
      </w:moveTo>
    </w:p>
    <w:p w14:paraId="3A305D9F" w14:textId="77777777" w:rsidR="00E46D98" w:rsidRPr="002B237D" w:rsidRDefault="00E46D98" w:rsidP="00E46D98">
      <w:pPr>
        <w:jc w:val="both"/>
        <w:rPr>
          <w:moveTo w:id="193" w:author="Zoltan Kutalik" w:date="2022-03-02T23:01:00Z"/>
          <w:rFonts w:ascii="Helvetica" w:hAnsi="Helvetica"/>
          <w:color w:val="000000"/>
        </w:rPr>
      </w:pPr>
    </w:p>
    <w:p w14:paraId="6C8460B8" w14:textId="77777777" w:rsidR="00E46D98" w:rsidRPr="002B237D" w:rsidRDefault="00E46D98" w:rsidP="00E46D98">
      <w:pPr>
        <w:jc w:val="both"/>
        <w:rPr>
          <w:moveTo w:id="194" w:author="Zoltan Kutalik" w:date="2022-03-02T23:01:00Z"/>
          <w:rFonts w:ascii="Helvetica" w:hAnsi="Helvetica"/>
        </w:rPr>
      </w:pPr>
    </w:p>
    <w:tbl>
      <w:tblPr>
        <w:tblStyle w:val="PlainTable2"/>
        <w:tblW w:w="9768" w:type="dxa"/>
        <w:tblLook w:val="04A0" w:firstRow="1" w:lastRow="0" w:firstColumn="1" w:lastColumn="0" w:noHBand="0" w:noVBand="1"/>
      </w:tblPr>
      <w:tblGrid>
        <w:gridCol w:w="2268"/>
        <w:gridCol w:w="1875"/>
        <w:gridCol w:w="1875"/>
        <w:gridCol w:w="1875"/>
        <w:gridCol w:w="1875"/>
      </w:tblGrid>
      <w:tr w:rsidR="00E46D98" w:rsidRPr="002B237D" w14:paraId="64B83EEB" w14:textId="77777777" w:rsidTr="00E31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2D7F6962" w14:textId="77777777" w:rsidR="00E46D98" w:rsidRPr="002B237D" w:rsidRDefault="00E46D98" w:rsidP="00E316F3">
            <w:pPr>
              <w:spacing w:after="315"/>
              <w:jc w:val="both"/>
              <w:rPr>
                <w:moveTo w:id="195" w:author="Zoltan Kutalik" w:date="2022-03-02T23:01:00Z"/>
                <w:rFonts w:ascii="Helvetica" w:hAnsi="Helvetica"/>
                <w:b w:val="0"/>
                <w:bCs w:val="0"/>
                <w:color w:val="2C3E50"/>
              </w:rPr>
            </w:pPr>
            <w:moveTo w:id="196" w:author="Zoltan Kutalik" w:date="2022-03-02T23:01:00Z">
              <w:r w:rsidRPr="002B237D">
                <w:rPr>
                  <w:rFonts w:ascii="Helvetica" w:hAnsi="Helvetica"/>
                  <w:b w:val="0"/>
                  <w:bCs w:val="0"/>
                  <w:color w:val="2C3E50"/>
                </w:rPr>
                <w:t>Trait</w:t>
              </w:r>
            </w:moveTo>
          </w:p>
        </w:tc>
        <w:tc>
          <w:tcPr>
            <w:tcW w:w="1875" w:type="dxa"/>
            <w:vAlign w:val="center"/>
            <w:hideMark/>
          </w:tcPr>
          <w:p w14:paraId="0BFA95DE" w14:textId="77777777" w:rsidR="00E46D98" w:rsidRPr="002B237D" w:rsidRDefault="00E46D98" w:rsidP="00E316F3">
            <w:pPr>
              <w:spacing w:after="315"/>
              <w:jc w:val="both"/>
              <w:cnfStyle w:val="100000000000" w:firstRow="1" w:lastRow="0" w:firstColumn="0" w:lastColumn="0" w:oddVBand="0" w:evenVBand="0" w:oddHBand="0" w:evenHBand="0" w:firstRowFirstColumn="0" w:firstRowLastColumn="0" w:lastRowFirstColumn="0" w:lastRowLastColumn="0"/>
              <w:rPr>
                <w:moveTo w:id="197" w:author="Zoltan Kutalik" w:date="2022-03-02T23:01:00Z"/>
                <w:rFonts w:ascii="Helvetica" w:hAnsi="Helvetica"/>
                <w:b w:val="0"/>
                <w:bCs w:val="0"/>
                <w:color w:val="2C3E50"/>
              </w:rPr>
            </w:pPr>
            <w:moveTo w:id="198" w:author="Zoltan Kutalik" w:date="2022-03-02T23:01:00Z">
              <w:r w:rsidRPr="002B237D">
                <w:rPr>
                  <w:rFonts w:ascii="Helvetica" w:hAnsi="Helvetica"/>
                  <w:b w:val="0"/>
                  <w:bCs w:val="0"/>
                  <w:color w:val="2C3E50"/>
                </w:rPr>
                <w:t>Mean ratio</w:t>
              </w:r>
            </w:moveTo>
          </w:p>
        </w:tc>
        <w:tc>
          <w:tcPr>
            <w:tcW w:w="1875" w:type="dxa"/>
            <w:vAlign w:val="center"/>
            <w:hideMark/>
          </w:tcPr>
          <w:p w14:paraId="27542125" w14:textId="77777777" w:rsidR="00E46D98" w:rsidRPr="002B237D" w:rsidRDefault="00E46D98" w:rsidP="00E316F3">
            <w:pPr>
              <w:spacing w:after="315"/>
              <w:jc w:val="both"/>
              <w:cnfStyle w:val="100000000000" w:firstRow="1" w:lastRow="0" w:firstColumn="0" w:lastColumn="0" w:oddVBand="0" w:evenVBand="0" w:oddHBand="0" w:evenHBand="0" w:firstRowFirstColumn="0" w:firstRowLastColumn="0" w:lastRowFirstColumn="0" w:lastRowLastColumn="0"/>
              <w:rPr>
                <w:moveTo w:id="199" w:author="Zoltan Kutalik" w:date="2022-03-02T23:01:00Z"/>
                <w:rFonts w:ascii="Helvetica" w:hAnsi="Helvetica"/>
                <w:b w:val="0"/>
                <w:bCs w:val="0"/>
                <w:color w:val="2C3E50"/>
              </w:rPr>
            </w:pPr>
            <w:moveTo w:id="200" w:author="Zoltan Kutalik" w:date="2022-03-02T23:01:00Z">
              <w:r w:rsidRPr="002B237D">
                <w:rPr>
                  <w:rFonts w:ascii="Helvetica" w:hAnsi="Helvetica"/>
                  <w:b w:val="0"/>
                  <w:bCs w:val="0"/>
                  <w:color w:val="2C3E50"/>
                </w:rPr>
                <w:t>Median ratio</w:t>
              </w:r>
            </w:moveTo>
          </w:p>
        </w:tc>
        <w:tc>
          <w:tcPr>
            <w:tcW w:w="1875" w:type="dxa"/>
            <w:vAlign w:val="center"/>
            <w:hideMark/>
          </w:tcPr>
          <w:p w14:paraId="61884475" w14:textId="77777777" w:rsidR="00E46D98" w:rsidRPr="002B237D" w:rsidRDefault="00E46D98" w:rsidP="00E316F3">
            <w:pPr>
              <w:spacing w:after="315"/>
              <w:jc w:val="both"/>
              <w:cnfStyle w:val="100000000000" w:firstRow="1" w:lastRow="0" w:firstColumn="0" w:lastColumn="0" w:oddVBand="0" w:evenVBand="0" w:oddHBand="0" w:evenHBand="0" w:firstRowFirstColumn="0" w:firstRowLastColumn="0" w:lastRowFirstColumn="0" w:lastRowLastColumn="0"/>
              <w:rPr>
                <w:moveTo w:id="201" w:author="Zoltan Kutalik" w:date="2022-03-02T23:01:00Z"/>
                <w:rFonts w:ascii="Helvetica" w:hAnsi="Helvetica"/>
                <w:b w:val="0"/>
                <w:bCs w:val="0"/>
                <w:color w:val="2C3E50"/>
              </w:rPr>
            </w:pPr>
            <w:moveTo w:id="202" w:author="Zoltan Kutalik" w:date="2022-03-02T23:01:00Z">
              <w:r w:rsidRPr="002B237D">
                <w:rPr>
                  <w:rFonts w:ascii="Helvetica" w:hAnsi="Helvetica"/>
                  <w:b w:val="0"/>
                  <w:bCs w:val="0"/>
                  <w:color w:val="2C3E50"/>
                </w:rPr>
                <w:t>SD</w:t>
              </w:r>
            </w:moveTo>
          </w:p>
        </w:tc>
        <w:tc>
          <w:tcPr>
            <w:tcW w:w="1875" w:type="dxa"/>
            <w:vAlign w:val="center"/>
            <w:hideMark/>
          </w:tcPr>
          <w:p w14:paraId="43B7294D" w14:textId="77777777" w:rsidR="00E46D98" w:rsidRPr="002B237D" w:rsidRDefault="00E46D98" w:rsidP="00E316F3">
            <w:pPr>
              <w:spacing w:after="315"/>
              <w:jc w:val="both"/>
              <w:cnfStyle w:val="100000000000" w:firstRow="1" w:lastRow="0" w:firstColumn="0" w:lastColumn="0" w:oddVBand="0" w:evenVBand="0" w:oddHBand="0" w:evenHBand="0" w:firstRowFirstColumn="0" w:firstRowLastColumn="0" w:lastRowFirstColumn="0" w:lastRowLastColumn="0"/>
              <w:rPr>
                <w:moveTo w:id="203" w:author="Zoltan Kutalik" w:date="2022-03-02T23:01:00Z"/>
                <w:rFonts w:ascii="Helvetica" w:hAnsi="Helvetica"/>
                <w:b w:val="0"/>
                <w:bCs w:val="0"/>
                <w:color w:val="2C3E50"/>
              </w:rPr>
            </w:pPr>
            <w:moveTo w:id="204" w:author="Zoltan Kutalik" w:date="2022-03-02T23:01:00Z">
              <w:r w:rsidRPr="002B237D">
                <w:rPr>
                  <w:rFonts w:ascii="Helvetica" w:hAnsi="Helvetica"/>
                  <w:b w:val="0"/>
                  <w:bCs w:val="0"/>
                  <w:color w:val="2C3E50"/>
                </w:rPr>
                <w:t>Number of traits</w:t>
              </w:r>
            </w:moveTo>
          </w:p>
        </w:tc>
      </w:tr>
      <w:tr w:rsidR="00E46D98" w:rsidRPr="002B237D" w14:paraId="5A58102B" w14:textId="77777777" w:rsidTr="00E31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0B52B64F" w14:textId="77777777" w:rsidR="00E46D98" w:rsidRPr="002B237D" w:rsidRDefault="00E46D98" w:rsidP="00E316F3">
            <w:pPr>
              <w:spacing w:after="315"/>
              <w:jc w:val="both"/>
              <w:rPr>
                <w:moveTo w:id="205" w:author="Zoltan Kutalik" w:date="2022-03-02T23:01:00Z"/>
                <w:rFonts w:ascii="Helvetica" w:hAnsi="Helvetica"/>
                <w:b w:val="0"/>
                <w:bCs w:val="0"/>
                <w:color w:val="2C3E50"/>
              </w:rPr>
            </w:pPr>
            <w:moveTo w:id="206" w:author="Zoltan Kutalik" w:date="2022-03-02T23:01:00Z">
              <w:r w:rsidRPr="002B237D">
                <w:rPr>
                  <w:rFonts w:ascii="Helvetica" w:hAnsi="Helvetica"/>
                  <w:b w:val="0"/>
                  <w:bCs w:val="0"/>
                  <w:color w:val="2C3E50"/>
                </w:rPr>
                <w:lastRenderedPageBreak/>
                <w:t>Age completed full time education</w:t>
              </w:r>
            </w:moveTo>
          </w:p>
        </w:tc>
        <w:tc>
          <w:tcPr>
            <w:tcW w:w="1875" w:type="dxa"/>
            <w:vAlign w:val="center"/>
            <w:hideMark/>
          </w:tcPr>
          <w:p w14:paraId="7F28AE9E" w14:textId="77777777" w:rsidR="00E46D98" w:rsidRPr="002B237D" w:rsidRDefault="00E46D98" w:rsidP="00E316F3">
            <w:pPr>
              <w:spacing w:after="315"/>
              <w:jc w:val="both"/>
              <w:cnfStyle w:val="000000100000" w:firstRow="0" w:lastRow="0" w:firstColumn="0" w:lastColumn="0" w:oddVBand="0" w:evenVBand="0" w:oddHBand="1" w:evenHBand="0" w:firstRowFirstColumn="0" w:firstRowLastColumn="0" w:lastRowFirstColumn="0" w:lastRowLastColumn="0"/>
              <w:rPr>
                <w:moveTo w:id="207" w:author="Zoltan Kutalik" w:date="2022-03-02T23:01:00Z"/>
                <w:rFonts w:ascii="Helvetica" w:hAnsi="Helvetica"/>
                <w:color w:val="2C3E50"/>
              </w:rPr>
            </w:pPr>
            <w:moveTo w:id="208" w:author="Zoltan Kutalik" w:date="2022-03-02T23:01:00Z">
              <w:r w:rsidRPr="002B237D">
                <w:rPr>
                  <w:rFonts w:ascii="Helvetica" w:hAnsi="Helvetica"/>
                  <w:color w:val="2C3E50"/>
                </w:rPr>
                <w:t>0.0192137</w:t>
              </w:r>
            </w:moveTo>
          </w:p>
        </w:tc>
        <w:tc>
          <w:tcPr>
            <w:tcW w:w="1875" w:type="dxa"/>
            <w:vAlign w:val="center"/>
            <w:hideMark/>
          </w:tcPr>
          <w:p w14:paraId="56BFCCE5" w14:textId="77777777" w:rsidR="00E46D98" w:rsidRPr="002B237D" w:rsidRDefault="00E46D98" w:rsidP="00E316F3">
            <w:pPr>
              <w:spacing w:after="315"/>
              <w:jc w:val="both"/>
              <w:cnfStyle w:val="000000100000" w:firstRow="0" w:lastRow="0" w:firstColumn="0" w:lastColumn="0" w:oddVBand="0" w:evenVBand="0" w:oddHBand="1" w:evenHBand="0" w:firstRowFirstColumn="0" w:firstRowLastColumn="0" w:lastRowFirstColumn="0" w:lastRowLastColumn="0"/>
              <w:rPr>
                <w:moveTo w:id="209" w:author="Zoltan Kutalik" w:date="2022-03-02T23:01:00Z"/>
                <w:rFonts w:ascii="Helvetica" w:hAnsi="Helvetica"/>
                <w:color w:val="2C3E50"/>
              </w:rPr>
            </w:pPr>
            <w:moveTo w:id="210" w:author="Zoltan Kutalik" w:date="2022-03-02T23:01:00Z">
              <w:r w:rsidRPr="002B237D">
                <w:rPr>
                  <w:rFonts w:ascii="Helvetica" w:hAnsi="Helvetica"/>
                  <w:color w:val="2C3E50"/>
                </w:rPr>
                <w:t>0.0093429</w:t>
              </w:r>
            </w:moveTo>
          </w:p>
        </w:tc>
        <w:tc>
          <w:tcPr>
            <w:tcW w:w="1875" w:type="dxa"/>
            <w:vAlign w:val="center"/>
            <w:hideMark/>
          </w:tcPr>
          <w:p w14:paraId="172463CE" w14:textId="77777777" w:rsidR="00E46D98" w:rsidRPr="002B237D" w:rsidRDefault="00E46D98" w:rsidP="00E316F3">
            <w:pPr>
              <w:spacing w:after="315"/>
              <w:jc w:val="both"/>
              <w:cnfStyle w:val="000000100000" w:firstRow="0" w:lastRow="0" w:firstColumn="0" w:lastColumn="0" w:oddVBand="0" w:evenVBand="0" w:oddHBand="1" w:evenHBand="0" w:firstRowFirstColumn="0" w:firstRowLastColumn="0" w:lastRowFirstColumn="0" w:lastRowLastColumn="0"/>
              <w:rPr>
                <w:moveTo w:id="211" w:author="Zoltan Kutalik" w:date="2022-03-02T23:01:00Z"/>
                <w:rFonts w:ascii="Helvetica" w:hAnsi="Helvetica"/>
                <w:color w:val="2C3E50"/>
              </w:rPr>
            </w:pPr>
            <w:moveTo w:id="212" w:author="Zoltan Kutalik" w:date="2022-03-02T23:01:00Z">
              <w:r w:rsidRPr="002B237D">
                <w:rPr>
                  <w:rFonts w:ascii="Helvetica" w:hAnsi="Helvetica"/>
                  <w:color w:val="2C3E50"/>
                </w:rPr>
                <w:t>0.0282624</w:t>
              </w:r>
            </w:moveTo>
          </w:p>
        </w:tc>
        <w:tc>
          <w:tcPr>
            <w:tcW w:w="1875" w:type="dxa"/>
            <w:vAlign w:val="center"/>
            <w:hideMark/>
          </w:tcPr>
          <w:p w14:paraId="6A159DEA" w14:textId="77777777" w:rsidR="00E46D98" w:rsidRPr="002B237D" w:rsidRDefault="00E46D98" w:rsidP="00E316F3">
            <w:pPr>
              <w:spacing w:after="315"/>
              <w:jc w:val="both"/>
              <w:cnfStyle w:val="000000100000" w:firstRow="0" w:lastRow="0" w:firstColumn="0" w:lastColumn="0" w:oddVBand="0" w:evenVBand="0" w:oddHBand="1" w:evenHBand="0" w:firstRowFirstColumn="0" w:firstRowLastColumn="0" w:lastRowFirstColumn="0" w:lastRowLastColumn="0"/>
              <w:rPr>
                <w:moveTo w:id="213" w:author="Zoltan Kutalik" w:date="2022-03-02T23:01:00Z"/>
                <w:rFonts w:ascii="Helvetica" w:hAnsi="Helvetica"/>
                <w:color w:val="2C3E50"/>
              </w:rPr>
            </w:pPr>
            <w:moveTo w:id="214" w:author="Zoltan Kutalik" w:date="2022-03-02T23:01:00Z">
              <w:r w:rsidRPr="002B237D">
                <w:rPr>
                  <w:rFonts w:ascii="Helvetica" w:hAnsi="Helvetica"/>
                  <w:color w:val="2C3E50"/>
                </w:rPr>
                <w:t>115</w:t>
              </w:r>
            </w:moveTo>
          </w:p>
        </w:tc>
      </w:tr>
      <w:tr w:rsidR="00E46D98" w:rsidRPr="002B237D" w14:paraId="50373306" w14:textId="77777777" w:rsidTr="00E316F3">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7F712C9D" w14:textId="77777777" w:rsidR="00E46D98" w:rsidRPr="002B237D" w:rsidRDefault="00E46D98" w:rsidP="00E316F3">
            <w:pPr>
              <w:spacing w:after="315"/>
              <w:jc w:val="both"/>
              <w:rPr>
                <w:moveTo w:id="215" w:author="Zoltan Kutalik" w:date="2022-03-02T23:01:00Z"/>
                <w:rFonts w:ascii="Helvetica" w:hAnsi="Helvetica"/>
                <w:b w:val="0"/>
                <w:bCs w:val="0"/>
                <w:color w:val="2C3E50"/>
              </w:rPr>
            </w:pPr>
            <w:moveTo w:id="216" w:author="Zoltan Kutalik" w:date="2022-03-02T23:01:00Z">
              <w:r w:rsidRPr="002B237D">
                <w:rPr>
                  <w:rFonts w:ascii="Helvetica" w:hAnsi="Helvetica"/>
                  <w:b w:val="0"/>
                  <w:bCs w:val="0"/>
                  <w:color w:val="2C3E50"/>
                </w:rPr>
                <w:t>Average total household income before tax</w:t>
              </w:r>
            </w:moveTo>
          </w:p>
        </w:tc>
        <w:tc>
          <w:tcPr>
            <w:tcW w:w="1875" w:type="dxa"/>
            <w:vAlign w:val="center"/>
            <w:hideMark/>
          </w:tcPr>
          <w:p w14:paraId="33C991ED" w14:textId="77777777" w:rsidR="00E46D98" w:rsidRPr="002B237D" w:rsidRDefault="00E46D98" w:rsidP="00E316F3">
            <w:pPr>
              <w:spacing w:after="315"/>
              <w:jc w:val="both"/>
              <w:cnfStyle w:val="000000000000" w:firstRow="0" w:lastRow="0" w:firstColumn="0" w:lastColumn="0" w:oddVBand="0" w:evenVBand="0" w:oddHBand="0" w:evenHBand="0" w:firstRowFirstColumn="0" w:firstRowLastColumn="0" w:lastRowFirstColumn="0" w:lastRowLastColumn="0"/>
              <w:rPr>
                <w:moveTo w:id="217" w:author="Zoltan Kutalik" w:date="2022-03-02T23:01:00Z"/>
                <w:rFonts w:ascii="Helvetica" w:hAnsi="Helvetica"/>
                <w:color w:val="2C3E50"/>
              </w:rPr>
            </w:pPr>
            <w:moveTo w:id="218" w:author="Zoltan Kutalik" w:date="2022-03-02T23:01:00Z">
              <w:r w:rsidRPr="002B237D">
                <w:rPr>
                  <w:rFonts w:ascii="Helvetica" w:hAnsi="Helvetica"/>
                  <w:color w:val="2C3E50"/>
                </w:rPr>
                <w:t>0.0954284</w:t>
              </w:r>
            </w:moveTo>
          </w:p>
        </w:tc>
        <w:tc>
          <w:tcPr>
            <w:tcW w:w="1875" w:type="dxa"/>
            <w:vAlign w:val="center"/>
            <w:hideMark/>
          </w:tcPr>
          <w:p w14:paraId="56EFF38F" w14:textId="77777777" w:rsidR="00E46D98" w:rsidRPr="002B237D" w:rsidRDefault="00E46D98" w:rsidP="00E316F3">
            <w:pPr>
              <w:spacing w:after="315"/>
              <w:jc w:val="both"/>
              <w:cnfStyle w:val="000000000000" w:firstRow="0" w:lastRow="0" w:firstColumn="0" w:lastColumn="0" w:oddVBand="0" w:evenVBand="0" w:oddHBand="0" w:evenHBand="0" w:firstRowFirstColumn="0" w:firstRowLastColumn="0" w:lastRowFirstColumn="0" w:lastRowLastColumn="0"/>
              <w:rPr>
                <w:moveTo w:id="219" w:author="Zoltan Kutalik" w:date="2022-03-02T23:01:00Z"/>
                <w:rFonts w:ascii="Helvetica" w:hAnsi="Helvetica"/>
                <w:color w:val="2C3E50"/>
              </w:rPr>
            </w:pPr>
            <w:moveTo w:id="220" w:author="Zoltan Kutalik" w:date="2022-03-02T23:01:00Z">
              <w:r w:rsidRPr="002B237D">
                <w:rPr>
                  <w:rFonts w:ascii="Helvetica" w:hAnsi="Helvetica"/>
                  <w:color w:val="2C3E50"/>
                </w:rPr>
                <w:t>0.0543736</w:t>
              </w:r>
            </w:moveTo>
          </w:p>
        </w:tc>
        <w:tc>
          <w:tcPr>
            <w:tcW w:w="1875" w:type="dxa"/>
            <w:vAlign w:val="center"/>
            <w:hideMark/>
          </w:tcPr>
          <w:p w14:paraId="4E5F9335" w14:textId="77777777" w:rsidR="00E46D98" w:rsidRPr="002B237D" w:rsidRDefault="00E46D98" w:rsidP="00E316F3">
            <w:pPr>
              <w:spacing w:after="315"/>
              <w:jc w:val="both"/>
              <w:cnfStyle w:val="000000000000" w:firstRow="0" w:lastRow="0" w:firstColumn="0" w:lastColumn="0" w:oddVBand="0" w:evenVBand="0" w:oddHBand="0" w:evenHBand="0" w:firstRowFirstColumn="0" w:firstRowLastColumn="0" w:lastRowFirstColumn="0" w:lastRowLastColumn="0"/>
              <w:rPr>
                <w:moveTo w:id="221" w:author="Zoltan Kutalik" w:date="2022-03-02T23:01:00Z"/>
                <w:rFonts w:ascii="Helvetica" w:hAnsi="Helvetica"/>
                <w:color w:val="2C3E50"/>
              </w:rPr>
            </w:pPr>
            <w:moveTo w:id="222" w:author="Zoltan Kutalik" w:date="2022-03-02T23:01:00Z">
              <w:r w:rsidRPr="002B237D">
                <w:rPr>
                  <w:rFonts w:ascii="Helvetica" w:hAnsi="Helvetica"/>
                  <w:color w:val="2C3E50"/>
                </w:rPr>
                <w:t>0.1102624</w:t>
              </w:r>
            </w:moveTo>
          </w:p>
        </w:tc>
        <w:tc>
          <w:tcPr>
            <w:tcW w:w="1875" w:type="dxa"/>
            <w:vAlign w:val="center"/>
            <w:hideMark/>
          </w:tcPr>
          <w:p w14:paraId="439F456D" w14:textId="77777777" w:rsidR="00E46D98" w:rsidRPr="002B237D" w:rsidRDefault="00E46D98" w:rsidP="00E316F3">
            <w:pPr>
              <w:spacing w:after="315"/>
              <w:jc w:val="both"/>
              <w:cnfStyle w:val="000000000000" w:firstRow="0" w:lastRow="0" w:firstColumn="0" w:lastColumn="0" w:oddVBand="0" w:evenVBand="0" w:oddHBand="0" w:evenHBand="0" w:firstRowFirstColumn="0" w:firstRowLastColumn="0" w:lastRowFirstColumn="0" w:lastRowLastColumn="0"/>
              <w:rPr>
                <w:moveTo w:id="223" w:author="Zoltan Kutalik" w:date="2022-03-02T23:01:00Z"/>
                <w:rFonts w:ascii="Helvetica" w:hAnsi="Helvetica"/>
                <w:color w:val="2C3E50"/>
              </w:rPr>
            </w:pPr>
            <w:moveTo w:id="224" w:author="Zoltan Kutalik" w:date="2022-03-02T23:01:00Z">
              <w:r w:rsidRPr="002B237D">
                <w:rPr>
                  <w:rFonts w:ascii="Helvetica" w:hAnsi="Helvetica"/>
                  <w:color w:val="2C3E50"/>
                </w:rPr>
                <w:t>115</w:t>
              </w:r>
            </w:moveTo>
          </w:p>
        </w:tc>
      </w:tr>
      <w:tr w:rsidR="00E46D98" w:rsidRPr="002B237D" w14:paraId="16D99805" w14:textId="77777777" w:rsidTr="00E31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70AD5182" w14:textId="77777777" w:rsidR="00E46D98" w:rsidRPr="002B237D" w:rsidRDefault="00E46D98" w:rsidP="00E316F3">
            <w:pPr>
              <w:spacing w:after="315"/>
              <w:jc w:val="both"/>
              <w:rPr>
                <w:moveTo w:id="225" w:author="Zoltan Kutalik" w:date="2022-03-02T23:01:00Z"/>
                <w:rFonts w:ascii="Helvetica" w:hAnsi="Helvetica"/>
                <w:b w:val="0"/>
                <w:bCs w:val="0"/>
                <w:color w:val="2C3E50"/>
              </w:rPr>
            </w:pPr>
            <w:moveTo w:id="226" w:author="Zoltan Kutalik" w:date="2022-03-02T23:01:00Z">
              <w:r w:rsidRPr="002B237D">
                <w:rPr>
                  <w:rFonts w:ascii="Helvetica" w:hAnsi="Helvetica"/>
                  <w:b w:val="0"/>
                  <w:bCs w:val="0"/>
                  <w:color w:val="2C3E50"/>
                </w:rPr>
                <w:t>Fluid intelligence score</w:t>
              </w:r>
            </w:moveTo>
          </w:p>
        </w:tc>
        <w:tc>
          <w:tcPr>
            <w:tcW w:w="1875" w:type="dxa"/>
            <w:vAlign w:val="center"/>
            <w:hideMark/>
          </w:tcPr>
          <w:p w14:paraId="441CCA62" w14:textId="77777777" w:rsidR="00E46D98" w:rsidRPr="002B237D" w:rsidRDefault="00E46D98" w:rsidP="00E316F3">
            <w:pPr>
              <w:spacing w:after="315"/>
              <w:jc w:val="both"/>
              <w:cnfStyle w:val="000000100000" w:firstRow="0" w:lastRow="0" w:firstColumn="0" w:lastColumn="0" w:oddVBand="0" w:evenVBand="0" w:oddHBand="1" w:evenHBand="0" w:firstRowFirstColumn="0" w:firstRowLastColumn="0" w:lastRowFirstColumn="0" w:lastRowLastColumn="0"/>
              <w:rPr>
                <w:moveTo w:id="227" w:author="Zoltan Kutalik" w:date="2022-03-02T23:01:00Z"/>
                <w:rFonts w:ascii="Helvetica" w:hAnsi="Helvetica"/>
                <w:color w:val="2C3E50"/>
              </w:rPr>
            </w:pPr>
            <w:moveTo w:id="228" w:author="Zoltan Kutalik" w:date="2022-03-02T23:01:00Z">
              <w:r w:rsidRPr="002B237D">
                <w:rPr>
                  <w:rFonts w:ascii="Helvetica" w:hAnsi="Helvetica"/>
                  <w:color w:val="2C3E50"/>
                </w:rPr>
                <w:t>0.0173814</w:t>
              </w:r>
            </w:moveTo>
          </w:p>
        </w:tc>
        <w:tc>
          <w:tcPr>
            <w:tcW w:w="1875" w:type="dxa"/>
            <w:vAlign w:val="center"/>
            <w:hideMark/>
          </w:tcPr>
          <w:p w14:paraId="1F8CE9A5" w14:textId="77777777" w:rsidR="00E46D98" w:rsidRPr="002B237D" w:rsidRDefault="00E46D98" w:rsidP="00E316F3">
            <w:pPr>
              <w:spacing w:after="315"/>
              <w:jc w:val="both"/>
              <w:cnfStyle w:val="000000100000" w:firstRow="0" w:lastRow="0" w:firstColumn="0" w:lastColumn="0" w:oddVBand="0" w:evenVBand="0" w:oddHBand="1" w:evenHBand="0" w:firstRowFirstColumn="0" w:firstRowLastColumn="0" w:lastRowFirstColumn="0" w:lastRowLastColumn="0"/>
              <w:rPr>
                <w:moveTo w:id="229" w:author="Zoltan Kutalik" w:date="2022-03-02T23:01:00Z"/>
                <w:rFonts w:ascii="Helvetica" w:hAnsi="Helvetica"/>
                <w:color w:val="2C3E50"/>
              </w:rPr>
            </w:pPr>
            <w:moveTo w:id="230" w:author="Zoltan Kutalik" w:date="2022-03-02T23:01:00Z">
              <w:r w:rsidRPr="002B237D">
                <w:rPr>
                  <w:rFonts w:ascii="Helvetica" w:hAnsi="Helvetica"/>
                  <w:color w:val="2C3E50"/>
                </w:rPr>
                <w:t>0.0045452</w:t>
              </w:r>
            </w:moveTo>
          </w:p>
        </w:tc>
        <w:tc>
          <w:tcPr>
            <w:tcW w:w="1875" w:type="dxa"/>
            <w:vAlign w:val="center"/>
            <w:hideMark/>
          </w:tcPr>
          <w:p w14:paraId="7BEC22D3" w14:textId="77777777" w:rsidR="00E46D98" w:rsidRPr="002B237D" w:rsidRDefault="00E46D98" w:rsidP="00E316F3">
            <w:pPr>
              <w:spacing w:after="315"/>
              <w:jc w:val="both"/>
              <w:cnfStyle w:val="000000100000" w:firstRow="0" w:lastRow="0" w:firstColumn="0" w:lastColumn="0" w:oddVBand="0" w:evenVBand="0" w:oddHBand="1" w:evenHBand="0" w:firstRowFirstColumn="0" w:firstRowLastColumn="0" w:lastRowFirstColumn="0" w:lastRowLastColumn="0"/>
              <w:rPr>
                <w:moveTo w:id="231" w:author="Zoltan Kutalik" w:date="2022-03-02T23:01:00Z"/>
                <w:rFonts w:ascii="Helvetica" w:hAnsi="Helvetica"/>
                <w:color w:val="2C3E50"/>
              </w:rPr>
            </w:pPr>
            <w:moveTo w:id="232" w:author="Zoltan Kutalik" w:date="2022-03-02T23:01:00Z">
              <w:r w:rsidRPr="002B237D">
                <w:rPr>
                  <w:rFonts w:ascii="Helvetica" w:hAnsi="Helvetica"/>
                  <w:color w:val="2C3E50"/>
                </w:rPr>
                <w:t>0.0643602</w:t>
              </w:r>
            </w:moveTo>
          </w:p>
        </w:tc>
        <w:tc>
          <w:tcPr>
            <w:tcW w:w="1875" w:type="dxa"/>
            <w:vAlign w:val="center"/>
            <w:hideMark/>
          </w:tcPr>
          <w:p w14:paraId="2D00E839" w14:textId="77777777" w:rsidR="00E46D98" w:rsidRPr="002B237D" w:rsidRDefault="00E46D98" w:rsidP="00E316F3">
            <w:pPr>
              <w:spacing w:after="315"/>
              <w:jc w:val="both"/>
              <w:cnfStyle w:val="000000100000" w:firstRow="0" w:lastRow="0" w:firstColumn="0" w:lastColumn="0" w:oddVBand="0" w:evenVBand="0" w:oddHBand="1" w:evenHBand="0" w:firstRowFirstColumn="0" w:firstRowLastColumn="0" w:lastRowFirstColumn="0" w:lastRowLastColumn="0"/>
              <w:rPr>
                <w:moveTo w:id="233" w:author="Zoltan Kutalik" w:date="2022-03-02T23:01:00Z"/>
                <w:rFonts w:ascii="Helvetica" w:hAnsi="Helvetica"/>
                <w:color w:val="2C3E50"/>
              </w:rPr>
            </w:pPr>
            <w:moveTo w:id="234" w:author="Zoltan Kutalik" w:date="2022-03-02T23:01:00Z">
              <w:r w:rsidRPr="002B237D">
                <w:rPr>
                  <w:rFonts w:ascii="Helvetica" w:hAnsi="Helvetica"/>
                  <w:color w:val="2C3E50"/>
                </w:rPr>
                <w:t>115</w:t>
              </w:r>
            </w:moveTo>
          </w:p>
        </w:tc>
      </w:tr>
      <w:tr w:rsidR="00E46D98" w:rsidRPr="002B237D" w14:paraId="1859CB61" w14:textId="77777777" w:rsidTr="00E316F3">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34A9ABF8" w14:textId="77777777" w:rsidR="00E46D98" w:rsidRPr="002B237D" w:rsidRDefault="00E46D98" w:rsidP="00E316F3">
            <w:pPr>
              <w:spacing w:after="315"/>
              <w:jc w:val="both"/>
              <w:rPr>
                <w:moveTo w:id="235" w:author="Zoltan Kutalik" w:date="2022-03-02T23:01:00Z"/>
                <w:rFonts w:ascii="Helvetica" w:hAnsi="Helvetica"/>
                <w:b w:val="0"/>
                <w:bCs w:val="0"/>
                <w:color w:val="2C3E50"/>
              </w:rPr>
            </w:pPr>
            <w:moveTo w:id="236" w:author="Zoltan Kutalik" w:date="2022-03-02T23:01:00Z">
              <w:r w:rsidRPr="002B237D">
                <w:rPr>
                  <w:rFonts w:ascii="Helvetica" w:hAnsi="Helvetica"/>
                  <w:b w:val="0"/>
                  <w:bCs w:val="0"/>
                  <w:color w:val="2C3E50"/>
                </w:rPr>
                <w:t>Household coordinates</w:t>
              </w:r>
            </w:moveTo>
          </w:p>
        </w:tc>
        <w:tc>
          <w:tcPr>
            <w:tcW w:w="1875" w:type="dxa"/>
            <w:vAlign w:val="center"/>
            <w:hideMark/>
          </w:tcPr>
          <w:p w14:paraId="6C370CC0" w14:textId="77777777" w:rsidR="00E46D98" w:rsidRPr="002B237D" w:rsidRDefault="00E46D98" w:rsidP="00E316F3">
            <w:pPr>
              <w:spacing w:after="315"/>
              <w:jc w:val="both"/>
              <w:cnfStyle w:val="000000000000" w:firstRow="0" w:lastRow="0" w:firstColumn="0" w:lastColumn="0" w:oddVBand="0" w:evenVBand="0" w:oddHBand="0" w:evenHBand="0" w:firstRowFirstColumn="0" w:firstRowLastColumn="0" w:lastRowFirstColumn="0" w:lastRowLastColumn="0"/>
              <w:rPr>
                <w:moveTo w:id="237" w:author="Zoltan Kutalik" w:date="2022-03-02T23:01:00Z"/>
                <w:rFonts w:ascii="Helvetica" w:hAnsi="Helvetica"/>
                <w:color w:val="2C3E50"/>
              </w:rPr>
            </w:pPr>
            <w:moveTo w:id="238" w:author="Zoltan Kutalik" w:date="2022-03-02T23:01:00Z">
              <w:r w:rsidRPr="002B237D">
                <w:rPr>
                  <w:rFonts w:ascii="Helvetica" w:hAnsi="Helvetica"/>
                  <w:color w:val="2C3E50"/>
                </w:rPr>
                <w:t>0.0059022</w:t>
              </w:r>
            </w:moveTo>
          </w:p>
        </w:tc>
        <w:tc>
          <w:tcPr>
            <w:tcW w:w="1875" w:type="dxa"/>
            <w:vAlign w:val="center"/>
            <w:hideMark/>
          </w:tcPr>
          <w:p w14:paraId="16F122C8" w14:textId="77777777" w:rsidR="00E46D98" w:rsidRPr="002B237D" w:rsidRDefault="00E46D98" w:rsidP="00E316F3">
            <w:pPr>
              <w:spacing w:after="315"/>
              <w:jc w:val="both"/>
              <w:cnfStyle w:val="000000000000" w:firstRow="0" w:lastRow="0" w:firstColumn="0" w:lastColumn="0" w:oddVBand="0" w:evenVBand="0" w:oddHBand="0" w:evenHBand="0" w:firstRowFirstColumn="0" w:firstRowLastColumn="0" w:lastRowFirstColumn="0" w:lastRowLastColumn="0"/>
              <w:rPr>
                <w:moveTo w:id="239" w:author="Zoltan Kutalik" w:date="2022-03-02T23:01:00Z"/>
                <w:rFonts w:ascii="Helvetica" w:hAnsi="Helvetica"/>
                <w:color w:val="2C3E50"/>
              </w:rPr>
            </w:pPr>
            <w:moveTo w:id="240" w:author="Zoltan Kutalik" w:date="2022-03-02T23:01:00Z">
              <w:r w:rsidRPr="002B237D">
                <w:rPr>
                  <w:rFonts w:ascii="Helvetica" w:hAnsi="Helvetica"/>
                  <w:color w:val="2C3E50"/>
                </w:rPr>
                <w:t>0.0041529</w:t>
              </w:r>
            </w:moveTo>
          </w:p>
        </w:tc>
        <w:tc>
          <w:tcPr>
            <w:tcW w:w="1875" w:type="dxa"/>
            <w:vAlign w:val="center"/>
            <w:hideMark/>
          </w:tcPr>
          <w:p w14:paraId="3BCFFE0A" w14:textId="77777777" w:rsidR="00E46D98" w:rsidRPr="002B237D" w:rsidRDefault="00E46D98" w:rsidP="00E316F3">
            <w:pPr>
              <w:spacing w:after="315"/>
              <w:jc w:val="both"/>
              <w:cnfStyle w:val="000000000000" w:firstRow="0" w:lastRow="0" w:firstColumn="0" w:lastColumn="0" w:oddVBand="0" w:evenVBand="0" w:oddHBand="0" w:evenHBand="0" w:firstRowFirstColumn="0" w:firstRowLastColumn="0" w:lastRowFirstColumn="0" w:lastRowLastColumn="0"/>
              <w:rPr>
                <w:moveTo w:id="241" w:author="Zoltan Kutalik" w:date="2022-03-02T23:01:00Z"/>
                <w:rFonts w:ascii="Helvetica" w:hAnsi="Helvetica"/>
                <w:color w:val="2C3E50"/>
              </w:rPr>
            </w:pPr>
            <w:moveTo w:id="242" w:author="Zoltan Kutalik" w:date="2022-03-02T23:01:00Z">
              <w:r w:rsidRPr="002B237D">
                <w:rPr>
                  <w:rFonts w:ascii="Helvetica" w:hAnsi="Helvetica"/>
                  <w:color w:val="2C3E50"/>
                </w:rPr>
                <w:t>0.0072719</w:t>
              </w:r>
            </w:moveTo>
          </w:p>
        </w:tc>
        <w:tc>
          <w:tcPr>
            <w:tcW w:w="1875" w:type="dxa"/>
            <w:vAlign w:val="center"/>
            <w:hideMark/>
          </w:tcPr>
          <w:p w14:paraId="3551A5FE" w14:textId="77777777" w:rsidR="00E46D98" w:rsidRPr="002B237D" w:rsidRDefault="00E46D98" w:rsidP="00E316F3">
            <w:pPr>
              <w:spacing w:after="315"/>
              <w:jc w:val="both"/>
              <w:cnfStyle w:val="000000000000" w:firstRow="0" w:lastRow="0" w:firstColumn="0" w:lastColumn="0" w:oddVBand="0" w:evenVBand="0" w:oddHBand="0" w:evenHBand="0" w:firstRowFirstColumn="0" w:firstRowLastColumn="0" w:lastRowFirstColumn="0" w:lastRowLastColumn="0"/>
              <w:rPr>
                <w:moveTo w:id="243" w:author="Zoltan Kutalik" w:date="2022-03-02T23:01:00Z"/>
                <w:rFonts w:ascii="Helvetica" w:hAnsi="Helvetica"/>
                <w:color w:val="2C3E50"/>
              </w:rPr>
            </w:pPr>
            <w:moveTo w:id="244" w:author="Zoltan Kutalik" w:date="2022-03-02T23:01:00Z">
              <w:r w:rsidRPr="002B237D">
                <w:rPr>
                  <w:rFonts w:ascii="Helvetica" w:hAnsi="Helvetica"/>
                  <w:color w:val="2C3E50"/>
                </w:rPr>
                <w:t>116</w:t>
              </w:r>
            </w:moveTo>
          </w:p>
        </w:tc>
      </w:tr>
      <w:tr w:rsidR="00E46D98" w:rsidRPr="002B237D" w14:paraId="09AC5DA5" w14:textId="77777777" w:rsidTr="00E31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47DC145E" w14:textId="77777777" w:rsidR="00E46D98" w:rsidRPr="002B237D" w:rsidRDefault="00E46D98" w:rsidP="00E316F3">
            <w:pPr>
              <w:spacing w:after="315"/>
              <w:jc w:val="both"/>
              <w:rPr>
                <w:moveTo w:id="245" w:author="Zoltan Kutalik" w:date="2022-03-02T23:01:00Z"/>
                <w:rFonts w:ascii="Helvetica" w:hAnsi="Helvetica"/>
                <w:b w:val="0"/>
                <w:bCs w:val="0"/>
                <w:color w:val="2C3E50"/>
              </w:rPr>
            </w:pPr>
            <w:moveTo w:id="246" w:author="Zoltan Kutalik" w:date="2022-03-02T23:01:00Z">
              <w:r w:rsidRPr="002B237D">
                <w:rPr>
                  <w:rFonts w:ascii="Helvetica" w:hAnsi="Helvetica"/>
                  <w:b w:val="0"/>
                  <w:bCs w:val="0"/>
                  <w:color w:val="2C3E50"/>
                </w:rPr>
                <w:t>PCs</w:t>
              </w:r>
            </w:moveTo>
          </w:p>
        </w:tc>
        <w:tc>
          <w:tcPr>
            <w:tcW w:w="1875" w:type="dxa"/>
            <w:vAlign w:val="center"/>
            <w:hideMark/>
          </w:tcPr>
          <w:p w14:paraId="6106229A" w14:textId="77777777" w:rsidR="00E46D98" w:rsidRPr="002B237D" w:rsidRDefault="00E46D98" w:rsidP="00E316F3">
            <w:pPr>
              <w:spacing w:after="315"/>
              <w:jc w:val="both"/>
              <w:cnfStyle w:val="000000100000" w:firstRow="0" w:lastRow="0" w:firstColumn="0" w:lastColumn="0" w:oddVBand="0" w:evenVBand="0" w:oddHBand="1" w:evenHBand="0" w:firstRowFirstColumn="0" w:firstRowLastColumn="0" w:lastRowFirstColumn="0" w:lastRowLastColumn="0"/>
              <w:rPr>
                <w:moveTo w:id="247" w:author="Zoltan Kutalik" w:date="2022-03-02T23:01:00Z"/>
                <w:rFonts w:ascii="Helvetica" w:hAnsi="Helvetica"/>
                <w:color w:val="2C3E50"/>
              </w:rPr>
            </w:pPr>
            <w:moveTo w:id="248" w:author="Zoltan Kutalik" w:date="2022-03-02T23:01:00Z">
              <w:r w:rsidRPr="002B237D">
                <w:rPr>
                  <w:rFonts w:ascii="Helvetica" w:hAnsi="Helvetica"/>
                  <w:color w:val="2C3E50"/>
                </w:rPr>
                <w:t>0.0033361</w:t>
              </w:r>
            </w:moveTo>
          </w:p>
        </w:tc>
        <w:tc>
          <w:tcPr>
            <w:tcW w:w="1875" w:type="dxa"/>
            <w:vAlign w:val="center"/>
            <w:hideMark/>
          </w:tcPr>
          <w:p w14:paraId="436A6096" w14:textId="77777777" w:rsidR="00E46D98" w:rsidRPr="002B237D" w:rsidRDefault="00E46D98" w:rsidP="00E316F3">
            <w:pPr>
              <w:spacing w:after="315"/>
              <w:jc w:val="both"/>
              <w:cnfStyle w:val="000000100000" w:firstRow="0" w:lastRow="0" w:firstColumn="0" w:lastColumn="0" w:oddVBand="0" w:evenVBand="0" w:oddHBand="1" w:evenHBand="0" w:firstRowFirstColumn="0" w:firstRowLastColumn="0" w:lastRowFirstColumn="0" w:lastRowLastColumn="0"/>
              <w:rPr>
                <w:moveTo w:id="249" w:author="Zoltan Kutalik" w:date="2022-03-02T23:01:00Z"/>
                <w:rFonts w:ascii="Helvetica" w:hAnsi="Helvetica"/>
                <w:color w:val="2C3E50"/>
              </w:rPr>
            </w:pPr>
            <w:moveTo w:id="250" w:author="Zoltan Kutalik" w:date="2022-03-02T23:01:00Z">
              <w:r w:rsidRPr="002B237D">
                <w:rPr>
                  <w:rFonts w:ascii="Helvetica" w:hAnsi="Helvetica"/>
                  <w:color w:val="2C3E50"/>
                </w:rPr>
                <w:t>0.0021729</w:t>
              </w:r>
            </w:moveTo>
          </w:p>
        </w:tc>
        <w:tc>
          <w:tcPr>
            <w:tcW w:w="1875" w:type="dxa"/>
            <w:vAlign w:val="center"/>
            <w:hideMark/>
          </w:tcPr>
          <w:p w14:paraId="630830E2" w14:textId="77777777" w:rsidR="00E46D98" w:rsidRPr="002B237D" w:rsidRDefault="00E46D98" w:rsidP="00E316F3">
            <w:pPr>
              <w:spacing w:after="315"/>
              <w:jc w:val="both"/>
              <w:cnfStyle w:val="000000100000" w:firstRow="0" w:lastRow="0" w:firstColumn="0" w:lastColumn="0" w:oddVBand="0" w:evenVBand="0" w:oddHBand="1" w:evenHBand="0" w:firstRowFirstColumn="0" w:firstRowLastColumn="0" w:lastRowFirstColumn="0" w:lastRowLastColumn="0"/>
              <w:rPr>
                <w:moveTo w:id="251" w:author="Zoltan Kutalik" w:date="2022-03-02T23:01:00Z"/>
                <w:rFonts w:ascii="Helvetica" w:hAnsi="Helvetica"/>
                <w:color w:val="2C3E50"/>
              </w:rPr>
            </w:pPr>
            <w:moveTo w:id="252" w:author="Zoltan Kutalik" w:date="2022-03-02T23:01:00Z">
              <w:r w:rsidRPr="002B237D">
                <w:rPr>
                  <w:rFonts w:ascii="Helvetica" w:hAnsi="Helvetica"/>
                  <w:color w:val="2C3E50"/>
                </w:rPr>
                <w:t>0.0030056</w:t>
              </w:r>
            </w:moveTo>
          </w:p>
        </w:tc>
        <w:tc>
          <w:tcPr>
            <w:tcW w:w="1875" w:type="dxa"/>
            <w:vAlign w:val="center"/>
            <w:hideMark/>
          </w:tcPr>
          <w:p w14:paraId="4C483880" w14:textId="77777777" w:rsidR="00E46D98" w:rsidRPr="002B237D" w:rsidRDefault="00E46D98" w:rsidP="00E316F3">
            <w:pPr>
              <w:spacing w:after="315"/>
              <w:jc w:val="both"/>
              <w:cnfStyle w:val="000000100000" w:firstRow="0" w:lastRow="0" w:firstColumn="0" w:lastColumn="0" w:oddVBand="0" w:evenVBand="0" w:oddHBand="1" w:evenHBand="0" w:firstRowFirstColumn="0" w:firstRowLastColumn="0" w:lastRowFirstColumn="0" w:lastRowLastColumn="0"/>
              <w:rPr>
                <w:moveTo w:id="253" w:author="Zoltan Kutalik" w:date="2022-03-02T23:01:00Z"/>
                <w:rFonts w:ascii="Helvetica" w:hAnsi="Helvetica"/>
                <w:color w:val="2C3E50"/>
              </w:rPr>
            </w:pPr>
            <w:moveTo w:id="254" w:author="Zoltan Kutalik" w:date="2022-03-02T23:01:00Z">
              <w:r w:rsidRPr="002B237D">
                <w:rPr>
                  <w:rFonts w:ascii="Helvetica" w:hAnsi="Helvetica"/>
                  <w:color w:val="2C3E50"/>
                </w:rPr>
                <w:t>116</w:t>
              </w:r>
            </w:moveTo>
          </w:p>
        </w:tc>
      </w:tr>
      <w:tr w:rsidR="00E46D98" w:rsidRPr="002B237D" w14:paraId="3E371B2E" w14:textId="77777777" w:rsidTr="00E316F3">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34913FEF" w14:textId="77777777" w:rsidR="00E46D98" w:rsidRPr="002B237D" w:rsidRDefault="00E46D98" w:rsidP="00E316F3">
            <w:pPr>
              <w:spacing w:after="315"/>
              <w:jc w:val="both"/>
              <w:rPr>
                <w:moveTo w:id="255" w:author="Zoltan Kutalik" w:date="2022-03-02T23:01:00Z"/>
                <w:rFonts w:ascii="Helvetica" w:hAnsi="Helvetica"/>
                <w:b w:val="0"/>
                <w:bCs w:val="0"/>
                <w:color w:val="2C3E50"/>
              </w:rPr>
            </w:pPr>
            <w:moveTo w:id="256" w:author="Zoltan Kutalik" w:date="2022-03-02T23:01:00Z">
              <w:r w:rsidRPr="002B237D">
                <w:rPr>
                  <w:rFonts w:ascii="Helvetica" w:hAnsi="Helvetica"/>
                  <w:b w:val="0"/>
                  <w:bCs w:val="0"/>
                  <w:color w:val="2C3E50"/>
                </w:rPr>
                <w:t>Townsend deprivation index at recruitment</w:t>
              </w:r>
            </w:moveTo>
          </w:p>
        </w:tc>
        <w:tc>
          <w:tcPr>
            <w:tcW w:w="1875" w:type="dxa"/>
            <w:vAlign w:val="center"/>
            <w:hideMark/>
          </w:tcPr>
          <w:p w14:paraId="434E881E" w14:textId="77777777" w:rsidR="00E46D98" w:rsidRPr="002B237D" w:rsidRDefault="00E46D98" w:rsidP="00E316F3">
            <w:pPr>
              <w:spacing w:after="315"/>
              <w:jc w:val="both"/>
              <w:cnfStyle w:val="000000000000" w:firstRow="0" w:lastRow="0" w:firstColumn="0" w:lastColumn="0" w:oddVBand="0" w:evenVBand="0" w:oddHBand="0" w:evenHBand="0" w:firstRowFirstColumn="0" w:firstRowLastColumn="0" w:lastRowFirstColumn="0" w:lastRowLastColumn="0"/>
              <w:rPr>
                <w:moveTo w:id="257" w:author="Zoltan Kutalik" w:date="2022-03-02T23:01:00Z"/>
                <w:rFonts w:ascii="Helvetica" w:hAnsi="Helvetica"/>
                <w:color w:val="2C3E50"/>
              </w:rPr>
            </w:pPr>
            <w:moveTo w:id="258" w:author="Zoltan Kutalik" w:date="2022-03-02T23:01:00Z">
              <w:r w:rsidRPr="002B237D">
                <w:rPr>
                  <w:rFonts w:ascii="Helvetica" w:hAnsi="Helvetica"/>
                  <w:color w:val="2C3E50"/>
                </w:rPr>
                <w:t>0.0227744</w:t>
              </w:r>
            </w:moveTo>
          </w:p>
        </w:tc>
        <w:tc>
          <w:tcPr>
            <w:tcW w:w="1875" w:type="dxa"/>
            <w:vAlign w:val="center"/>
            <w:hideMark/>
          </w:tcPr>
          <w:p w14:paraId="36C8CE00" w14:textId="77777777" w:rsidR="00E46D98" w:rsidRPr="002B237D" w:rsidRDefault="00E46D98" w:rsidP="00E316F3">
            <w:pPr>
              <w:spacing w:after="315"/>
              <w:jc w:val="both"/>
              <w:cnfStyle w:val="000000000000" w:firstRow="0" w:lastRow="0" w:firstColumn="0" w:lastColumn="0" w:oddVBand="0" w:evenVBand="0" w:oddHBand="0" w:evenHBand="0" w:firstRowFirstColumn="0" w:firstRowLastColumn="0" w:lastRowFirstColumn="0" w:lastRowLastColumn="0"/>
              <w:rPr>
                <w:moveTo w:id="259" w:author="Zoltan Kutalik" w:date="2022-03-02T23:01:00Z"/>
                <w:rFonts w:ascii="Helvetica" w:hAnsi="Helvetica"/>
                <w:color w:val="2C3E50"/>
              </w:rPr>
            </w:pPr>
            <w:moveTo w:id="260" w:author="Zoltan Kutalik" w:date="2022-03-02T23:01:00Z">
              <w:r w:rsidRPr="002B237D">
                <w:rPr>
                  <w:rFonts w:ascii="Helvetica" w:hAnsi="Helvetica"/>
                  <w:color w:val="2C3E50"/>
                </w:rPr>
                <w:t>0.0106241</w:t>
              </w:r>
            </w:moveTo>
          </w:p>
        </w:tc>
        <w:tc>
          <w:tcPr>
            <w:tcW w:w="1875" w:type="dxa"/>
            <w:vAlign w:val="center"/>
            <w:hideMark/>
          </w:tcPr>
          <w:p w14:paraId="5093AD71" w14:textId="77777777" w:rsidR="00E46D98" w:rsidRPr="002B237D" w:rsidRDefault="00E46D98" w:rsidP="00E316F3">
            <w:pPr>
              <w:spacing w:after="315"/>
              <w:jc w:val="both"/>
              <w:cnfStyle w:val="000000000000" w:firstRow="0" w:lastRow="0" w:firstColumn="0" w:lastColumn="0" w:oddVBand="0" w:evenVBand="0" w:oddHBand="0" w:evenHBand="0" w:firstRowFirstColumn="0" w:firstRowLastColumn="0" w:lastRowFirstColumn="0" w:lastRowLastColumn="0"/>
              <w:rPr>
                <w:moveTo w:id="261" w:author="Zoltan Kutalik" w:date="2022-03-02T23:01:00Z"/>
                <w:rFonts w:ascii="Helvetica" w:hAnsi="Helvetica"/>
                <w:color w:val="2C3E50"/>
              </w:rPr>
            </w:pPr>
            <w:moveTo w:id="262" w:author="Zoltan Kutalik" w:date="2022-03-02T23:01:00Z">
              <w:r w:rsidRPr="002B237D">
                <w:rPr>
                  <w:rFonts w:ascii="Helvetica" w:hAnsi="Helvetica"/>
                  <w:color w:val="2C3E50"/>
                </w:rPr>
                <w:t>0.0321605</w:t>
              </w:r>
            </w:moveTo>
          </w:p>
        </w:tc>
        <w:tc>
          <w:tcPr>
            <w:tcW w:w="1875" w:type="dxa"/>
            <w:vAlign w:val="center"/>
            <w:hideMark/>
          </w:tcPr>
          <w:p w14:paraId="4C71A0EA" w14:textId="77777777" w:rsidR="00E46D98" w:rsidRPr="002B237D" w:rsidRDefault="00E46D98" w:rsidP="00E316F3">
            <w:pPr>
              <w:spacing w:after="315"/>
              <w:jc w:val="both"/>
              <w:cnfStyle w:val="000000000000" w:firstRow="0" w:lastRow="0" w:firstColumn="0" w:lastColumn="0" w:oddVBand="0" w:evenVBand="0" w:oddHBand="0" w:evenHBand="0" w:firstRowFirstColumn="0" w:firstRowLastColumn="0" w:lastRowFirstColumn="0" w:lastRowLastColumn="0"/>
              <w:rPr>
                <w:moveTo w:id="263" w:author="Zoltan Kutalik" w:date="2022-03-02T23:01:00Z"/>
                <w:rFonts w:ascii="Helvetica" w:hAnsi="Helvetica"/>
                <w:color w:val="2C3E50"/>
              </w:rPr>
            </w:pPr>
            <w:moveTo w:id="264" w:author="Zoltan Kutalik" w:date="2022-03-02T23:01:00Z">
              <w:r w:rsidRPr="002B237D">
                <w:rPr>
                  <w:rFonts w:ascii="Helvetica" w:hAnsi="Helvetica"/>
                  <w:color w:val="2C3E50"/>
                </w:rPr>
                <w:t>116</w:t>
              </w:r>
            </w:moveTo>
          </w:p>
        </w:tc>
      </w:tr>
    </w:tbl>
    <w:p w14:paraId="631A9C4F" w14:textId="77777777" w:rsidR="00E46D98" w:rsidRPr="002B237D" w:rsidRDefault="00E46D98" w:rsidP="00E46D98">
      <w:pPr>
        <w:jc w:val="both"/>
        <w:rPr>
          <w:moveTo w:id="265" w:author="Zoltan Kutalik" w:date="2022-03-02T23:01:00Z"/>
          <w:rFonts w:ascii="Helvetica" w:hAnsi="Helvetica"/>
        </w:rPr>
      </w:pPr>
    </w:p>
    <w:p w14:paraId="0EEB726C" w14:textId="77777777" w:rsidR="00E46D98" w:rsidRPr="002B237D" w:rsidRDefault="00E46D98" w:rsidP="00E46D98">
      <w:pPr>
        <w:jc w:val="both"/>
        <w:rPr>
          <w:moveTo w:id="266" w:author="Zoltan Kutalik" w:date="2022-03-02T23:01:00Z"/>
          <w:rFonts w:ascii="Helvetica" w:hAnsi="Helvetica"/>
        </w:rPr>
      </w:pPr>
    </w:p>
    <w:p w14:paraId="7991460A" w14:textId="77777777" w:rsidR="00E46D98" w:rsidRPr="002B237D" w:rsidRDefault="00E46D98" w:rsidP="00E46D98">
      <w:pPr>
        <w:jc w:val="both"/>
        <w:rPr>
          <w:moveTo w:id="267" w:author="Zoltan Kutalik" w:date="2022-03-02T23:01:00Z"/>
          <w:rFonts w:ascii="Helvetica" w:hAnsi="Helvetica"/>
        </w:rPr>
      </w:pPr>
      <w:moveTo w:id="268" w:author="Zoltan Kutalik" w:date="2022-03-02T23:01:00Z">
        <w:r w:rsidRPr="002B237D">
          <w:rPr>
            <w:rFonts w:ascii="Helvetica" w:hAnsi="Helvetica"/>
            <w:noProof/>
          </w:rPr>
          <w:lastRenderedPageBreak/>
          <w:drawing>
            <wp:inline distT="0" distB="0" distL="0" distR="0" wp14:anchorId="566EE8FA" wp14:editId="77ECB355">
              <wp:extent cx="5943600" cy="4245610"/>
              <wp:effectExtent l="0" t="0" r="0" b="0"/>
              <wp:docPr id="3" name="Picture 3"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up of a documen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moveTo>
    </w:p>
    <w:p w14:paraId="5538DF4C" w14:textId="77777777" w:rsidR="00E46D98" w:rsidRPr="002B237D" w:rsidRDefault="00E46D98" w:rsidP="00E46D98">
      <w:pPr>
        <w:jc w:val="both"/>
        <w:rPr>
          <w:moveTo w:id="269" w:author="Zoltan Kutalik" w:date="2022-03-02T23:01:00Z"/>
          <w:rFonts w:ascii="Helvetica" w:hAnsi="Helvetica"/>
        </w:rPr>
      </w:pPr>
    </w:p>
    <w:p w14:paraId="01DB5595" w14:textId="3BC1E804" w:rsidR="00E46D98" w:rsidRPr="002B237D" w:rsidRDefault="00E46D98" w:rsidP="00E46D98">
      <w:pPr>
        <w:spacing w:before="40"/>
        <w:jc w:val="both"/>
        <w:rPr>
          <w:moveTo w:id="270" w:author="Zoltan Kutalik" w:date="2022-03-02T23:01:00Z"/>
          <w:rFonts w:ascii="Helvetica" w:hAnsi="Helvetica"/>
        </w:rPr>
      </w:pPr>
      <w:moveTo w:id="271" w:author="Zoltan Kutalik" w:date="2022-03-02T23:01:00Z">
        <w:r w:rsidRPr="002B237D">
          <w:rPr>
            <w:rFonts w:ascii="Helvetica" w:hAnsi="Helvetica"/>
            <w:b/>
            <w:bCs/>
            <w:color w:val="000000"/>
          </w:rPr>
          <w:t xml:space="preserve">Figure </w:t>
        </w:r>
      </w:moveTo>
      <w:ins w:id="272" w:author="Zoltan Kutalik" w:date="2022-03-02T23:02:00Z">
        <w:r>
          <w:rPr>
            <w:rFonts w:ascii="Helvetica" w:hAnsi="Helvetica"/>
            <w:b/>
            <w:bCs/>
            <w:color w:val="000000"/>
          </w:rPr>
          <w:t>XX</w:t>
        </w:r>
      </w:ins>
      <w:moveTo w:id="273" w:author="Zoltan Kutalik" w:date="2022-03-02T23:01:00Z">
        <w:del w:id="274" w:author="Zoltan Kutalik" w:date="2022-03-02T23:02:00Z">
          <w:r w:rsidRPr="002B237D" w:rsidDel="00E46D98">
            <w:rPr>
              <w:rFonts w:ascii="Helvetica" w:hAnsi="Helvetica"/>
              <w:b/>
              <w:bCs/>
              <w:color w:val="000000"/>
            </w:rPr>
            <w:delText>5</w:delText>
          </w:r>
        </w:del>
        <w:r w:rsidRPr="002B237D">
          <w:rPr>
            <w:rFonts w:ascii="Helvetica" w:hAnsi="Helvetica"/>
            <w:b/>
            <w:bCs/>
            <w:color w:val="000000"/>
          </w:rPr>
          <w:t>:</w:t>
        </w:r>
        <w:r w:rsidRPr="002B237D">
          <w:rPr>
            <w:rFonts w:ascii="Helvetica" w:hAnsi="Helvetica"/>
            <w:color w:val="000000"/>
          </w:rPr>
          <w:t xml:space="preserve"> Figure displays couple correlation due to confounding versus the phenotypic trait correlation among couples for selected potential confounder traits. For each trait in the pipeline, we tested the contribution six confounder traits (household income, age completed education, Townsend deprivation index, fluid intelligence score, PCs, and place of birth coordinates) could impact the phenotypic couple correlation. The couple correlation due to confounding for each trait </w:t>
        </w:r>
        <m:oMath>
          <m:r>
            <w:rPr>
              <w:rFonts w:ascii="Cambria Math" w:hAnsi="Cambria Math"/>
              <w:color w:val="000000"/>
            </w:rPr>
            <m:t>X</m:t>
          </m:r>
        </m:oMath>
        <w:moveTo w:id="275" w:author="Zoltan Kutalik" w:date="2022-03-02T23:01:00Z">
          <w:r w:rsidRPr="002B237D">
            <w:rPr>
              <w:rFonts w:ascii="Helvetica" w:hAnsi="Helvetica"/>
              <w:color w:val="000000"/>
            </w:rPr>
            <w:t xml:space="preserve"> was calculated for each confounder </w:t>
          </w:r>
          <m:oMath>
            <m:r>
              <w:rPr>
                <w:rFonts w:ascii="Cambria Math" w:hAnsi="Cambria Math"/>
                <w:color w:val="000000"/>
              </w:rPr>
              <m:t>W</m:t>
            </m:r>
          </m:oMath>
          <w:moveTo w:id="276" w:author="Zoltan Kutalik" w:date="2022-03-02T23:01:00Z">
            <w:r w:rsidRPr="002B237D">
              <w:rPr>
                <w:rFonts w:ascii="Helvetica" w:hAnsi="Helvetica"/>
                <w:color w:val="000000"/>
              </w:rPr>
              <w:t xml:space="preserve"> as </w:t>
            </w:r>
            <m:oMath>
              <m:sSup>
                <m:sSupPr>
                  <m:ctrlPr>
                    <w:rPr>
                      <w:rFonts w:ascii="Cambria Math" w:hAnsi="Cambria Math"/>
                      <w:i/>
                      <w:color w:val="000000"/>
                    </w:rPr>
                  </m:ctrlPr>
                </m:sSupPr>
                <m:e>
                  <m:r>
                    <w:rPr>
                      <w:rFonts w:ascii="Cambria Math" w:hAnsi="Cambria Math"/>
                      <w:color w:val="000000"/>
                    </w:rPr>
                    <m:t>cor</m:t>
                  </m:r>
                  <m:d>
                    <m:dPr>
                      <m:ctrlPr>
                        <w:rPr>
                          <w:rFonts w:ascii="Cambria Math" w:hAnsi="Cambria Math"/>
                          <w:i/>
                          <w:color w:val="000000"/>
                        </w:rPr>
                      </m:ctrlPr>
                    </m:dPr>
                    <m:e>
                      <m:r>
                        <w:rPr>
                          <w:rFonts w:ascii="Cambria Math" w:hAnsi="Cambria Math"/>
                          <w:color w:val="000000"/>
                        </w:rPr>
                        <m:t>X,W</m:t>
                      </m:r>
                    </m:e>
                  </m:d>
                </m:e>
                <m:sup>
                  <m:r>
                    <w:rPr>
                      <w:rFonts w:ascii="Cambria Math" w:hAnsi="Cambria Math"/>
                      <w:color w:val="000000"/>
                    </w:rPr>
                    <m:t>2</m:t>
                  </m:r>
                </m:sup>
              </m:sSup>
              <m:r>
                <w:rPr>
                  <w:rFonts w:ascii="Cambria Math" w:hAnsi="Cambria Math"/>
                  <w:color w:val="000000"/>
                </w:rPr>
                <m:t>*cor(</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p</m:t>
                  </m:r>
                </m:sub>
              </m:sSub>
            </m:oMath>
            <w:moveTo w:id="277" w:author="Zoltan Kutalik" w:date="2022-03-02T23:01:00Z">
              <w:r w:rsidRPr="002B237D">
                <w:rPr>
                  <w:rFonts w:ascii="Helvetica" w:hAnsi="Helvetica"/>
                  <w:color w:val="000000"/>
                </w:rPr>
                <w:t xml:space="preserve">) (in the case of PCs and birth coordinates, correlation due to confounding was summed across PCs and coordinates, respectively). </w:t>
              </w:r>
            </w:moveTo>
          </w:moveTo>
        </w:moveTo>
      </w:moveTo>
    </w:p>
    <w:moveToRangeEnd w:id="179"/>
    <w:p w14:paraId="4315B607" w14:textId="77777777" w:rsidR="00E46D98" w:rsidRPr="002B237D" w:rsidRDefault="00E46D98" w:rsidP="002B237D">
      <w:pPr>
        <w:spacing w:before="240" w:after="120"/>
        <w:jc w:val="both"/>
        <w:outlineLvl w:val="0"/>
        <w:rPr>
          <w:rFonts w:ascii="Helvetica" w:hAnsi="Helvetica"/>
          <w:b/>
          <w:bCs/>
          <w:kern w:val="36"/>
          <w:sz w:val="48"/>
          <w:szCs w:val="48"/>
        </w:rPr>
      </w:pPr>
    </w:p>
    <w:p w14:paraId="4BF5F5C1" w14:textId="7777777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Relationship between causal effects and raw phenotypic correlation in couples</w:t>
      </w:r>
    </w:p>
    <w:p w14:paraId="35E1BF76" w14:textId="51F92251" w:rsidR="004E1A6F" w:rsidRPr="002B237D" w:rsidRDefault="00E46D98" w:rsidP="002B237D">
      <w:pPr>
        <w:jc w:val="both"/>
        <w:rPr>
          <w:rFonts w:ascii="Helvetica" w:hAnsi="Helvetica"/>
        </w:rPr>
      </w:pPr>
      <w:ins w:id="278" w:author="Zoltan Kutalik" w:date="2022-03-02T23:03:00Z">
        <w:r>
          <w:rPr>
            <w:rFonts w:ascii="Helvetica" w:hAnsi="Helvetica"/>
            <w:color w:val="000000"/>
          </w:rPr>
          <w:t>Next, we asked whether discrepancies between observational couple correlations and causal effects could be explained by specific confound</w:t>
        </w:r>
      </w:ins>
      <w:ins w:id="279" w:author="Zoltan Kutalik" w:date="2022-03-02T23:04:00Z">
        <w:r>
          <w:rPr>
            <w:rFonts w:ascii="Helvetica" w:hAnsi="Helvetica"/>
            <w:color w:val="000000"/>
          </w:rPr>
          <w:t xml:space="preserve">er traits. For this, </w:t>
        </w:r>
      </w:ins>
      <w:del w:id="280" w:author="Zoltan Kutalik" w:date="2022-03-02T23:04:00Z">
        <w:r w:rsidR="004E1A6F" w:rsidRPr="002B237D" w:rsidDel="00E46D98">
          <w:rPr>
            <w:rFonts w:ascii="Helvetica" w:hAnsi="Helvetica"/>
            <w:color w:val="000000"/>
          </w:rPr>
          <w:delText>A</w:delText>
        </w:r>
      </w:del>
      <w:ins w:id="281" w:author="Zoltan Kutalik" w:date="2022-03-02T23:04:00Z">
        <w:r>
          <w:rPr>
            <w:rFonts w:ascii="Helvetica" w:hAnsi="Helvetica"/>
            <w:color w:val="000000"/>
          </w:rPr>
          <w:t>a</w:t>
        </w:r>
      </w:ins>
      <w:r w:rsidR="004E1A6F" w:rsidRPr="002B237D">
        <w:rPr>
          <w:rFonts w:ascii="Helvetica" w:hAnsi="Helvetica"/>
          <w:color w:val="000000"/>
        </w:rPr>
        <w:t xml:space="preserve"> total of </w:t>
      </w:r>
      <w:r w:rsidR="00BE1853" w:rsidRPr="002B237D">
        <w:rPr>
          <w:rFonts w:ascii="Helvetica" w:hAnsi="Helvetica"/>
          <w:color w:val="000000"/>
        </w:rPr>
        <w:t>118</w:t>
      </w:r>
      <w:r w:rsidR="004E1A6F" w:rsidRPr="002B237D">
        <w:rPr>
          <w:rFonts w:ascii="Helvetica" w:hAnsi="Helvetica"/>
          <w:color w:val="000000"/>
        </w:rPr>
        <w:t xml:space="preserve"> phenotypes were selected </w:t>
      </w:r>
      <w:del w:id="282" w:author="Zoltan Kutalik" w:date="2022-03-02T23:04:00Z">
        <w:r w:rsidR="006B3FD3" w:rsidRPr="002B237D" w:rsidDel="00E46D98">
          <w:rPr>
            <w:rFonts w:ascii="Helvetica" w:hAnsi="Helvetica"/>
            <w:color w:val="000000"/>
          </w:rPr>
          <w:delText xml:space="preserve">for analysis </w:delText>
        </w:r>
      </w:del>
      <w:r w:rsidR="004E1A6F" w:rsidRPr="002B237D">
        <w:rPr>
          <w:rFonts w:ascii="Helvetica" w:hAnsi="Helvetica"/>
          <w:color w:val="000000"/>
        </w:rPr>
        <w:t xml:space="preserve">(based on their elevated correlation between partners and </w:t>
      </w:r>
      <w:r w:rsidR="00741FEF" w:rsidRPr="002B237D">
        <w:rPr>
          <w:rFonts w:ascii="Helvetica" w:hAnsi="Helvetica"/>
          <w:color w:val="000000"/>
        </w:rPr>
        <w:t>sufficient [&gt; 5]</w:t>
      </w:r>
      <w:r w:rsidR="004E1A6F" w:rsidRPr="002B237D">
        <w:rPr>
          <w:rFonts w:ascii="Helvetica" w:hAnsi="Helvetica"/>
          <w:color w:val="000000"/>
        </w:rPr>
        <w:t xml:space="preserve"> valid IVs suitable for MR analysis) and subsequently tested for a causal effect from index to partner within couples, using MR. We then compared the causal effects obtained using MR with the raw phenotypic correlation observed among couples to identify any traits where the correlation was larger than the MR-estimate, using </w:t>
      </w:r>
      <w:commentRangeStart w:id="283"/>
      <w:r w:rsidR="004E1A6F" w:rsidRPr="002B237D">
        <w:rPr>
          <w:rFonts w:ascii="Helvetica" w:hAnsi="Helvetica"/>
          <w:color w:val="000000"/>
        </w:rPr>
        <w:t>a one-</w:t>
      </w:r>
      <w:r w:rsidR="004E1A6F" w:rsidRPr="002B237D">
        <w:rPr>
          <w:rFonts w:ascii="Helvetica" w:hAnsi="Helvetica"/>
          <w:color w:val="000000"/>
        </w:rPr>
        <w:lastRenderedPageBreak/>
        <w:t xml:space="preserve">tailed </w:t>
      </w:r>
      <w:commentRangeEnd w:id="283"/>
      <w:r w:rsidR="009C2A40">
        <w:rPr>
          <w:rStyle w:val="CommentReference"/>
          <w:rFonts w:asciiTheme="minorHAnsi" w:eastAsiaTheme="minorHAnsi" w:hAnsiTheme="minorHAnsi" w:cstheme="minorBidi"/>
        </w:rPr>
        <w:commentReference w:id="283"/>
      </w:r>
      <w:r w:rsidR="00A65996" w:rsidRPr="002B237D">
        <w:rPr>
          <w:rFonts w:ascii="Helvetica" w:hAnsi="Helvetica"/>
          <w:color w:val="000000"/>
        </w:rPr>
        <w:t>z</w:t>
      </w:r>
      <w:r w:rsidR="004E1A6F" w:rsidRPr="002B237D">
        <w:rPr>
          <w:rFonts w:ascii="Helvetica" w:hAnsi="Helvetica"/>
          <w:color w:val="000000"/>
        </w:rPr>
        <w:t>-test to test for a significan</w:t>
      </w:r>
      <w:r w:rsidR="006B3FD3" w:rsidRPr="002B237D">
        <w:rPr>
          <w:rFonts w:ascii="Helvetica" w:hAnsi="Helvetica"/>
          <w:color w:val="000000"/>
        </w:rPr>
        <w:t xml:space="preserve">t </w:t>
      </w:r>
      <w:r w:rsidR="004E1A6F" w:rsidRPr="002B237D">
        <w:rPr>
          <w:rFonts w:ascii="Helvetica" w:hAnsi="Helvetica"/>
          <w:color w:val="000000"/>
        </w:rPr>
        <w:t>difference between absolute value of the estimates. In other words, we were particularly interested in identifying traits where the phenotypic correlation in couples was larger than the causal effect from index to partner, which would be indicative of the presence of confounders driving the observed phenotypic correlation. After adjusting for the effective number of tested traits (p &lt; 0.05/6</w:t>
      </w:r>
      <w:r w:rsidR="00DA7A8A" w:rsidRPr="002B237D">
        <w:rPr>
          <w:rFonts w:ascii="Helvetica" w:hAnsi="Helvetica"/>
          <w:color w:val="000000"/>
        </w:rPr>
        <w:t>6</w:t>
      </w:r>
      <w:r w:rsidR="004E1A6F" w:rsidRPr="002B237D">
        <w:rPr>
          <w:rFonts w:ascii="Helvetica" w:hAnsi="Helvetica"/>
          <w:color w:val="000000"/>
        </w:rPr>
        <w:t xml:space="preserve">), </w:t>
      </w:r>
      <w:commentRangeStart w:id="284"/>
      <w:commentRangeStart w:id="285"/>
      <w:r w:rsidR="004E1A6F" w:rsidRPr="002B237D">
        <w:rPr>
          <w:rFonts w:ascii="Helvetica" w:hAnsi="Helvetica"/>
          <w:color w:val="000000"/>
        </w:rPr>
        <w:t xml:space="preserve">we identified </w:t>
      </w:r>
      <w:r w:rsidR="00BF1323" w:rsidRPr="002B237D">
        <w:rPr>
          <w:rFonts w:ascii="Helvetica" w:hAnsi="Helvetica"/>
          <w:color w:val="000000"/>
        </w:rPr>
        <w:t>3</w:t>
      </w:r>
      <w:r w:rsidR="00DA7A8A" w:rsidRPr="002B237D">
        <w:rPr>
          <w:rFonts w:ascii="Helvetica" w:hAnsi="Helvetica"/>
          <w:color w:val="000000"/>
        </w:rPr>
        <w:t>8</w:t>
      </w:r>
      <w:commentRangeEnd w:id="284"/>
      <w:r w:rsidR="00A65996" w:rsidRPr="002B237D">
        <w:rPr>
          <w:rStyle w:val="CommentReference"/>
          <w:rFonts w:ascii="Helvetica" w:eastAsiaTheme="minorHAnsi" w:hAnsi="Helvetica" w:cstheme="minorBidi"/>
        </w:rPr>
        <w:commentReference w:id="284"/>
      </w:r>
      <w:commentRangeEnd w:id="285"/>
      <w:r w:rsidR="009C2A40">
        <w:rPr>
          <w:rStyle w:val="CommentReference"/>
          <w:rFonts w:asciiTheme="minorHAnsi" w:eastAsiaTheme="minorHAnsi" w:hAnsiTheme="minorHAnsi" w:cstheme="minorBidi"/>
        </w:rPr>
        <w:commentReference w:id="285"/>
      </w:r>
      <w:r w:rsidR="004E1A6F" w:rsidRPr="002B237D">
        <w:rPr>
          <w:rFonts w:ascii="Helvetica" w:hAnsi="Helvetica"/>
          <w:color w:val="000000"/>
        </w:rPr>
        <w:t xml:space="preserve"> traits which showed larger absolute phenotypic correlation compared to MR estimate</w:t>
      </w:r>
      <w:r w:rsidR="00FE0BE8" w:rsidRPr="002B237D">
        <w:rPr>
          <w:rFonts w:ascii="Helvetica" w:hAnsi="Helvetica"/>
          <w:color w:val="000000"/>
        </w:rPr>
        <w:t xml:space="preserve">s (see Figure 2). </w:t>
      </w:r>
      <w:r w:rsidR="004E1A6F" w:rsidRPr="002B237D">
        <w:rPr>
          <w:rFonts w:ascii="Helvetica" w:hAnsi="Helvetica"/>
          <w:color w:val="000000"/>
        </w:rPr>
        <w:t>Among these included place of birth, North-coordinate (NC); height, and various blood cell counts, including red blood cell (RBC) count (place of birth NC: correlation (</w:t>
      </w:r>
      <m:oMath>
        <m:r>
          <w:rPr>
            <w:rFonts w:ascii="Cambria Math" w:hAnsi="Cambria Math"/>
            <w:color w:val="000000"/>
          </w:rPr>
          <m:t>r</m:t>
        </m:r>
      </m:oMath>
      <w:r w:rsidR="004E1A6F" w:rsidRPr="002B237D">
        <w:rPr>
          <w:rFonts w:ascii="Helvetica" w:hAnsi="Helvetica"/>
          <w:color w:val="000000"/>
        </w:rPr>
        <w:t>) = 0.58, MR-estimate (</w:t>
      </w:r>
      <m:oMath>
        <m:r>
          <w:rPr>
            <w:rFonts w:ascii="Cambria Math" w:hAnsi="Cambria Math"/>
            <w:color w:val="000000"/>
          </w:rPr>
          <m:t>α</m:t>
        </m:r>
      </m:oMath>
      <w:r w:rsidR="004E1A6F" w:rsidRPr="002B237D">
        <w:rPr>
          <w:rFonts w:ascii="Helvetica" w:hAnsi="Helvetica"/>
          <w:color w:val="000000"/>
        </w:rPr>
        <w:t>) = 0.33, one tailed p-value for difference (</w:t>
      </w:r>
      <w:r w:rsidR="004E1A6F" w:rsidRPr="002B237D">
        <w:rPr>
          <w:rFonts w:ascii="Helvetica" w:hAnsi="Helvetica"/>
          <w:i/>
          <w:iCs/>
          <w:color w:val="000000"/>
        </w:rPr>
        <w:t>p</w:t>
      </w:r>
      <w:r w:rsidR="004E1A6F" w:rsidRPr="002B237D">
        <w:rPr>
          <w:rFonts w:ascii="Helvetica" w:hAnsi="Helvetica"/>
          <w:color w:val="000000"/>
        </w:rPr>
        <w:t>) &lt; 1 x 10</w:t>
      </w:r>
      <w:r w:rsidR="004E1A6F" w:rsidRPr="002B237D">
        <w:rPr>
          <w:rFonts w:ascii="Helvetica" w:hAnsi="Helvetica"/>
          <w:color w:val="000000"/>
          <w:sz w:val="14"/>
          <w:szCs w:val="14"/>
          <w:vertAlign w:val="superscript"/>
        </w:rPr>
        <w:t>-8</w:t>
      </w:r>
      <w:r w:rsidR="004E1A6F" w:rsidRPr="002B237D">
        <w:rPr>
          <w:rFonts w:ascii="Helvetica" w:hAnsi="Helvetica"/>
          <w:color w:val="000000"/>
        </w:rPr>
        <w:t xml:space="preserve">; BFP: </w:t>
      </w:r>
      <w:commentRangeStart w:id="286"/>
      <m:oMath>
        <m:r>
          <w:rPr>
            <w:rFonts w:ascii="Cambria Math" w:hAnsi="Cambria Math"/>
            <w:color w:val="000000"/>
          </w:rPr>
          <m:t>r</m:t>
        </m:r>
      </m:oMath>
      <w:r w:rsidR="004E1A6F" w:rsidRPr="002B237D">
        <w:rPr>
          <w:rFonts w:ascii="Helvetica" w:hAnsi="Helvetica"/>
          <w:color w:val="000000"/>
        </w:rPr>
        <w:t xml:space="preserve"> = XX, </w:t>
      </w:r>
      <m:oMath>
        <m:r>
          <w:rPr>
            <w:rFonts w:ascii="Cambria Math" w:hAnsi="Cambria Math"/>
            <w:color w:val="000000"/>
          </w:rPr>
          <m:t>α</m:t>
        </m:r>
      </m:oMath>
      <w:r w:rsidR="004E1A6F" w:rsidRPr="002B237D">
        <w:rPr>
          <w:rFonts w:ascii="Helvetica" w:hAnsi="Helvetica"/>
          <w:color w:val="000000"/>
        </w:rPr>
        <w:t xml:space="preserve"> = XX, </w:t>
      </w:r>
      <w:r w:rsidR="004E1A6F" w:rsidRPr="002B237D">
        <w:rPr>
          <w:rFonts w:ascii="Helvetica" w:hAnsi="Helvetica"/>
          <w:i/>
          <w:iCs/>
          <w:color w:val="000000"/>
        </w:rPr>
        <w:t>p</w:t>
      </w:r>
      <w:r w:rsidR="004E1A6F" w:rsidRPr="002B237D">
        <w:rPr>
          <w:rFonts w:ascii="Helvetica" w:hAnsi="Helvetica"/>
          <w:color w:val="000000"/>
        </w:rPr>
        <w:t xml:space="preserve"> = XX; height: </w:t>
      </w:r>
      <m:oMath>
        <m:r>
          <w:rPr>
            <w:rFonts w:ascii="Cambria Math" w:hAnsi="Cambria Math"/>
            <w:color w:val="000000"/>
          </w:rPr>
          <m:t>r</m:t>
        </m:r>
      </m:oMath>
      <w:r w:rsidR="004E1A6F" w:rsidRPr="002B237D">
        <w:rPr>
          <w:rFonts w:ascii="Helvetica" w:hAnsi="Helvetica"/>
          <w:color w:val="000000"/>
        </w:rPr>
        <w:t xml:space="preserve"> = XX, </w:t>
      </w:r>
      <m:oMath>
        <m:r>
          <w:rPr>
            <w:rFonts w:ascii="Cambria Math" w:hAnsi="Cambria Math"/>
            <w:color w:val="000000"/>
          </w:rPr>
          <m:t>α</m:t>
        </m:r>
      </m:oMath>
      <w:r w:rsidR="004E1A6F" w:rsidRPr="002B237D">
        <w:rPr>
          <w:rFonts w:ascii="Helvetica" w:hAnsi="Helvetica"/>
          <w:color w:val="000000"/>
        </w:rPr>
        <w:t xml:space="preserve"> = XX, </w:t>
      </w:r>
      <w:r w:rsidR="004E1A6F" w:rsidRPr="002B237D">
        <w:rPr>
          <w:rFonts w:ascii="Helvetica" w:hAnsi="Helvetica"/>
          <w:i/>
          <w:iCs/>
          <w:color w:val="000000"/>
        </w:rPr>
        <w:t>p</w:t>
      </w:r>
      <w:r w:rsidR="004E1A6F" w:rsidRPr="002B237D">
        <w:rPr>
          <w:rFonts w:ascii="Helvetica" w:hAnsi="Helvetica"/>
          <w:color w:val="000000"/>
        </w:rPr>
        <w:t xml:space="preserve"> = XX; RBC count: </w:t>
      </w:r>
      <m:oMath>
        <m:r>
          <w:rPr>
            <w:rFonts w:ascii="Cambria Math" w:hAnsi="Cambria Math"/>
            <w:color w:val="000000"/>
          </w:rPr>
          <m:t>r</m:t>
        </m:r>
      </m:oMath>
      <w:r w:rsidR="004E1A6F" w:rsidRPr="002B237D">
        <w:rPr>
          <w:rFonts w:ascii="Helvetica" w:hAnsi="Helvetica"/>
          <w:color w:val="000000"/>
        </w:rPr>
        <w:t xml:space="preserve"> = XX, </w:t>
      </w:r>
      <m:oMath>
        <m:r>
          <w:rPr>
            <w:rFonts w:ascii="Cambria Math" w:hAnsi="Cambria Math"/>
            <w:color w:val="000000"/>
          </w:rPr>
          <m:t>α</m:t>
        </m:r>
      </m:oMath>
      <w:r w:rsidR="004E1A6F" w:rsidRPr="002B237D">
        <w:rPr>
          <w:rFonts w:ascii="Helvetica" w:hAnsi="Helvetica"/>
          <w:color w:val="000000"/>
        </w:rPr>
        <w:t xml:space="preserve"> = XX, </w:t>
      </w:r>
      <w:r w:rsidR="004E1A6F" w:rsidRPr="002B237D">
        <w:rPr>
          <w:rFonts w:ascii="Helvetica" w:hAnsi="Helvetica"/>
          <w:i/>
          <w:iCs/>
          <w:color w:val="000000"/>
        </w:rPr>
        <w:t>p</w:t>
      </w:r>
      <w:r w:rsidR="004E1A6F" w:rsidRPr="002B237D">
        <w:rPr>
          <w:rFonts w:ascii="Helvetica" w:hAnsi="Helvetica"/>
          <w:color w:val="000000"/>
        </w:rPr>
        <w:t xml:space="preserve"> = XX</w:t>
      </w:r>
      <w:commentRangeEnd w:id="286"/>
      <w:r w:rsidR="009C2A40">
        <w:rPr>
          <w:rStyle w:val="CommentReference"/>
          <w:rFonts w:asciiTheme="minorHAnsi" w:eastAsiaTheme="minorHAnsi" w:hAnsiTheme="minorHAnsi" w:cstheme="minorBidi"/>
        </w:rPr>
        <w:commentReference w:id="286"/>
      </w:r>
      <w:r w:rsidR="004E1A6F" w:rsidRPr="002B237D">
        <w:rPr>
          <w:rFonts w:ascii="Helvetica" w:hAnsi="Helvetica"/>
          <w:color w:val="000000"/>
        </w:rPr>
        <w:t>). </w:t>
      </w:r>
    </w:p>
    <w:p w14:paraId="307ADD3F" w14:textId="77777777" w:rsidR="004E1A6F" w:rsidRPr="002B237D" w:rsidRDefault="004E1A6F" w:rsidP="002B237D">
      <w:pPr>
        <w:spacing w:after="240"/>
        <w:jc w:val="both"/>
        <w:rPr>
          <w:rFonts w:ascii="Helvetica" w:hAnsi="Helvetica"/>
        </w:rPr>
      </w:pPr>
    </w:p>
    <w:p w14:paraId="74868962" w14:textId="3E639A8A" w:rsidR="004E1A6F" w:rsidRPr="002B237D" w:rsidRDefault="002226CC" w:rsidP="002B237D">
      <w:pPr>
        <w:jc w:val="both"/>
        <w:rPr>
          <w:rFonts w:ascii="Helvetica" w:hAnsi="Helvetica"/>
        </w:rPr>
      </w:pPr>
      <w:r w:rsidRPr="002B237D">
        <w:rPr>
          <w:rFonts w:ascii="Helvetica" w:hAnsi="Helvetica"/>
          <w:noProof/>
        </w:rPr>
        <w:drawing>
          <wp:inline distT="0" distB="0" distL="0" distR="0" wp14:anchorId="0E2C6A17" wp14:editId="555EBA7A">
            <wp:extent cx="5943600" cy="424561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8516A16" w14:textId="66D970A2" w:rsidR="004E1A6F" w:rsidRPr="002B237D" w:rsidRDefault="00BE1853" w:rsidP="002B237D">
      <w:pPr>
        <w:jc w:val="both"/>
        <w:rPr>
          <w:rFonts w:ascii="Helvetica" w:hAnsi="Helvetica"/>
        </w:rPr>
      </w:pPr>
      <w:commentRangeStart w:id="287"/>
      <w:r w:rsidRPr="002B237D">
        <w:rPr>
          <w:rFonts w:ascii="Helvetica" w:hAnsi="Helvetica"/>
          <w:b/>
          <w:bCs/>
          <w:color w:val="000000"/>
          <w:shd w:val="clear" w:color="auto" w:fill="FFFF00"/>
        </w:rPr>
        <w:t>Figure</w:t>
      </w:r>
      <w:r w:rsidR="004E1A6F" w:rsidRPr="002B237D">
        <w:rPr>
          <w:rFonts w:ascii="Helvetica" w:hAnsi="Helvetica"/>
          <w:b/>
          <w:bCs/>
          <w:color w:val="000000"/>
          <w:shd w:val="clear" w:color="auto" w:fill="FFFF00"/>
        </w:rPr>
        <w:t xml:space="preserve"> </w:t>
      </w:r>
      <w:r w:rsidRPr="002B237D">
        <w:rPr>
          <w:rFonts w:ascii="Helvetica" w:hAnsi="Helvetica"/>
          <w:b/>
          <w:bCs/>
          <w:color w:val="000000"/>
          <w:shd w:val="clear" w:color="auto" w:fill="FFFF00"/>
        </w:rPr>
        <w:t>2</w:t>
      </w:r>
      <w:commentRangeEnd w:id="287"/>
      <w:r w:rsidR="00292C9C">
        <w:rPr>
          <w:rStyle w:val="CommentReference"/>
          <w:rFonts w:asciiTheme="minorHAnsi" w:eastAsiaTheme="minorHAnsi" w:hAnsiTheme="minorHAnsi" w:cstheme="minorBidi"/>
        </w:rPr>
        <w:commentReference w:id="287"/>
      </w:r>
      <w:r w:rsidR="004E1A6F" w:rsidRPr="002B237D">
        <w:rPr>
          <w:rFonts w:ascii="Helvetica" w:hAnsi="Helvetica"/>
          <w:b/>
          <w:bCs/>
          <w:color w:val="000000"/>
          <w:shd w:val="clear" w:color="auto" w:fill="FFFF00"/>
        </w:rPr>
        <w:t>:</w:t>
      </w:r>
      <w:r w:rsidR="004E1A6F" w:rsidRPr="002B237D">
        <w:rPr>
          <w:rFonts w:ascii="Helvetica" w:hAnsi="Helvetica"/>
          <w:color w:val="000000"/>
          <w:shd w:val="clear" w:color="auto" w:fill="FFFF00"/>
        </w:rPr>
        <w:t xml:space="preserve"> </w:t>
      </w:r>
      <w:commentRangeStart w:id="288"/>
      <w:r w:rsidR="004E1A6F" w:rsidRPr="002B237D">
        <w:rPr>
          <w:rFonts w:ascii="Helvetica" w:hAnsi="Helvetica"/>
          <w:color w:val="000000"/>
          <w:shd w:val="clear" w:color="auto" w:fill="FFFF00"/>
        </w:rPr>
        <w:t xml:space="preserve">Most of the significant effects </w:t>
      </w:r>
      <w:commentRangeEnd w:id="288"/>
      <w:r w:rsidR="009C2A40">
        <w:rPr>
          <w:rStyle w:val="CommentReference"/>
          <w:rFonts w:asciiTheme="minorHAnsi" w:eastAsiaTheme="minorHAnsi" w:hAnsiTheme="minorHAnsi" w:cstheme="minorBidi"/>
        </w:rPr>
        <w:commentReference w:id="288"/>
      </w:r>
      <w:r w:rsidR="004E1A6F" w:rsidRPr="002B237D">
        <w:rPr>
          <w:rFonts w:ascii="Helvetica" w:hAnsi="Helvetica"/>
          <w:color w:val="000000"/>
          <w:shd w:val="clear" w:color="auto" w:fill="FFFF00"/>
        </w:rPr>
        <w:t>have stronger MR effects compared to correlation. </w:t>
      </w:r>
    </w:p>
    <w:p w14:paraId="165FC701" w14:textId="77777777" w:rsidR="004E1A6F" w:rsidRPr="002B237D" w:rsidRDefault="004E1A6F" w:rsidP="002B237D">
      <w:pPr>
        <w:jc w:val="both"/>
        <w:rPr>
          <w:rFonts w:ascii="Helvetica" w:hAnsi="Helvetica"/>
        </w:rPr>
      </w:pPr>
    </w:p>
    <w:p w14:paraId="31D53188" w14:textId="51092FAB" w:rsidR="00F7391A" w:rsidRPr="002B237D" w:rsidRDefault="004E1A6F" w:rsidP="002B237D">
      <w:pPr>
        <w:jc w:val="both"/>
        <w:rPr>
          <w:rFonts w:ascii="Helvetica" w:hAnsi="Helvetica"/>
          <w:color w:val="000000"/>
        </w:rPr>
      </w:pPr>
      <w:r w:rsidRPr="002B237D">
        <w:rPr>
          <w:rFonts w:ascii="Helvetica" w:hAnsi="Helvetica"/>
          <w:color w:val="000000"/>
        </w:rPr>
        <w:t xml:space="preserve">Of these </w:t>
      </w:r>
      <w:r w:rsidR="004437FE" w:rsidRPr="002B237D">
        <w:rPr>
          <w:rFonts w:ascii="Helvetica" w:hAnsi="Helvetica"/>
          <w:color w:val="000000"/>
        </w:rPr>
        <w:t>3</w:t>
      </w:r>
      <w:r w:rsidR="00D97F47" w:rsidRPr="002B237D">
        <w:rPr>
          <w:rFonts w:ascii="Helvetica" w:hAnsi="Helvetica"/>
          <w:color w:val="000000"/>
        </w:rPr>
        <w:t>8</w:t>
      </w:r>
      <w:r w:rsidRPr="002B237D">
        <w:rPr>
          <w:rFonts w:ascii="Helvetica" w:hAnsi="Helvetica"/>
          <w:color w:val="000000"/>
        </w:rPr>
        <w:t xml:space="preserve"> traits where couple correlation was significantly greater than MR causal effects, we sought to identify potential confounders which may, in part, explain the discrepant estimates. For each of the </w:t>
      </w:r>
      <w:ins w:id="289" w:author="Zoltan Kutalik" w:date="2022-03-02T22:49:00Z">
        <w:r w:rsidR="004E7C00" w:rsidRPr="002B237D">
          <w:rPr>
            <w:rFonts w:ascii="Helvetica" w:hAnsi="Helvetica"/>
            <w:color w:val="000000"/>
          </w:rPr>
          <w:t xml:space="preserve">38 traits of interest </w:t>
        </w:r>
      </w:ins>
      <w:ins w:id="290" w:author="Zoltan Kutalik" w:date="2022-03-02T22:50:00Z">
        <w:r w:rsidR="004E7C00" w:rsidRPr="002B237D">
          <w:rPr>
            <w:rFonts w:ascii="Helvetica" w:hAnsi="Helvetica"/>
            <w:color w:val="000000"/>
          </w:rPr>
          <w:t>we tested the causal effect of eac</w:t>
        </w:r>
        <w:r w:rsidR="004E7C00">
          <w:rPr>
            <w:rFonts w:ascii="Helvetica" w:hAnsi="Helvetica"/>
            <w:color w:val="000000"/>
          </w:rPr>
          <w:t xml:space="preserve">h of the </w:t>
        </w:r>
      </w:ins>
      <w:r w:rsidRPr="002B237D">
        <w:rPr>
          <w:rFonts w:ascii="Helvetica" w:hAnsi="Helvetica"/>
          <w:color w:val="000000"/>
        </w:rPr>
        <w:t>remaining 1</w:t>
      </w:r>
      <w:r w:rsidR="00BF1323" w:rsidRPr="002B237D">
        <w:rPr>
          <w:rFonts w:ascii="Helvetica" w:hAnsi="Helvetica"/>
          <w:color w:val="000000"/>
        </w:rPr>
        <w:t>1</w:t>
      </w:r>
      <w:r w:rsidR="00D97F47" w:rsidRPr="002B237D">
        <w:rPr>
          <w:rFonts w:ascii="Helvetica" w:hAnsi="Helvetica"/>
          <w:color w:val="000000"/>
        </w:rPr>
        <w:t>7</w:t>
      </w:r>
      <w:r w:rsidRPr="002B237D">
        <w:rPr>
          <w:rFonts w:ascii="Helvetica" w:hAnsi="Helvetica"/>
          <w:color w:val="000000"/>
        </w:rPr>
        <w:t xml:space="preserve"> phenotypes in our pipeline (</w:t>
      </w:r>
      <m:oMath>
        <m:sSub>
          <m:sSubPr>
            <m:ctrlPr>
              <w:ins w:id="291" w:author="Zoltan Kutalik" w:date="2022-03-02T22:48:00Z">
                <w:rPr>
                  <w:rFonts w:ascii="Cambria Math" w:hAnsi="Cambria Math"/>
                  <w:i/>
                  <w:color w:val="000000"/>
                </w:rPr>
              </w:ins>
            </m:ctrlPr>
          </m:sSubPr>
          <m:e>
            <m:r>
              <w:rPr>
                <w:rFonts w:ascii="Cambria Math" w:hAnsi="Cambria Math"/>
                <w:color w:val="000000"/>
              </w:rPr>
              <m:t>Z</m:t>
            </m:r>
          </m:e>
          <m:sub>
            <m:r>
              <w:ins w:id="292" w:author="Zoltan Kutalik" w:date="2022-03-02T22:48:00Z">
                <w:rPr>
                  <w:rFonts w:ascii="Cambria Math" w:hAnsi="Cambria Math"/>
                  <w:color w:val="000000"/>
                </w:rPr>
                <m:t>1</m:t>
              </w:ins>
            </m:r>
          </m:sub>
        </m:sSub>
        <m:r>
          <w:ins w:id="293" w:author="Zoltan Kutalik" w:date="2022-03-02T22:48:00Z">
            <w:rPr>
              <w:rFonts w:ascii="Cambria Math" w:hAnsi="Cambria Math"/>
              <w:color w:val="000000"/>
            </w:rPr>
            <m:t xml:space="preserve">,…, </m:t>
          </w:ins>
        </m:r>
        <m:sSub>
          <m:sSubPr>
            <m:ctrlPr>
              <w:ins w:id="294" w:author="Zoltan Kutalik" w:date="2022-03-02T22:49:00Z">
                <w:rPr>
                  <w:rFonts w:ascii="Cambria Math" w:hAnsi="Cambria Math"/>
                  <w:i/>
                  <w:color w:val="000000"/>
                </w:rPr>
              </w:ins>
            </m:ctrlPr>
          </m:sSubPr>
          <m:e>
            <m:r>
              <w:ins w:id="295" w:author="Zoltan Kutalik" w:date="2022-03-02T22:49:00Z">
                <w:rPr>
                  <w:rFonts w:ascii="Cambria Math" w:hAnsi="Cambria Math"/>
                  <w:color w:val="000000"/>
                </w:rPr>
                <m:t>Z</m:t>
              </w:ins>
            </m:r>
          </m:e>
          <m:sub>
            <m:r>
              <w:ins w:id="296" w:author="Zoltan Kutalik" w:date="2022-03-02T22:49:00Z">
                <w:rPr>
                  <w:rFonts w:ascii="Cambria Math" w:hAnsi="Cambria Math"/>
                  <w:color w:val="000000"/>
                </w:rPr>
                <m:t>117</m:t>
              </w:ins>
            </m:r>
          </m:sub>
        </m:sSub>
      </m:oMath>
      <w:r w:rsidRPr="002B237D">
        <w:rPr>
          <w:rFonts w:ascii="Helvetica" w:hAnsi="Helvetica"/>
          <w:color w:val="000000"/>
        </w:rPr>
        <w:t>)</w:t>
      </w:r>
      <w:ins w:id="297" w:author="Zoltan Kutalik" w:date="2022-03-02T22:50:00Z">
        <w:r w:rsidR="004E7C00">
          <w:rPr>
            <w:rFonts w:ascii="Helvetica" w:hAnsi="Helvetica"/>
            <w:color w:val="000000"/>
          </w:rPr>
          <w:t xml:space="preserve"> </w:t>
        </w:r>
      </w:ins>
      <w:del w:id="298" w:author="Zoltan Kutalik" w:date="2022-03-02T22:50:00Z">
        <w:r w:rsidRPr="002B237D" w:rsidDel="004E7C00">
          <w:rPr>
            <w:rFonts w:ascii="Helvetica" w:hAnsi="Helvetica"/>
            <w:color w:val="000000"/>
          </w:rPr>
          <w:delText xml:space="preserve">, </w:delText>
        </w:r>
      </w:del>
      <w:del w:id="299" w:author="Zoltan Kutalik" w:date="2022-03-02T22:49:00Z">
        <w:r w:rsidRPr="002B237D" w:rsidDel="004E7C00">
          <w:rPr>
            <w:rFonts w:ascii="Helvetica" w:hAnsi="Helvetica"/>
            <w:color w:val="000000"/>
          </w:rPr>
          <w:delText>we tested the causal effect of eac</w:delText>
        </w:r>
      </w:del>
      <w:del w:id="300" w:author="Zoltan Kutalik" w:date="2022-03-02T22:50:00Z">
        <w:r w:rsidRPr="002B237D" w:rsidDel="004E7C00">
          <w:rPr>
            <w:rFonts w:ascii="Helvetica" w:hAnsi="Helvetica"/>
            <w:color w:val="000000"/>
          </w:rPr>
          <w:delText xml:space="preserve">h </w:delText>
        </w:r>
      </w:del>
      <m:oMath>
        <m:sSub>
          <m:sSubPr>
            <m:ctrlPr>
              <w:del w:id="301" w:author="Zoltan Kutalik" w:date="2022-03-02T22:50:00Z">
                <w:rPr>
                  <w:rFonts w:ascii="Cambria Math" w:hAnsi="Cambria Math"/>
                  <w:i/>
                  <w:color w:val="000000"/>
                </w:rPr>
              </w:del>
            </m:ctrlPr>
          </m:sSubPr>
          <m:e>
            <m:r>
              <w:del w:id="302" w:author="Zoltan Kutalik" w:date="2022-03-02T22:50:00Z">
                <w:rPr>
                  <w:rFonts w:ascii="Cambria Math" w:hAnsi="Cambria Math"/>
                  <w:color w:val="000000"/>
                </w:rPr>
                <m:t>Z</m:t>
              </w:del>
            </m:r>
          </m:e>
          <m:sub>
            <m:r>
              <w:del w:id="303" w:author="Zoltan Kutalik" w:date="2022-03-02T22:50:00Z">
                <w:rPr>
                  <w:rFonts w:ascii="Cambria Math" w:hAnsi="Cambria Math"/>
                  <w:color w:val="000000"/>
                </w:rPr>
                <m:t>k</m:t>
              </w:del>
            </m:r>
          </m:sub>
        </m:sSub>
      </m:oMath>
      <w:del w:id="304" w:author="Zoltan Kutalik" w:date="2022-03-02T22:50:00Z">
        <w:r w:rsidRPr="002B237D" w:rsidDel="004E7C00">
          <w:rPr>
            <w:rFonts w:ascii="Helvetica" w:hAnsi="Helvetica"/>
            <w:color w:val="000000"/>
          </w:rPr>
          <w:delText xml:space="preserve"> on each trait of the </w:delText>
        </w:r>
      </w:del>
      <w:ins w:id="305" w:author="Zoltan Kutalik" w:date="2022-03-02T22:50:00Z">
        <w:r w:rsidR="004E7C00">
          <w:rPr>
            <w:rFonts w:ascii="Helvetica" w:hAnsi="Helvetica"/>
            <w:color w:val="000000"/>
          </w:rPr>
          <w:t xml:space="preserve">on the focal trait of interest </w:t>
        </w:r>
      </w:ins>
      <w:del w:id="306" w:author="Zoltan Kutalik" w:date="2022-03-02T22:49:00Z">
        <w:r w:rsidR="004437FE" w:rsidRPr="002B237D" w:rsidDel="004E7C00">
          <w:rPr>
            <w:rFonts w:ascii="Helvetica" w:hAnsi="Helvetica"/>
            <w:color w:val="000000"/>
          </w:rPr>
          <w:delText>3</w:delText>
        </w:r>
        <w:r w:rsidR="00D97F47" w:rsidRPr="002B237D" w:rsidDel="004E7C00">
          <w:rPr>
            <w:rFonts w:ascii="Helvetica" w:hAnsi="Helvetica"/>
            <w:color w:val="000000"/>
          </w:rPr>
          <w:delText>8</w:delText>
        </w:r>
        <w:r w:rsidRPr="002B237D" w:rsidDel="004E7C00">
          <w:rPr>
            <w:rFonts w:ascii="Helvetica" w:hAnsi="Helvetica"/>
            <w:color w:val="000000"/>
          </w:rPr>
          <w:delText xml:space="preserve"> traits of interest </w:delText>
        </w:r>
      </w:del>
      <w:r w:rsidRPr="002B237D">
        <w:rPr>
          <w:rFonts w:ascii="Helvetica" w:hAnsi="Helvetica"/>
          <w:color w:val="000000"/>
        </w:rPr>
        <w:t>(</w:t>
      </w:r>
      <m:oMath>
        <m:r>
          <w:rPr>
            <w:rFonts w:ascii="Cambria Math" w:hAnsi="Cambria Math"/>
            <w:color w:val="000000"/>
          </w:rPr>
          <m:t>X</m:t>
        </m:r>
      </m:oMath>
      <w:r w:rsidRPr="002B237D">
        <w:rPr>
          <w:rFonts w:ascii="Helvetica" w:hAnsi="Helvetica"/>
          <w:color w:val="000000"/>
        </w:rPr>
        <w:t>) using MR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r>
              <w:rPr>
                <w:rFonts w:ascii="Cambria Math" w:hAnsi="Cambria Math"/>
                <w:color w:val="000000"/>
              </w:rPr>
              <m:t>z</m:t>
            </m:r>
            <m:r>
              <m:rPr>
                <m:sty m:val="p"/>
              </m:rPr>
              <w:rPr>
                <w:rFonts w:ascii="Cambria Math" w:hAnsi="Cambria Math"/>
                <w:color w:val="000000"/>
              </w:rPr>
              <m:t>→</m:t>
            </m:r>
            <m:r>
              <w:rPr>
                <w:rFonts w:ascii="Cambria Math" w:hAnsi="Cambria Math"/>
                <w:color w:val="000000"/>
              </w:rPr>
              <m:t>x</m:t>
            </m:r>
          </m:sub>
        </m:sSub>
      </m:oMath>
      <w:r w:rsidRPr="002B237D">
        <w:rPr>
          <w:rFonts w:ascii="Helvetica" w:hAnsi="Helvetica"/>
          <w:color w:val="000000"/>
        </w:rPr>
        <w:t xml:space="preserve">). For each </w:t>
      </w:r>
      <m:oMath>
        <m:r>
          <w:rPr>
            <w:rFonts w:ascii="Cambria Math" w:hAnsi="Cambria Math"/>
            <w:color w:val="000000"/>
          </w:rPr>
          <m:t>X</m:t>
        </m:r>
      </m:oMath>
      <w:r w:rsidRPr="002B237D">
        <w:rPr>
          <w:rFonts w:ascii="Helvetica" w:hAnsi="Helvetica"/>
          <w:color w:val="000000"/>
        </w:rPr>
        <w:t xml:space="preserve">, we then explored those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k</m:t>
            </m:r>
          </m:sub>
        </m:sSub>
      </m:oMath>
      <w:r w:rsidR="00BF1323" w:rsidRPr="002B237D">
        <w:rPr>
          <w:rFonts w:ascii="Helvetica" w:hAnsi="Helvetica"/>
          <w:color w:val="000000"/>
        </w:rPr>
        <w:t xml:space="preserve"> </w:t>
      </w:r>
      <w:r w:rsidRPr="002B237D">
        <w:rPr>
          <w:rFonts w:ascii="Helvetica" w:hAnsi="Helvetica"/>
          <w:color w:val="000000"/>
        </w:rPr>
        <w:t xml:space="preserve">with a significant </w:t>
      </w:r>
      <w:r w:rsidRPr="002B237D">
        <w:rPr>
          <w:rFonts w:ascii="Helvetica" w:hAnsi="Helvetica"/>
          <w:color w:val="000000"/>
        </w:rPr>
        <w:lastRenderedPageBreak/>
        <w:t xml:space="preserve">impact on </w:t>
      </w:r>
      <m:oMath>
        <m:r>
          <w:rPr>
            <w:rFonts w:ascii="Cambria Math" w:hAnsi="Cambria Math"/>
            <w:color w:val="000000"/>
          </w:rPr>
          <m:t>X</m:t>
        </m:r>
      </m:oMath>
      <w:r w:rsidRPr="002B237D">
        <w:rPr>
          <w:rFonts w:ascii="Helvetica" w:hAnsi="Helvetica"/>
          <w:color w:val="000000"/>
        </w:rPr>
        <w:t xml:space="preserve"> (p &lt; 0.05/6</w:t>
      </w:r>
      <w:r w:rsidR="00D97F47" w:rsidRPr="002B237D">
        <w:rPr>
          <w:rFonts w:ascii="Helvetica" w:hAnsi="Helvetica"/>
          <w:color w:val="000000"/>
        </w:rPr>
        <w:t>6</w:t>
      </w:r>
      <w:r w:rsidRPr="002B237D">
        <w:rPr>
          <w:rFonts w:ascii="Helvetica" w:hAnsi="Helvetica"/>
          <w:color w:val="000000"/>
        </w:rPr>
        <w:t xml:space="preserve">). For each of the </w:t>
      </w:r>
      <w:r w:rsidR="00D97F47" w:rsidRPr="002B237D">
        <w:rPr>
          <w:rFonts w:ascii="Helvetica" w:hAnsi="Helvetica"/>
          <w:color w:val="000000"/>
        </w:rPr>
        <w:t>38</w:t>
      </w:r>
      <w:r w:rsidRPr="002B237D">
        <w:rPr>
          <w:rFonts w:ascii="Helvetica" w:hAnsi="Helvetica"/>
          <w:color w:val="000000"/>
        </w:rPr>
        <w:t xml:space="preserve"> traits, we found many potential confounders. Namely, the mean number of potential confounders from our set of 109 candidates was </w:t>
      </w:r>
      <w:r w:rsidR="00D97F47" w:rsidRPr="002B237D">
        <w:rPr>
          <w:rFonts w:ascii="Helvetica" w:hAnsi="Helvetica"/>
          <w:color w:val="000000"/>
        </w:rPr>
        <w:t>28</w:t>
      </w:r>
      <w:r w:rsidRPr="002B237D">
        <w:rPr>
          <w:rFonts w:ascii="Helvetica" w:hAnsi="Helvetica"/>
          <w:color w:val="000000"/>
        </w:rPr>
        <w:t xml:space="preserve"> (with maximum of </w:t>
      </w:r>
      <w:r w:rsidR="00D97F47" w:rsidRPr="002B237D">
        <w:rPr>
          <w:rFonts w:ascii="Helvetica" w:hAnsi="Helvetica"/>
          <w:color w:val="000000"/>
        </w:rPr>
        <w:t>49</w:t>
      </w:r>
      <w:r w:rsidRPr="002B237D">
        <w:rPr>
          <w:rFonts w:ascii="Helvetica" w:hAnsi="Helvetica"/>
          <w:color w:val="000000"/>
        </w:rPr>
        <w:t xml:space="preserve"> and minimum of </w:t>
      </w:r>
      <w:r w:rsidR="00D97F47" w:rsidRPr="002B237D">
        <w:rPr>
          <w:rFonts w:ascii="Helvetica" w:hAnsi="Helvetica"/>
          <w:color w:val="000000"/>
        </w:rPr>
        <w:t>9</w:t>
      </w:r>
      <w:r w:rsidRPr="002B237D">
        <w:rPr>
          <w:rFonts w:ascii="Helvetica" w:hAnsi="Helvetica"/>
          <w:color w:val="000000"/>
        </w:rPr>
        <w:t xml:space="preserve">). For instance, for standing height, we identified </w:t>
      </w:r>
      <w:r w:rsidR="004437FE" w:rsidRPr="002B237D">
        <w:rPr>
          <w:rFonts w:ascii="Helvetica" w:hAnsi="Helvetica"/>
          <w:color w:val="000000"/>
        </w:rPr>
        <w:t>3</w:t>
      </w:r>
      <w:r w:rsidR="00D97F47" w:rsidRPr="002B237D">
        <w:rPr>
          <w:rFonts w:ascii="Helvetica" w:hAnsi="Helvetica"/>
          <w:color w:val="000000"/>
        </w:rPr>
        <w:t>2</w:t>
      </w:r>
      <w:r w:rsidRPr="002B237D">
        <w:rPr>
          <w:rFonts w:ascii="Helvetica" w:hAnsi="Helvetica"/>
          <w:color w:val="000000"/>
        </w:rPr>
        <w:t xml:space="preserve"> potential confounders which may explain the larger phenotypic correlation as compared to MR effect. These potential confounders included </w:t>
      </w:r>
      <w:r w:rsidR="00D97F47" w:rsidRPr="002B237D">
        <w:rPr>
          <w:rFonts w:ascii="Helvetica" w:hAnsi="Helvetica"/>
          <w:color w:val="000000"/>
        </w:rPr>
        <w:t xml:space="preserve">age completed full time </w:t>
      </w:r>
      <w:r w:rsidRPr="002B237D">
        <w:rPr>
          <w:rFonts w:ascii="Helvetica" w:hAnsi="Helvetica"/>
          <w:color w:val="000000"/>
        </w:rPr>
        <w:t xml:space="preserve">education, </w:t>
      </w:r>
      <w:r w:rsidR="00D97F47" w:rsidRPr="002B237D">
        <w:rPr>
          <w:rFonts w:ascii="Helvetica" w:hAnsi="Helvetica"/>
          <w:color w:val="000000"/>
        </w:rPr>
        <w:t xml:space="preserve">BMI, overall health rating, </w:t>
      </w:r>
      <w:r w:rsidRPr="002B237D">
        <w:rPr>
          <w:rFonts w:ascii="Helvetica" w:hAnsi="Helvetica"/>
          <w:color w:val="000000"/>
        </w:rPr>
        <w:t xml:space="preserve">household income, blood cell counts, time spent watching TV, time spent using the computer, medication use, among many others. </w:t>
      </w:r>
    </w:p>
    <w:p w14:paraId="75C6953C" w14:textId="77777777" w:rsidR="00F7391A" w:rsidRPr="002B237D" w:rsidRDefault="00F7391A" w:rsidP="002B237D">
      <w:pPr>
        <w:jc w:val="both"/>
        <w:rPr>
          <w:rFonts w:ascii="Helvetica" w:hAnsi="Helvetica"/>
          <w:color w:val="000000"/>
        </w:rPr>
      </w:pPr>
    </w:p>
    <w:p w14:paraId="600B8EBB" w14:textId="0FC8F560" w:rsidR="004437FE" w:rsidRPr="002B237D" w:rsidRDefault="004E1A6F" w:rsidP="002B237D">
      <w:pPr>
        <w:jc w:val="both"/>
        <w:rPr>
          <w:rFonts w:ascii="Helvetica" w:hAnsi="Helvetica"/>
          <w:color w:val="000000"/>
        </w:rPr>
      </w:pPr>
      <w:commentRangeStart w:id="307"/>
      <w:commentRangeStart w:id="308"/>
      <w:r w:rsidRPr="002B237D">
        <w:rPr>
          <w:rFonts w:ascii="Helvetica" w:hAnsi="Helvetica"/>
          <w:color w:val="000000"/>
        </w:rPr>
        <w:t xml:space="preserve">After identifying potential confounder traits, we combined these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r>
              <w:rPr>
                <w:rFonts w:ascii="Cambria Math" w:hAnsi="Cambria Math"/>
                <w:color w:val="000000"/>
              </w:rPr>
              <m:t>z</m:t>
            </m:r>
            <m:r>
              <m:rPr>
                <m:sty m:val="p"/>
              </m:rPr>
              <w:rPr>
                <w:rFonts w:ascii="Cambria Math" w:hAnsi="Cambria Math"/>
                <w:color w:val="000000"/>
              </w:rPr>
              <m:t>→</m:t>
            </m:r>
            <m:r>
              <w:rPr>
                <w:rFonts w:ascii="Cambria Math" w:hAnsi="Cambria Math"/>
                <w:color w:val="000000"/>
              </w:rPr>
              <m:t>x</m:t>
            </m:r>
          </m:sub>
        </m:sSub>
      </m:oMath>
      <w:r w:rsidRPr="002B237D">
        <w:rPr>
          <w:rFonts w:ascii="Helvetica" w:hAnsi="Helvetica"/>
          <w:color w:val="000000"/>
        </w:rPr>
        <w:t xml:space="preserve"> with the within couple causal effect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ctrlPr>
                  <w:rPr>
                    <w:rFonts w:ascii="Cambria Math" w:hAnsi="Cambria Math"/>
                    <w:color w:val="000000"/>
                  </w:rPr>
                </m:ctrlPr>
              </m:e>
              <m:sub>
                <m:r>
                  <w:rPr>
                    <w:rFonts w:ascii="Cambria Math" w:hAnsi="Cambria Math"/>
                    <w:color w:val="000000"/>
                  </w:rPr>
                  <m:t>p</m:t>
                </m:r>
              </m:sub>
            </m:sSub>
          </m:sub>
        </m:sSub>
      </m:oMath>
      <w:r w:rsidRPr="002B237D">
        <w:rPr>
          <w:rFonts w:ascii="Helvetica" w:hAnsi="Helvetica"/>
          <w:color w:val="000000"/>
        </w:rPr>
        <w:t xml:space="preserve">), and calculated the correlation due to confounding as </w:t>
      </w:r>
      <m:oMath>
        <m:sSup>
          <m:sSupPr>
            <m:ctrlPr>
              <w:rPr>
                <w:rFonts w:ascii="Cambria Math" w:hAnsi="Cambria Math"/>
                <w:i/>
                <w:color w:val="000000"/>
              </w:rPr>
            </m:ctrlPr>
          </m:sSupPr>
          <m:e>
            <m:sSub>
              <m:sSubPr>
                <m:ctrlPr>
                  <w:rPr>
                    <w:rFonts w:ascii="Cambria Math" w:hAnsi="Cambria Math"/>
                    <w:i/>
                    <w:color w:val="000000"/>
                  </w:rPr>
                </m:ctrlPr>
              </m:sSubPr>
              <m:e>
                <m:r>
                  <m:rPr>
                    <m:sty m:val="p"/>
                  </m:rPr>
                  <w:rPr>
                    <w:rFonts w:ascii="Cambria Math" w:hAnsi="Cambria Math"/>
                    <w:color w:val="000000"/>
                  </w:rPr>
                  <m:t>C =α</m:t>
                </m:r>
                <m:ctrlPr>
                  <w:rPr>
                    <w:rFonts w:ascii="Cambria Math" w:hAnsi="Cambria Math"/>
                    <w:color w:val="000000"/>
                  </w:rPr>
                </m:ctrlPr>
              </m:e>
              <m:sub>
                <m:r>
                  <w:rPr>
                    <w:rFonts w:ascii="Cambria Math" w:hAnsi="Cambria Math"/>
                    <w:color w:val="000000"/>
                  </w:rPr>
                  <m:t>z</m:t>
                </m:r>
                <m:r>
                  <m:rPr>
                    <m:sty m:val="p"/>
                  </m:rPr>
                  <w:rPr>
                    <w:rFonts w:ascii="Cambria Math" w:hAnsi="Cambria Math"/>
                    <w:color w:val="000000"/>
                  </w:rPr>
                  <m:t>→</m:t>
                </m:r>
                <m:r>
                  <w:rPr>
                    <w:rFonts w:ascii="Cambria Math" w:hAnsi="Cambria Math"/>
                    <w:color w:val="000000"/>
                  </w:rPr>
                  <m:t>x</m:t>
                </m:r>
              </m:sub>
            </m:sSub>
          </m:e>
          <m:sup>
            <m:r>
              <w:rPr>
                <w:rFonts w:ascii="Cambria Math" w:hAnsi="Cambria Math"/>
                <w:color w:val="000000"/>
              </w:rPr>
              <m:t>2</m:t>
            </m:r>
          </m:sup>
        </m:sSup>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ctrlPr>
                  <w:rPr>
                    <w:rFonts w:ascii="Cambria Math" w:hAnsi="Cambria Math"/>
                    <w:color w:val="000000"/>
                  </w:rPr>
                </m:ctrlPr>
              </m:e>
              <m:sub>
                <m:r>
                  <w:rPr>
                    <w:rFonts w:ascii="Cambria Math" w:hAnsi="Cambria Math"/>
                    <w:color w:val="000000"/>
                  </w:rPr>
                  <m:t>p</m:t>
                </m:r>
              </m:sub>
            </m:sSub>
          </m:sub>
        </m:sSub>
      </m:oMath>
      <w:r w:rsidRPr="002B237D">
        <w:rPr>
          <w:rFonts w:ascii="Helvetica" w:hAnsi="Helvetica" w:cs="Arial"/>
          <w:color w:val="2C3E50"/>
          <w:sz w:val="14"/>
          <w:szCs w:val="14"/>
          <w:shd w:val="clear" w:color="auto" w:fill="FFFFFF"/>
        </w:rPr>
        <w:t xml:space="preserve"> </w:t>
      </w:r>
      <w:r w:rsidRPr="002B237D">
        <w:rPr>
          <w:rFonts w:ascii="Helvetica" w:hAnsi="Helvetica"/>
          <w:color w:val="000000"/>
        </w:rPr>
        <w:t>to determine the contribution each trait (</w:t>
      </w:r>
      <m:oMath>
        <m:r>
          <w:rPr>
            <w:rFonts w:ascii="Cambria Math" w:hAnsi="Cambria Math"/>
            <w:color w:val="000000"/>
          </w:rPr>
          <m:t>Z</m:t>
        </m:r>
      </m:oMath>
      <w:r w:rsidRPr="002B237D">
        <w:rPr>
          <w:rFonts w:ascii="Helvetica" w:hAnsi="Helvetica"/>
          <w:color w:val="000000"/>
        </w:rPr>
        <w:t xml:space="preserve">) confounds the within couple correlation for trait </w:t>
      </w:r>
      <m:oMath>
        <m:r>
          <w:rPr>
            <w:rFonts w:ascii="Cambria Math" w:hAnsi="Cambria Math"/>
            <w:color w:val="000000"/>
          </w:rPr>
          <m:t>X</m:t>
        </m:r>
      </m:oMath>
      <w:r w:rsidR="00BD033C" w:rsidRPr="002B237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r</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oMath>
      <w:r w:rsidR="00BD033C" w:rsidRPr="002B237D">
        <w:rPr>
          <w:rFonts w:ascii="Helvetica" w:hAnsi="Helvetica"/>
          <w:color w:val="000000"/>
        </w:rPr>
        <w:t>)</w:t>
      </w:r>
      <w:r w:rsidR="00BF1323" w:rsidRPr="002B237D">
        <w:rPr>
          <w:rFonts w:ascii="Helvetica" w:hAnsi="Helvetica"/>
          <w:color w:val="000000"/>
        </w:rPr>
        <w:t xml:space="preserve">. </w:t>
      </w:r>
      <w:r w:rsidRPr="002B237D">
        <w:rPr>
          <w:rFonts w:ascii="Helvetica" w:hAnsi="Helvetica"/>
          <w:color w:val="000000"/>
        </w:rPr>
        <w:t>We subsequently calculated the ratio of this correlation (</w:t>
      </w:r>
      <m:oMath>
        <m:r>
          <w:rPr>
            <w:rFonts w:ascii="Cambria Math" w:hAnsi="Cambria Math"/>
            <w:color w:val="000000"/>
          </w:rPr>
          <m:t>C</m:t>
        </m:r>
      </m:oMath>
      <w:r w:rsidRPr="002B237D">
        <w:rPr>
          <w:rFonts w:ascii="Helvetica" w:hAnsi="Helvetica"/>
          <w:color w:val="000000"/>
        </w:rPr>
        <w:t xml:space="preserve">) and the correlation of </w:t>
      </w:r>
      <m:oMath>
        <m:r>
          <w:rPr>
            <w:rFonts w:ascii="Cambria Math" w:hAnsi="Cambria Math"/>
            <w:color w:val="000000"/>
          </w:rPr>
          <m:t>X</m:t>
        </m:r>
      </m:oMath>
      <w:r w:rsidRPr="002B237D">
        <w:rPr>
          <w:rFonts w:ascii="Helvetica" w:hAnsi="Helvetica"/>
          <w:color w:val="000000"/>
        </w:rPr>
        <w:t xml:space="preserve"> in partners </w:t>
      </w:r>
      <w:r w:rsidR="00BD033C" w:rsidRPr="002B237D">
        <w:rPr>
          <w:rFonts w:ascii="Helvetica" w:hAnsi="Helvetica"/>
          <w:color w:val="000000"/>
        </w:rPr>
        <w:t xml:space="preserve">a </w:t>
      </w:r>
      <m:oMath>
        <m:r>
          <w:rPr>
            <w:rFonts w:ascii="Cambria Math" w:hAnsi="Cambria Math"/>
            <w:color w:val="000000"/>
          </w:rPr>
          <m:t>C</m:t>
        </m:r>
        <m:r>
          <m:rPr>
            <m:lit/>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r</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oMath>
      <w:r w:rsidRPr="002B237D">
        <w:rPr>
          <w:rFonts w:ascii="Helvetica" w:hAnsi="Helvetica"/>
          <w:color w:val="000000"/>
        </w:rPr>
        <w:t>. </w:t>
      </w:r>
      <w:r w:rsidR="00F7391A" w:rsidRPr="002B237D">
        <w:rPr>
          <w:rFonts w:ascii="Helvetica" w:hAnsi="Helvetica"/>
          <w:color w:val="000000"/>
        </w:rPr>
        <w:t xml:space="preserve"> Finally, we </w:t>
      </w:r>
      <w:r w:rsidR="004437FE" w:rsidRPr="002B237D">
        <w:rPr>
          <w:rFonts w:ascii="Helvetica" w:hAnsi="Helvetica"/>
          <w:color w:val="000000"/>
        </w:rPr>
        <w:t xml:space="preserve">sought to determine the overall contribution of all potential confounders impact the correlation for each trait </w:t>
      </w:r>
      <m:oMath>
        <m:sSub>
          <m:sSubPr>
            <m:ctrlPr>
              <w:rPr>
                <w:rFonts w:ascii="Cambria Math" w:hAnsi="Cambria Math"/>
                <w:i/>
                <w:color w:val="000000"/>
              </w:rPr>
            </m:ctrlPr>
          </m:sSubPr>
          <m:e>
            <m:r>
              <w:rPr>
                <w:rFonts w:ascii="Cambria Math" w:hAnsi="Cambria Math"/>
                <w:color w:val="000000"/>
              </w:rPr>
              <m:t>r</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oMath>
      <w:r w:rsidR="004437FE" w:rsidRPr="002B237D">
        <w:rPr>
          <w:rFonts w:ascii="Helvetica" w:hAnsi="Helvetica"/>
          <w:color w:val="000000"/>
        </w:rPr>
        <w:t xml:space="preserve">. To do so, we considered a MVMR model with each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m:t>
            </m:r>
          </m:sub>
        </m:sSub>
      </m:oMath>
      <w:r w:rsidR="004437FE" w:rsidRPr="002B237D">
        <w:rPr>
          <w:rFonts w:ascii="Helvetica" w:hAnsi="Helvetica"/>
          <w:color w:val="000000"/>
        </w:rPr>
        <w:t xml:space="preserve"> as an independent variable and </w:t>
      </w:r>
      <m:oMath>
        <m:r>
          <w:rPr>
            <w:rFonts w:ascii="Cambria Math" w:hAnsi="Cambria Math"/>
            <w:color w:val="000000"/>
          </w:rPr>
          <m:t>X</m:t>
        </m:r>
      </m:oMath>
      <w:r w:rsidR="004437FE" w:rsidRPr="002B237D">
        <w:rPr>
          <w:rFonts w:ascii="Helvetica" w:hAnsi="Helvetica"/>
          <w:color w:val="000000"/>
        </w:rPr>
        <w:t xml:space="preserve"> as the dependent variable. </w:t>
      </w:r>
      <w:r w:rsidR="008C057A" w:rsidRPr="002B237D">
        <w:rPr>
          <w:rFonts w:ascii="Helvetica" w:hAnsi="Helvetica"/>
          <w:color w:val="000000"/>
        </w:rPr>
        <w:t xml:space="preserve">Potential confounders to include in the MVMR were first pruned to only those that had correlation </w:t>
      </w:r>
      <w:r w:rsidR="00AC37C4" w:rsidRPr="002B237D">
        <w:rPr>
          <w:rFonts w:ascii="Helvetica" w:hAnsi="Helvetica"/>
          <w:color w:val="000000"/>
        </w:rPr>
        <w:t xml:space="preserve">with </w:t>
      </w:r>
      <m:oMath>
        <m:r>
          <w:rPr>
            <w:rFonts w:ascii="Cambria Math" w:hAnsi="Cambria Math"/>
            <w:color w:val="000000"/>
          </w:rPr>
          <m:t>X</m:t>
        </m:r>
      </m:oMath>
      <w:r w:rsidR="008C057A" w:rsidRPr="002B237D">
        <w:rPr>
          <w:rFonts w:ascii="Helvetica" w:hAnsi="Helvetica"/>
          <w:color w:val="000000"/>
        </w:rPr>
        <w:t xml:space="preserve"> &lt; 0.8 and also correlation with any other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m:t>
            </m:r>
          </m:sub>
        </m:sSub>
        <m:r>
          <w:rPr>
            <w:rFonts w:ascii="Cambria Math" w:hAnsi="Cambria Math"/>
            <w:color w:val="000000"/>
          </w:rPr>
          <m:t xml:space="preserve"> </m:t>
        </m:r>
      </m:oMath>
      <w:r w:rsidR="00AC37C4" w:rsidRPr="002B237D">
        <w:rPr>
          <w:rFonts w:ascii="Helvetica" w:hAnsi="Helvetica"/>
          <w:color w:val="000000"/>
        </w:rPr>
        <w:t xml:space="preserve"> &lt; 0.8 (prioritized by largest </w:t>
      </w:r>
      <m:oMath>
        <m:r>
          <w:rPr>
            <w:rFonts w:ascii="Cambria Math" w:hAnsi="Cambria Math"/>
            <w:color w:val="000000"/>
          </w:rPr>
          <m:t>C</m:t>
        </m:r>
        <m:r>
          <m:rPr>
            <m:lit/>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r</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oMath>
      <w:r w:rsidR="00AC37C4" w:rsidRPr="002B237D">
        <w:rPr>
          <w:rFonts w:ascii="Helvetica" w:hAnsi="Helvetica"/>
          <w:color w:val="000000"/>
        </w:rPr>
        <w:t xml:space="preserve">). </w:t>
      </w:r>
      <w:r w:rsidR="004437FE" w:rsidRPr="002B237D">
        <w:rPr>
          <w:rFonts w:ascii="Helvetica" w:hAnsi="Helvetica"/>
          <w:color w:val="000000"/>
        </w:rPr>
        <w:t>Instruments for the MVMR</w:t>
      </w:r>
      <w:r w:rsidR="00F7391A" w:rsidRPr="002B237D">
        <w:rPr>
          <w:rFonts w:ascii="Helvetica" w:hAnsi="Helvetica"/>
          <w:color w:val="000000"/>
        </w:rPr>
        <w:t xml:space="preserve"> were selected as the union of IVs for each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m:t>
            </m:r>
          </m:sub>
        </m:sSub>
      </m:oMath>
      <w:r w:rsidR="00F7391A" w:rsidRPr="002B237D">
        <w:rPr>
          <w:rFonts w:ascii="Helvetica" w:hAnsi="Helvetica"/>
          <w:color w:val="000000"/>
        </w:rPr>
        <w:t xml:space="preserve"> as described above for the two-trait MR (i.e. </w:t>
      </w:r>
      <w:r w:rsidR="00F7391A" w:rsidRPr="002B237D">
        <w:rPr>
          <w:rFonts w:ascii="Helvetica" w:hAnsi="Helvetica"/>
          <w:i/>
          <w:iCs/>
          <w:color w:val="000000"/>
        </w:rPr>
        <w:t>p</w:t>
      </w:r>
      <w:r w:rsidR="00F7391A" w:rsidRPr="002B237D">
        <w:rPr>
          <w:rFonts w:ascii="Helvetica" w:hAnsi="Helvetica"/>
          <w:color w:val="000000"/>
        </w:rPr>
        <w:t xml:space="preserve"> &lt; 5x10</w:t>
      </w:r>
      <w:r w:rsidR="00F7391A" w:rsidRPr="002B237D">
        <w:rPr>
          <w:rFonts w:ascii="Helvetica" w:hAnsi="Helvetica"/>
          <w:color w:val="000000"/>
          <w:vertAlign w:val="superscript"/>
        </w:rPr>
        <w:t>-8</w:t>
      </w:r>
      <w:r w:rsidR="00F7391A" w:rsidRPr="002B237D">
        <w:rPr>
          <w:rFonts w:ascii="Helvetica" w:hAnsi="Helvetica"/>
          <w:color w:val="000000"/>
        </w:rPr>
        <w:t xml:space="preserve"> in the joint Neale summary stats without significant evidence of reverse causality with </w:t>
      </w:r>
      <m:oMath>
        <m:r>
          <w:rPr>
            <w:rFonts w:ascii="Cambria Math" w:hAnsi="Cambria Math"/>
            <w:color w:val="000000"/>
          </w:rPr>
          <m:t>X</m:t>
        </m:r>
      </m:oMath>
      <w:r w:rsidR="00F7391A" w:rsidRPr="002B237D">
        <w:rPr>
          <w:rFonts w:ascii="Helvetica" w:hAnsi="Helvetica"/>
          <w:color w:val="000000"/>
        </w:rPr>
        <w:t xml:space="preserve">). Using only unique SNPs, IVs were </w:t>
      </w:r>
      <w:r w:rsidR="00931526" w:rsidRPr="002B237D">
        <w:rPr>
          <w:rFonts w:ascii="Helvetica" w:hAnsi="Helvetica"/>
          <w:color w:val="000000"/>
        </w:rPr>
        <w:t>then</w:t>
      </w:r>
      <w:r w:rsidR="00F7391A" w:rsidRPr="002B237D">
        <w:rPr>
          <w:rFonts w:ascii="Helvetica" w:hAnsi="Helvetica"/>
          <w:color w:val="000000"/>
        </w:rPr>
        <w:t xml:space="preserve"> pruned for independence. SNPs were prioritized according to minimum </w:t>
      </w:r>
      <w:r w:rsidR="000F61FA" w:rsidRPr="002B237D">
        <w:rPr>
          <w:rFonts w:ascii="Helvetica" w:hAnsi="Helvetica"/>
          <w:color w:val="000000"/>
        </w:rPr>
        <w:t xml:space="preserve">ranked p-value with any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m:t>
            </m:r>
          </m:sub>
        </m:sSub>
      </m:oMath>
      <w:r w:rsidR="000F61FA" w:rsidRPr="002B237D">
        <w:rPr>
          <w:rFonts w:ascii="Helvetica" w:hAnsi="Helvetica"/>
          <w:color w:val="000000"/>
        </w:rPr>
        <w:t xml:space="preserve">. Specifically, given a matrix of p-values </w:t>
      </w:r>
      <w:r w:rsidR="009559F4" w:rsidRPr="002B237D">
        <w:rPr>
          <w:rFonts w:ascii="Helvetica" w:hAnsi="Helvetica"/>
          <w:color w:val="000000"/>
        </w:rPr>
        <w:t>representing</w:t>
      </w:r>
      <w:r w:rsidR="000F61FA" w:rsidRPr="002B237D">
        <w:rPr>
          <w:rFonts w:ascii="Helvetica" w:hAnsi="Helvetica"/>
          <w:color w:val="000000"/>
        </w:rPr>
        <w:t xml:space="preserve"> SNP x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m:t>
            </m:r>
          </m:sub>
        </m:sSub>
      </m:oMath>
      <w:r w:rsidR="009559F4" w:rsidRPr="002B237D">
        <w:rPr>
          <w:rFonts w:ascii="Helvetica" w:hAnsi="Helvetica"/>
          <w:color w:val="000000"/>
        </w:rPr>
        <w:t xml:space="preserve"> effects</w:t>
      </w:r>
      <w:r w:rsidR="000F61FA" w:rsidRPr="002B237D">
        <w:rPr>
          <w:rFonts w:ascii="Helvetica" w:hAnsi="Helvetica"/>
          <w:color w:val="000000"/>
        </w:rPr>
        <w:t xml:space="preserve">, </w:t>
      </w:r>
      <w:r w:rsidR="009559F4" w:rsidRPr="002B237D">
        <w:rPr>
          <w:rFonts w:ascii="Helvetica" w:hAnsi="Helvetica"/>
          <w:color w:val="000000"/>
        </w:rPr>
        <w:t xml:space="preserve">each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m:t>
            </m:r>
          </m:sub>
        </m:sSub>
      </m:oMath>
      <w:r w:rsidR="009559F4" w:rsidRPr="002B237D">
        <w:rPr>
          <w:rFonts w:ascii="Helvetica" w:hAnsi="Helvetica"/>
          <w:color w:val="000000"/>
        </w:rPr>
        <w:t xml:space="preserve"> column was ranked according to descending p-values (</w:t>
      </w:r>
      <w:r w:rsidR="00931526" w:rsidRPr="002B237D">
        <w:rPr>
          <w:rFonts w:ascii="Helvetica" w:hAnsi="Helvetica"/>
          <w:color w:val="000000"/>
        </w:rPr>
        <w:t xml:space="preserve">where </w:t>
      </w:r>
      <w:r w:rsidR="009559F4" w:rsidRPr="002B237D">
        <w:rPr>
          <w:rFonts w:ascii="Helvetica" w:hAnsi="Helvetica"/>
          <w:color w:val="000000"/>
        </w:rPr>
        <w:t>lower p-value</w:t>
      </w:r>
      <w:r w:rsidR="002226CC" w:rsidRPr="002B237D">
        <w:rPr>
          <w:rFonts w:ascii="Helvetica" w:hAnsi="Helvetica"/>
          <w:color w:val="000000"/>
        </w:rPr>
        <w:t>’s</w:t>
      </w:r>
      <w:r w:rsidR="009559F4" w:rsidRPr="002B237D">
        <w:rPr>
          <w:rFonts w:ascii="Helvetica" w:hAnsi="Helvetica"/>
          <w:color w:val="000000"/>
        </w:rPr>
        <w:t xml:space="preserve"> </w:t>
      </w:r>
      <w:r w:rsidR="00931526" w:rsidRPr="002B237D">
        <w:rPr>
          <w:rFonts w:ascii="Helvetica" w:hAnsi="Helvetica"/>
          <w:color w:val="000000"/>
        </w:rPr>
        <w:t>receive</w:t>
      </w:r>
      <w:r w:rsidR="002226CC" w:rsidRPr="002B237D">
        <w:rPr>
          <w:rFonts w:ascii="Helvetica" w:hAnsi="Helvetica"/>
          <w:color w:val="000000"/>
        </w:rPr>
        <w:t>d</w:t>
      </w:r>
      <w:r w:rsidR="009559F4" w:rsidRPr="002B237D">
        <w:rPr>
          <w:rFonts w:ascii="Helvetica" w:hAnsi="Helvetica"/>
          <w:color w:val="000000"/>
        </w:rPr>
        <w:t xml:space="preserve"> higher ranks) </w:t>
      </w:r>
      <w:r w:rsidR="00931526" w:rsidRPr="002B237D">
        <w:rPr>
          <w:rFonts w:ascii="Helvetica" w:hAnsi="Helvetica"/>
          <w:color w:val="000000"/>
        </w:rPr>
        <w:t xml:space="preserve">and subsequently the p-value corresponding to the minimum rank for each SNP was used to order SNPs by importance in the clumping procedure. </w:t>
      </w:r>
      <w:commentRangeEnd w:id="307"/>
      <w:r w:rsidR="00931526" w:rsidRPr="002B237D">
        <w:rPr>
          <w:rStyle w:val="CommentReference"/>
          <w:rFonts w:ascii="Helvetica" w:eastAsiaTheme="minorHAnsi" w:hAnsi="Helvetica" w:cstheme="minorBidi"/>
        </w:rPr>
        <w:commentReference w:id="307"/>
      </w:r>
      <w:commentRangeEnd w:id="308"/>
      <w:r w:rsidR="004E7C00">
        <w:rPr>
          <w:rStyle w:val="CommentReference"/>
          <w:rFonts w:asciiTheme="minorHAnsi" w:eastAsiaTheme="minorHAnsi" w:hAnsiTheme="minorHAnsi" w:cstheme="minorBidi"/>
        </w:rPr>
        <w:commentReference w:id="308"/>
      </w:r>
      <w:r w:rsidR="00931526" w:rsidRPr="002B237D">
        <w:rPr>
          <w:rFonts w:ascii="Helvetica" w:hAnsi="Helvetica"/>
          <w:color w:val="000000"/>
        </w:rPr>
        <w:t xml:space="preserve">MVMR based </w:t>
      </w:r>
      <m:oMath>
        <m:r>
          <w:rPr>
            <w:rFonts w:ascii="Cambria Math" w:hAnsi="Cambria Math"/>
            <w:color w:val="000000"/>
          </w:rPr>
          <m:t>C</m:t>
        </m:r>
      </m:oMath>
      <w:r w:rsidR="00931526" w:rsidRPr="002B237D">
        <w:rPr>
          <w:rFonts w:ascii="Helvetica" w:hAnsi="Helvetica"/>
          <w:color w:val="000000"/>
        </w:rPr>
        <w:t xml:space="preserve"> was then calculated as </w:t>
      </w:r>
      <m:oMath>
        <m:r>
          <w:rPr>
            <w:rFonts w:ascii="Cambria Math" w:hAnsi="Cambria Math"/>
            <w:color w:val="000000"/>
          </w:rPr>
          <m:t>C=</m:t>
        </m:r>
        <m:nary>
          <m:naryPr>
            <m:chr m:val="∑"/>
            <m:ctrlPr>
              <w:rPr>
                <w:rFonts w:ascii="Cambria Math" w:hAnsi="Cambria Math"/>
                <w:color w:val="000000"/>
              </w:rPr>
            </m:ctrlPr>
          </m:naryPr>
          <m:sub>
            <m:r>
              <w:rPr>
                <w:rFonts w:ascii="Cambria Math" w:hAnsi="Cambria Math"/>
                <w:color w:val="000000"/>
              </w:rPr>
              <m:t>j=1</m:t>
            </m:r>
            <m:ctrlPr>
              <w:rPr>
                <w:rFonts w:ascii="Cambria Math" w:hAnsi="Cambria Math"/>
                <w:i/>
                <w:color w:val="000000"/>
              </w:rPr>
            </m:ctrlPr>
          </m:sub>
          <m:sup>
            <m:r>
              <w:rPr>
                <w:rFonts w:ascii="Cambria Math" w:hAnsi="Cambria Math"/>
                <w:color w:val="000000"/>
              </w:rPr>
              <m:t>m</m:t>
            </m:r>
            <m:ctrlPr>
              <w:rPr>
                <w:rFonts w:ascii="Cambria Math" w:hAnsi="Cambria Math"/>
                <w:i/>
                <w:color w:val="000000"/>
              </w:rPr>
            </m:ctrlPr>
          </m:sup>
          <m:e>
            <m:sSubSup>
              <m:sSubSupPr>
                <m:ctrlPr>
                  <w:rPr>
                    <w:rFonts w:ascii="Cambria Math" w:hAnsi="Cambria Math"/>
                    <w:i/>
                    <w:color w:val="000000"/>
                  </w:rPr>
                </m:ctrlPr>
              </m:sSubSupPr>
              <m:e>
                <m:r>
                  <m:rPr>
                    <m:sty m:val="p"/>
                  </m:rPr>
                  <w:rPr>
                    <w:rFonts w:ascii="Cambria Math" w:hAnsi="Cambria Math"/>
                    <w:color w:val="000000"/>
                  </w:rPr>
                  <m:t>α</m:t>
                </m:r>
                <m:ctrlPr>
                  <w:rPr>
                    <w:rFonts w:ascii="Cambria Math" w:hAnsi="Cambria Math"/>
                    <w:color w:val="000000"/>
                  </w:rPr>
                </m:ctrlPr>
              </m:e>
              <m:sub>
                <m:r>
                  <w:rPr>
                    <w:rFonts w:ascii="Cambria Math" w:hAnsi="Cambria Math"/>
                    <w:color w:val="000000"/>
                  </w:rPr>
                  <m:t>z</m:t>
                </m:r>
              </m:sub>
              <m:sup>
                <m:d>
                  <m:dPr>
                    <m:ctrlPr>
                      <w:rPr>
                        <w:rFonts w:ascii="Cambria Math" w:hAnsi="Cambria Math"/>
                        <w:i/>
                        <w:color w:val="000000"/>
                      </w:rPr>
                    </m:ctrlPr>
                  </m:dPr>
                  <m:e>
                    <m:r>
                      <w:rPr>
                        <w:rFonts w:ascii="Cambria Math" w:hAnsi="Cambria Math"/>
                        <w:color w:val="000000"/>
                      </w:rPr>
                      <m:t>j</m:t>
                    </m:r>
                  </m:e>
                </m:d>
              </m:sup>
            </m:sSubSup>
            <m:sSup>
              <m:sSupPr>
                <m:ctrlPr>
                  <w:rPr>
                    <w:rFonts w:ascii="Cambria Math" w:hAnsi="Cambria Math"/>
                    <w:i/>
                    <w:color w:val="000000"/>
                  </w:rPr>
                </m:ctrlPr>
              </m:sSupPr>
              <m:e>
                <m:d>
                  <m:dPr>
                    <m:ctrlPr>
                      <w:rPr>
                        <w:rFonts w:ascii="Cambria Math" w:hAnsi="Cambria Math"/>
                        <w:i/>
                        <w:color w:val="000000"/>
                      </w:rPr>
                    </m:ctrlPr>
                  </m:dPr>
                  <m:e>
                    <m:sSubSup>
                      <m:sSubSupPr>
                        <m:ctrlPr>
                          <w:rPr>
                            <w:rFonts w:ascii="Cambria Math" w:hAnsi="Cambria Math"/>
                            <w:i/>
                            <w:color w:val="000000"/>
                          </w:rPr>
                        </m:ctrlPr>
                      </m:sSubSupPr>
                      <m:e>
                        <m:r>
                          <m:rPr>
                            <m:sty m:val="p"/>
                          </m:rPr>
                          <w:rPr>
                            <w:rFonts w:ascii="Cambria Math" w:hAnsi="Cambria Math"/>
                            <w:color w:val="000000"/>
                          </w:rPr>
                          <m:t>β</m:t>
                        </m:r>
                      </m:e>
                      <m:sub>
                        <m:r>
                          <w:rPr>
                            <w:rFonts w:ascii="Cambria Math" w:hAnsi="Cambria Math"/>
                            <w:color w:val="000000"/>
                          </w:rPr>
                          <m:t>z</m:t>
                        </m:r>
                      </m:sub>
                      <m:sup>
                        <m:d>
                          <m:dPr>
                            <m:ctrlPr>
                              <w:rPr>
                                <w:rFonts w:ascii="Cambria Math" w:hAnsi="Cambria Math"/>
                                <w:i/>
                                <w:color w:val="000000"/>
                              </w:rPr>
                            </m:ctrlPr>
                          </m:dPr>
                          <m:e>
                            <m:r>
                              <w:rPr>
                                <w:rFonts w:ascii="Cambria Math" w:hAnsi="Cambria Math"/>
                                <w:color w:val="000000"/>
                              </w:rPr>
                              <m:t>j</m:t>
                            </m:r>
                          </m:e>
                        </m:d>
                      </m:sup>
                    </m:sSubSup>
                  </m:e>
                </m:d>
              </m:e>
              <m:sup>
                <m:r>
                  <w:rPr>
                    <w:rFonts w:ascii="Cambria Math" w:hAnsi="Cambria Math"/>
                    <w:color w:val="000000"/>
                  </w:rPr>
                  <m:t>2</m:t>
                </m:r>
              </m:sup>
            </m:sSup>
          </m:e>
        </m:nary>
      </m:oMath>
      <w:r w:rsidR="008C057A" w:rsidRPr="002B237D">
        <w:rPr>
          <w:rFonts w:ascii="Helvetica" w:hAnsi="Helvetica"/>
          <w:color w:val="000000"/>
        </w:rPr>
        <w:t xml:space="preserve">, where </w:t>
      </w:r>
      <m:oMath>
        <m:sSubSup>
          <m:sSubSupPr>
            <m:ctrlPr>
              <w:rPr>
                <w:rFonts w:ascii="Cambria Math" w:hAnsi="Cambria Math"/>
                <w:i/>
                <w:color w:val="000000"/>
              </w:rPr>
            </m:ctrlPr>
          </m:sSubSupPr>
          <m:e>
            <m:r>
              <m:rPr>
                <m:sty m:val="p"/>
              </m:rPr>
              <w:rPr>
                <w:rFonts w:ascii="Cambria Math" w:hAnsi="Cambria Math"/>
                <w:color w:val="000000"/>
              </w:rPr>
              <m:t>β</m:t>
            </m:r>
            <m:ctrlPr>
              <w:rPr>
                <w:rFonts w:ascii="Cambria Math" w:hAnsi="Cambria Math"/>
                <w:color w:val="000000"/>
              </w:rPr>
            </m:ctrlPr>
          </m:e>
          <m:sub>
            <m:r>
              <w:rPr>
                <w:rFonts w:ascii="Cambria Math" w:hAnsi="Cambria Math"/>
                <w:color w:val="000000"/>
              </w:rPr>
              <m:t>z</m:t>
            </m:r>
          </m:sub>
          <m:sup>
            <m:d>
              <m:dPr>
                <m:ctrlPr>
                  <w:rPr>
                    <w:rFonts w:ascii="Cambria Math" w:hAnsi="Cambria Math"/>
                    <w:i/>
                    <w:color w:val="000000"/>
                  </w:rPr>
                </m:ctrlPr>
              </m:dPr>
              <m:e>
                <m:r>
                  <w:rPr>
                    <w:rFonts w:ascii="Cambria Math" w:hAnsi="Cambria Math"/>
                    <w:color w:val="000000"/>
                  </w:rPr>
                  <m:t>j</m:t>
                </m:r>
              </m:e>
            </m:d>
          </m:sup>
        </m:sSubSup>
      </m:oMath>
      <w:r w:rsidR="008C057A" w:rsidRPr="002B237D">
        <w:rPr>
          <w:rFonts w:ascii="Helvetica" w:hAnsi="Helvetica"/>
          <w:color w:val="000000"/>
        </w:rPr>
        <w:t xml:space="preserve"> were obtained from the MVMR and </w:t>
      </w:r>
      <m:oMath>
        <m:sSubSup>
          <m:sSubSupPr>
            <m:ctrlPr>
              <w:rPr>
                <w:rFonts w:ascii="Cambria Math" w:hAnsi="Cambria Math"/>
                <w:i/>
                <w:color w:val="000000"/>
              </w:rPr>
            </m:ctrlPr>
          </m:sSubSupPr>
          <m:e>
            <m:r>
              <m:rPr>
                <m:sty m:val="p"/>
              </m:rPr>
              <w:rPr>
                <w:rFonts w:ascii="Cambria Math" w:hAnsi="Cambria Math"/>
                <w:color w:val="000000"/>
              </w:rPr>
              <m:t>α</m:t>
            </m:r>
            <m:ctrlPr>
              <w:rPr>
                <w:rFonts w:ascii="Cambria Math" w:hAnsi="Cambria Math"/>
                <w:color w:val="000000"/>
              </w:rPr>
            </m:ctrlPr>
          </m:e>
          <m:sub>
            <m:r>
              <w:rPr>
                <w:rFonts w:ascii="Cambria Math" w:hAnsi="Cambria Math"/>
                <w:color w:val="000000"/>
              </w:rPr>
              <m:t>z</m:t>
            </m:r>
          </m:sub>
          <m:sup>
            <m:d>
              <m:dPr>
                <m:ctrlPr>
                  <w:rPr>
                    <w:rFonts w:ascii="Cambria Math" w:hAnsi="Cambria Math"/>
                    <w:i/>
                    <w:color w:val="000000"/>
                  </w:rPr>
                </m:ctrlPr>
              </m:dPr>
              <m:e>
                <m:r>
                  <w:rPr>
                    <w:rFonts w:ascii="Cambria Math" w:hAnsi="Cambria Math"/>
                    <w:color w:val="000000"/>
                  </w:rPr>
                  <m:t>j</m:t>
                </m:r>
              </m:e>
            </m:d>
          </m:sup>
        </m:sSubSup>
      </m:oMath>
      <w:r w:rsidR="008C057A" w:rsidRPr="002B237D">
        <w:rPr>
          <w:rFonts w:ascii="Helvetica" w:hAnsi="Helvetica"/>
          <w:color w:val="000000"/>
        </w:rPr>
        <w:t xml:space="preserve"> represent the within couple causal effect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ctrlPr>
                  <w:rPr>
                    <w:rFonts w:ascii="Cambria Math" w:hAnsi="Cambria Math"/>
                    <w:color w:val="000000"/>
                  </w:rPr>
                </m:ctrlPr>
              </m:e>
              <m:sub>
                <m:r>
                  <w:rPr>
                    <w:rFonts w:ascii="Cambria Math" w:hAnsi="Cambria Math"/>
                    <w:color w:val="000000"/>
                  </w:rPr>
                  <m:t>p</m:t>
                </m:r>
              </m:sub>
            </m:sSub>
          </m:sub>
        </m:sSub>
      </m:oMath>
      <w:r w:rsidR="008C057A" w:rsidRPr="002B237D">
        <w:rPr>
          <w:rFonts w:ascii="Helvetica" w:hAnsi="Helvetica"/>
          <w:color w:val="000000"/>
        </w:rPr>
        <w:t>)</w:t>
      </w:r>
      <w:r w:rsidR="00461457" w:rsidRPr="002B237D">
        <w:rPr>
          <w:rFonts w:ascii="Helvetica" w:hAnsi="Helvetica"/>
          <w:color w:val="000000"/>
        </w:rPr>
        <w:t xml:space="preserve"> as shown in Figure </w:t>
      </w:r>
      <w:r w:rsidR="00BE1853" w:rsidRPr="002B237D">
        <w:rPr>
          <w:rFonts w:ascii="Helvetica" w:hAnsi="Helvetica"/>
          <w:color w:val="000000"/>
        </w:rPr>
        <w:t>3</w:t>
      </w:r>
      <w:r w:rsidR="008C057A" w:rsidRPr="002B237D">
        <w:rPr>
          <w:rFonts w:ascii="Helvetica" w:hAnsi="Helvetica"/>
          <w:color w:val="000000"/>
        </w:rPr>
        <w:t>.</w:t>
      </w:r>
      <w:r w:rsidR="002226CC" w:rsidRPr="002B237D">
        <w:rPr>
          <w:rFonts w:ascii="Helvetica" w:hAnsi="Helvetica"/>
          <w:color w:val="000000"/>
        </w:rPr>
        <w:t xml:space="preserve"> Finally, we compared the difference between the absolute phenotypic correlation and the absolute MR-estimate to the MVMR C as shown in Figure 4. </w:t>
      </w:r>
    </w:p>
    <w:commentRangeStart w:id="309"/>
    <w:p w14:paraId="05D66CDF" w14:textId="1734F724" w:rsidR="004437FE" w:rsidRPr="002B237D" w:rsidRDefault="004437FE" w:rsidP="002B237D">
      <w:pPr>
        <w:jc w:val="both"/>
        <w:rPr>
          <w:rFonts w:ascii="Helvetica" w:hAnsi="Helvetica"/>
        </w:rPr>
      </w:pPr>
      <w:r w:rsidRPr="002B237D">
        <w:rPr>
          <w:rFonts w:ascii="Helvetica" w:hAnsi="Helvetica"/>
        </w:rPr>
        <w:lastRenderedPageBreak/>
        <w:fldChar w:fldCharType="begin"/>
      </w:r>
      <w:r w:rsidRPr="002B237D">
        <w:rPr>
          <w:rFonts w:ascii="Helvetica" w:hAnsi="Helvetica"/>
        </w:rPr>
        <w:instrText xml:space="preserve"> INCLUDEPICTURE "https://lh5.googleusercontent.com/Dxsglu3fGuzEeJJTGQMH_DR3iAiUZiz32kArDGNIkEDh9T97MWSQFBQXhfKjgezXdL9gF6pEcQP2wZ-W22dWRTs0zPksH7E_IUHEDvQpjUpsyiDofBszpkTdpar2Mf4B-5gnPJbg64n4" \* MERGEFORMATINET </w:instrText>
      </w:r>
      <w:r w:rsidRPr="002B237D">
        <w:rPr>
          <w:rFonts w:ascii="Helvetica" w:hAnsi="Helvetica"/>
        </w:rPr>
        <w:fldChar w:fldCharType="separate"/>
      </w:r>
      <w:r w:rsidRPr="002B237D">
        <w:rPr>
          <w:rFonts w:ascii="Helvetica" w:hAnsi="Helvetica"/>
          <w:noProof/>
        </w:rPr>
        <w:drawing>
          <wp:inline distT="0" distB="0" distL="0" distR="0" wp14:anchorId="599A0C4B" wp14:editId="04504A09">
            <wp:extent cx="5943600" cy="483298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32985"/>
                    </a:xfrm>
                    <a:prstGeom prst="rect">
                      <a:avLst/>
                    </a:prstGeom>
                    <a:noFill/>
                    <a:ln>
                      <a:noFill/>
                    </a:ln>
                  </pic:spPr>
                </pic:pic>
              </a:graphicData>
            </a:graphic>
          </wp:inline>
        </w:drawing>
      </w:r>
      <w:r w:rsidRPr="002B237D">
        <w:rPr>
          <w:rFonts w:ascii="Helvetica" w:hAnsi="Helvetica"/>
        </w:rPr>
        <w:fldChar w:fldCharType="end"/>
      </w:r>
      <w:commentRangeEnd w:id="309"/>
      <w:r w:rsidR="00D22393">
        <w:rPr>
          <w:rStyle w:val="CommentReference"/>
          <w:rFonts w:asciiTheme="minorHAnsi" w:eastAsiaTheme="minorHAnsi" w:hAnsiTheme="minorHAnsi" w:cstheme="minorBidi"/>
        </w:rPr>
        <w:commentReference w:id="309"/>
      </w:r>
    </w:p>
    <w:p w14:paraId="6FC91EC9" w14:textId="77777777" w:rsidR="004437FE" w:rsidRPr="002B237D" w:rsidRDefault="004437FE" w:rsidP="002B237D">
      <w:pPr>
        <w:jc w:val="both"/>
        <w:rPr>
          <w:rFonts w:ascii="Helvetica" w:hAnsi="Helvetica"/>
          <w:color w:val="000000"/>
        </w:rPr>
      </w:pPr>
    </w:p>
    <w:p w14:paraId="35E891B1" w14:textId="64BA49DA" w:rsidR="00BE1853" w:rsidRPr="002B237D" w:rsidRDefault="00BE1853" w:rsidP="002B237D">
      <w:pPr>
        <w:jc w:val="both"/>
        <w:rPr>
          <w:rFonts w:ascii="Helvetica" w:hAnsi="Helvetica"/>
          <w:color w:val="000000"/>
        </w:rPr>
      </w:pPr>
      <w:r w:rsidRPr="002B237D">
        <w:rPr>
          <w:rFonts w:ascii="Helvetica" w:hAnsi="Helvetica"/>
          <w:b/>
          <w:bCs/>
          <w:color w:val="000000"/>
        </w:rPr>
        <w:t>Figure 3:</w:t>
      </w:r>
      <w:r w:rsidRPr="002B237D">
        <w:rPr>
          <w:rFonts w:ascii="Helvetica" w:hAnsi="Helvetica"/>
          <w:color w:val="000000"/>
        </w:rPr>
        <w:t xml:space="preserve"> DAG </w:t>
      </w:r>
      <w:r w:rsidR="002226CC" w:rsidRPr="002B237D">
        <w:rPr>
          <w:rFonts w:ascii="Helvetica" w:hAnsi="Helvetica"/>
          <w:color w:val="000000"/>
        </w:rPr>
        <w:t xml:space="preserve">illustrates the impact a confounder or multiple confounders (trait </w:t>
      </w:r>
      <m:oMath>
        <m:r>
          <w:rPr>
            <w:rFonts w:ascii="Cambria Math" w:hAnsi="Cambria Math"/>
            <w:color w:val="000000"/>
          </w:rPr>
          <m:t>Z</m:t>
        </m:r>
      </m:oMath>
      <w:r w:rsidR="002226CC" w:rsidRPr="002B237D">
        <w:rPr>
          <w:rFonts w:ascii="Helvetica" w:hAnsi="Helvetica"/>
          <w:color w:val="000000"/>
        </w:rPr>
        <w:t xml:space="preserve">) could have on the phenotypic correlation between partners for a given trait </w:t>
      </w:r>
      <m:oMath>
        <m:r>
          <w:rPr>
            <w:rFonts w:ascii="Cambria Math" w:hAnsi="Cambria Math"/>
            <w:color w:val="000000"/>
          </w:rPr>
          <m:t>X</m:t>
        </m:r>
      </m:oMath>
      <w:r w:rsidR="002226CC" w:rsidRPr="002B237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r</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oMath>
      <w:r w:rsidR="002226CC" w:rsidRPr="002B237D">
        <w:rPr>
          <w:rFonts w:ascii="Helvetica" w:hAnsi="Helvetica"/>
          <w:color w:val="000000"/>
        </w:rPr>
        <w:t>). C</w:t>
      </w:r>
      <w:r w:rsidRPr="002B237D">
        <w:rPr>
          <w:rFonts w:ascii="Helvetica" w:hAnsi="Helvetica"/>
          <w:color w:val="000000"/>
        </w:rPr>
        <w:t xml:space="preserve">orrelation due to confounding </w:t>
      </w:r>
      <w:r w:rsidR="002226CC" w:rsidRPr="002B237D">
        <w:rPr>
          <w:rFonts w:ascii="Helvetica" w:hAnsi="Helvetica"/>
          <w:color w:val="000000"/>
        </w:rPr>
        <w:t xml:space="preserve">can be calculated as </w:t>
      </w:r>
      <w:r w:rsidRPr="002B237D">
        <w:rPr>
          <w:rFonts w:ascii="Helvetica" w:hAnsi="Helvetica"/>
          <w:color w:val="000000"/>
        </w:rPr>
        <w:t xml:space="preserve"> </w:t>
      </w:r>
      <w:proofErr w:type="spellStart"/>
      <w:r w:rsidR="002226CC" w:rsidRPr="002B237D">
        <w:rPr>
          <w:rFonts w:ascii="Helvetica" w:hAnsi="Helvetica"/>
          <w:color w:val="000000"/>
        </w:rPr>
        <w:t>as</w:t>
      </w:r>
      <w:proofErr w:type="spellEnd"/>
      <w:r w:rsidR="002226CC" w:rsidRPr="002B237D">
        <w:rPr>
          <w:rFonts w:ascii="Helvetica" w:hAnsi="Helvetica"/>
          <w:color w:val="000000"/>
        </w:rPr>
        <w:t xml:space="preserve"> </w:t>
      </w:r>
      <m:oMath>
        <m:r>
          <w:rPr>
            <w:rFonts w:ascii="Cambria Math" w:hAnsi="Cambria Math"/>
            <w:color w:val="000000"/>
          </w:rPr>
          <m:t>C=</m:t>
        </m:r>
        <m:nary>
          <m:naryPr>
            <m:chr m:val="∑"/>
            <m:ctrlPr>
              <w:rPr>
                <w:rFonts w:ascii="Cambria Math" w:hAnsi="Cambria Math"/>
                <w:color w:val="000000"/>
              </w:rPr>
            </m:ctrlPr>
          </m:naryPr>
          <m:sub>
            <m:r>
              <w:rPr>
                <w:rFonts w:ascii="Cambria Math" w:hAnsi="Cambria Math"/>
                <w:color w:val="000000"/>
              </w:rPr>
              <m:t>j=1</m:t>
            </m:r>
            <m:ctrlPr>
              <w:rPr>
                <w:rFonts w:ascii="Cambria Math" w:hAnsi="Cambria Math"/>
                <w:i/>
                <w:color w:val="000000"/>
              </w:rPr>
            </m:ctrlPr>
          </m:sub>
          <m:sup>
            <m:r>
              <w:rPr>
                <w:rFonts w:ascii="Cambria Math" w:hAnsi="Cambria Math"/>
                <w:color w:val="000000"/>
              </w:rPr>
              <m:t>m</m:t>
            </m:r>
            <m:ctrlPr>
              <w:rPr>
                <w:rFonts w:ascii="Cambria Math" w:hAnsi="Cambria Math"/>
                <w:i/>
                <w:color w:val="000000"/>
              </w:rPr>
            </m:ctrlPr>
          </m:sup>
          <m:e>
            <m:sSubSup>
              <m:sSubSupPr>
                <m:ctrlPr>
                  <w:rPr>
                    <w:rFonts w:ascii="Cambria Math" w:hAnsi="Cambria Math"/>
                    <w:i/>
                    <w:color w:val="000000"/>
                  </w:rPr>
                </m:ctrlPr>
              </m:sSubSupPr>
              <m:e>
                <m:r>
                  <m:rPr>
                    <m:sty m:val="p"/>
                  </m:rPr>
                  <w:rPr>
                    <w:rFonts w:ascii="Cambria Math" w:hAnsi="Cambria Math"/>
                    <w:color w:val="000000"/>
                  </w:rPr>
                  <m:t>α</m:t>
                </m:r>
                <m:ctrlPr>
                  <w:rPr>
                    <w:rFonts w:ascii="Cambria Math" w:hAnsi="Cambria Math"/>
                    <w:color w:val="000000"/>
                  </w:rPr>
                </m:ctrlPr>
              </m:e>
              <m:sub>
                <m:r>
                  <w:rPr>
                    <w:rFonts w:ascii="Cambria Math" w:hAnsi="Cambria Math"/>
                    <w:color w:val="000000"/>
                  </w:rPr>
                  <m:t>z</m:t>
                </m:r>
              </m:sub>
              <m:sup>
                <m:d>
                  <m:dPr>
                    <m:ctrlPr>
                      <w:rPr>
                        <w:rFonts w:ascii="Cambria Math" w:hAnsi="Cambria Math"/>
                        <w:i/>
                        <w:color w:val="000000"/>
                      </w:rPr>
                    </m:ctrlPr>
                  </m:dPr>
                  <m:e>
                    <m:r>
                      <w:rPr>
                        <w:rFonts w:ascii="Cambria Math" w:hAnsi="Cambria Math"/>
                        <w:color w:val="000000"/>
                      </w:rPr>
                      <m:t>j</m:t>
                    </m:r>
                  </m:e>
                </m:d>
              </m:sup>
            </m:sSubSup>
            <m:sSup>
              <m:sSupPr>
                <m:ctrlPr>
                  <w:rPr>
                    <w:rFonts w:ascii="Cambria Math" w:hAnsi="Cambria Math"/>
                    <w:i/>
                    <w:color w:val="000000"/>
                  </w:rPr>
                </m:ctrlPr>
              </m:sSupPr>
              <m:e>
                <m:d>
                  <m:dPr>
                    <m:ctrlPr>
                      <w:rPr>
                        <w:rFonts w:ascii="Cambria Math" w:hAnsi="Cambria Math"/>
                        <w:i/>
                        <w:color w:val="000000"/>
                      </w:rPr>
                    </m:ctrlPr>
                  </m:dPr>
                  <m:e>
                    <m:sSubSup>
                      <m:sSubSupPr>
                        <m:ctrlPr>
                          <w:rPr>
                            <w:rFonts w:ascii="Cambria Math" w:hAnsi="Cambria Math"/>
                            <w:i/>
                            <w:color w:val="000000"/>
                          </w:rPr>
                        </m:ctrlPr>
                      </m:sSubSupPr>
                      <m:e>
                        <m:r>
                          <m:rPr>
                            <m:sty m:val="p"/>
                          </m:rPr>
                          <w:rPr>
                            <w:rFonts w:ascii="Cambria Math" w:hAnsi="Cambria Math"/>
                            <w:color w:val="000000"/>
                          </w:rPr>
                          <m:t>β</m:t>
                        </m:r>
                      </m:e>
                      <m:sub>
                        <m:r>
                          <w:rPr>
                            <w:rFonts w:ascii="Cambria Math" w:hAnsi="Cambria Math"/>
                            <w:color w:val="000000"/>
                          </w:rPr>
                          <m:t>z</m:t>
                        </m:r>
                      </m:sub>
                      <m:sup>
                        <m:d>
                          <m:dPr>
                            <m:ctrlPr>
                              <w:rPr>
                                <w:rFonts w:ascii="Cambria Math" w:hAnsi="Cambria Math"/>
                                <w:i/>
                                <w:color w:val="000000"/>
                              </w:rPr>
                            </m:ctrlPr>
                          </m:dPr>
                          <m:e>
                            <m:r>
                              <w:rPr>
                                <w:rFonts w:ascii="Cambria Math" w:hAnsi="Cambria Math"/>
                                <w:color w:val="000000"/>
                              </w:rPr>
                              <m:t>j</m:t>
                            </m:r>
                          </m:e>
                        </m:d>
                      </m:sup>
                    </m:sSubSup>
                  </m:e>
                </m:d>
              </m:e>
              <m:sup>
                <m:r>
                  <w:rPr>
                    <w:rFonts w:ascii="Cambria Math" w:hAnsi="Cambria Math"/>
                    <w:color w:val="000000"/>
                  </w:rPr>
                  <m:t>2</m:t>
                </m:r>
              </m:sup>
            </m:sSup>
          </m:e>
        </m:nary>
      </m:oMath>
      <w:r w:rsidR="002226CC" w:rsidRPr="002B237D">
        <w:rPr>
          <w:rFonts w:ascii="Helvetica" w:hAnsi="Helvetica"/>
          <w:color w:val="000000"/>
        </w:rPr>
        <w:t xml:space="preserve">, where </w:t>
      </w:r>
      <m:oMath>
        <m:sSubSup>
          <m:sSubSupPr>
            <m:ctrlPr>
              <w:rPr>
                <w:rFonts w:ascii="Cambria Math" w:hAnsi="Cambria Math"/>
                <w:i/>
                <w:color w:val="000000"/>
              </w:rPr>
            </m:ctrlPr>
          </m:sSubSupPr>
          <m:e>
            <m:r>
              <m:rPr>
                <m:sty m:val="p"/>
              </m:rPr>
              <w:rPr>
                <w:rFonts w:ascii="Cambria Math" w:hAnsi="Cambria Math"/>
                <w:color w:val="000000"/>
              </w:rPr>
              <m:t>β</m:t>
            </m:r>
            <m:ctrlPr>
              <w:rPr>
                <w:rFonts w:ascii="Cambria Math" w:hAnsi="Cambria Math"/>
                <w:color w:val="000000"/>
              </w:rPr>
            </m:ctrlPr>
          </m:e>
          <m:sub>
            <m:r>
              <w:rPr>
                <w:rFonts w:ascii="Cambria Math" w:hAnsi="Cambria Math"/>
                <w:color w:val="000000"/>
              </w:rPr>
              <m:t>z</m:t>
            </m:r>
          </m:sub>
          <m:sup>
            <m:d>
              <m:dPr>
                <m:ctrlPr>
                  <w:rPr>
                    <w:rFonts w:ascii="Cambria Math" w:hAnsi="Cambria Math"/>
                    <w:i/>
                    <w:color w:val="000000"/>
                  </w:rPr>
                </m:ctrlPr>
              </m:dPr>
              <m:e>
                <m:r>
                  <w:rPr>
                    <w:rFonts w:ascii="Cambria Math" w:hAnsi="Cambria Math"/>
                    <w:color w:val="000000"/>
                  </w:rPr>
                  <m:t>j</m:t>
                </m:r>
              </m:e>
            </m:d>
          </m:sup>
        </m:sSubSup>
      </m:oMath>
      <w:r w:rsidR="002226CC" w:rsidRPr="002B237D">
        <w:rPr>
          <w:rFonts w:ascii="Helvetica" w:hAnsi="Helvetica"/>
          <w:color w:val="000000"/>
        </w:rPr>
        <w:t xml:space="preserve"> were obtained from a MVMR </w:t>
      </w:r>
      <w:r w:rsidR="00FE0BE8" w:rsidRPr="002B237D">
        <w:rPr>
          <w:rFonts w:ascii="Helvetica" w:hAnsi="Helvetica"/>
          <w:color w:val="000000"/>
        </w:rPr>
        <w:t xml:space="preserve">with each potential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m:t>
            </m:r>
          </m:sub>
        </m:sSub>
      </m:oMath>
      <w:r w:rsidR="00FE0BE8" w:rsidRPr="002B237D">
        <w:rPr>
          <w:rFonts w:ascii="Helvetica" w:hAnsi="Helvetica"/>
          <w:color w:val="000000"/>
        </w:rPr>
        <w:t xml:space="preserve"> as an independent variable and </w:t>
      </w:r>
      <m:oMath>
        <m:r>
          <w:rPr>
            <w:rFonts w:ascii="Cambria Math" w:hAnsi="Cambria Math"/>
            <w:color w:val="000000"/>
          </w:rPr>
          <m:t>X</m:t>
        </m:r>
      </m:oMath>
      <w:r w:rsidR="00FE0BE8" w:rsidRPr="002B237D">
        <w:rPr>
          <w:rFonts w:ascii="Helvetica" w:hAnsi="Helvetica"/>
          <w:color w:val="000000"/>
        </w:rPr>
        <w:t xml:space="preserve"> as the dependent variable, </w:t>
      </w:r>
      <w:r w:rsidR="002226CC" w:rsidRPr="002B237D">
        <w:rPr>
          <w:rFonts w:ascii="Helvetica" w:hAnsi="Helvetica"/>
          <w:color w:val="000000"/>
        </w:rPr>
        <w:t xml:space="preserve">and </w:t>
      </w:r>
      <m:oMath>
        <m:sSubSup>
          <m:sSubSupPr>
            <m:ctrlPr>
              <w:rPr>
                <w:rFonts w:ascii="Cambria Math" w:hAnsi="Cambria Math"/>
                <w:i/>
                <w:color w:val="000000"/>
              </w:rPr>
            </m:ctrlPr>
          </m:sSubSupPr>
          <m:e>
            <m:r>
              <m:rPr>
                <m:sty m:val="p"/>
              </m:rPr>
              <w:rPr>
                <w:rFonts w:ascii="Cambria Math" w:hAnsi="Cambria Math"/>
                <w:color w:val="000000"/>
              </w:rPr>
              <m:t>α</m:t>
            </m:r>
            <m:ctrlPr>
              <w:rPr>
                <w:rFonts w:ascii="Cambria Math" w:hAnsi="Cambria Math"/>
                <w:color w:val="000000"/>
              </w:rPr>
            </m:ctrlPr>
          </m:e>
          <m:sub>
            <m:r>
              <w:rPr>
                <w:rFonts w:ascii="Cambria Math" w:hAnsi="Cambria Math"/>
                <w:color w:val="000000"/>
              </w:rPr>
              <m:t>z</m:t>
            </m:r>
          </m:sub>
          <m:sup>
            <m:d>
              <m:dPr>
                <m:ctrlPr>
                  <w:rPr>
                    <w:rFonts w:ascii="Cambria Math" w:hAnsi="Cambria Math"/>
                    <w:i/>
                    <w:color w:val="000000"/>
                  </w:rPr>
                </m:ctrlPr>
              </m:dPr>
              <m:e>
                <m:r>
                  <w:rPr>
                    <w:rFonts w:ascii="Cambria Math" w:hAnsi="Cambria Math"/>
                    <w:color w:val="000000"/>
                  </w:rPr>
                  <m:t>j</m:t>
                </m:r>
              </m:e>
            </m:d>
          </m:sup>
        </m:sSubSup>
      </m:oMath>
      <w:r w:rsidR="002226CC" w:rsidRPr="002B237D">
        <w:rPr>
          <w:rFonts w:ascii="Helvetica" w:hAnsi="Helvetica"/>
          <w:color w:val="000000"/>
        </w:rPr>
        <w:t xml:space="preserve"> represent the within couple causal effect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ctrlPr>
                  <w:rPr>
                    <w:rFonts w:ascii="Cambria Math" w:hAnsi="Cambria Math"/>
                    <w:color w:val="000000"/>
                  </w:rPr>
                </m:ctrlPr>
              </m:e>
              <m:sub>
                <m:r>
                  <w:rPr>
                    <w:rFonts w:ascii="Cambria Math" w:hAnsi="Cambria Math"/>
                    <w:color w:val="000000"/>
                  </w:rPr>
                  <m:t>p</m:t>
                </m:r>
              </m:sub>
            </m:sSub>
          </m:sub>
        </m:sSub>
      </m:oMath>
      <w:r w:rsidR="002226CC" w:rsidRPr="002B237D">
        <w:rPr>
          <w:rFonts w:ascii="Helvetica" w:hAnsi="Helvetica"/>
          <w:color w:val="000000"/>
        </w:rPr>
        <w:t>)</w:t>
      </w:r>
      <w:r w:rsidR="00FE0BE8" w:rsidRPr="002B237D">
        <w:rPr>
          <w:rFonts w:ascii="Helvetica" w:hAnsi="Helvetica"/>
          <w:color w:val="000000"/>
        </w:rPr>
        <w:t>.</w:t>
      </w:r>
    </w:p>
    <w:p w14:paraId="7EEB9BBB" w14:textId="2FC25570" w:rsidR="00917B0D" w:rsidRPr="002B237D" w:rsidRDefault="00917B0D" w:rsidP="002B237D">
      <w:pPr>
        <w:jc w:val="both"/>
        <w:rPr>
          <w:rFonts w:ascii="Helvetica" w:hAnsi="Helvetica"/>
          <w:color w:val="000000"/>
        </w:rPr>
      </w:pPr>
    </w:p>
    <w:p w14:paraId="4D5470F2" w14:textId="163E866C" w:rsidR="00917B0D" w:rsidRPr="002B237D" w:rsidRDefault="00917B0D" w:rsidP="002B237D">
      <w:pPr>
        <w:jc w:val="both"/>
        <w:rPr>
          <w:rFonts w:ascii="Helvetica" w:hAnsi="Helvetica"/>
        </w:rPr>
      </w:pPr>
    </w:p>
    <w:p w14:paraId="4C739A88" w14:textId="2B7A188D" w:rsidR="00015936" w:rsidRPr="002B237D" w:rsidRDefault="002226CC" w:rsidP="002B237D">
      <w:pPr>
        <w:jc w:val="both"/>
        <w:rPr>
          <w:rFonts w:ascii="Helvetica" w:hAnsi="Helvetica"/>
        </w:rPr>
      </w:pPr>
      <w:commentRangeStart w:id="310"/>
      <w:commentRangeStart w:id="311"/>
      <w:r w:rsidRPr="002B237D">
        <w:rPr>
          <w:rFonts w:ascii="Helvetica" w:hAnsi="Helvetica"/>
          <w:noProof/>
        </w:rPr>
        <w:lastRenderedPageBreak/>
        <w:drawing>
          <wp:inline distT="0" distB="0" distL="0" distR="0" wp14:anchorId="0D94F062" wp14:editId="233F2522">
            <wp:extent cx="5943600" cy="424561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commentRangeEnd w:id="310"/>
      <w:r w:rsidR="00FE0BE8" w:rsidRPr="002B237D">
        <w:rPr>
          <w:rStyle w:val="CommentReference"/>
          <w:rFonts w:ascii="Helvetica" w:eastAsiaTheme="minorHAnsi" w:hAnsi="Helvetica" w:cstheme="minorBidi"/>
        </w:rPr>
        <w:commentReference w:id="310"/>
      </w:r>
      <w:commentRangeEnd w:id="311"/>
      <w:r w:rsidR="004E7C00">
        <w:rPr>
          <w:rStyle w:val="CommentReference"/>
          <w:rFonts w:asciiTheme="minorHAnsi" w:eastAsiaTheme="minorHAnsi" w:hAnsiTheme="minorHAnsi" w:cstheme="minorBidi"/>
        </w:rPr>
        <w:commentReference w:id="311"/>
      </w:r>
    </w:p>
    <w:p w14:paraId="060CA74D" w14:textId="665C4BE9" w:rsidR="002226CC" w:rsidRPr="002B237D" w:rsidRDefault="002226CC" w:rsidP="002B237D">
      <w:pPr>
        <w:jc w:val="both"/>
        <w:rPr>
          <w:rFonts w:ascii="Helvetica" w:hAnsi="Helvetica"/>
          <w:b/>
          <w:bCs/>
        </w:rPr>
      </w:pPr>
      <w:r w:rsidRPr="002B237D">
        <w:rPr>
          <w:rFonts w:ascii="Helvetica" w:hAnsi="Helvetica"/>
          <w:b/>
          <w:bCs/>
          <w:highlight w:val="yellow"/>
        </w:rPr>
        <w:t>Figure 4</w:t>
      </w:r>
    </w:p>
    <w:p w14:paraId="261B1E82" w14:textId="77777777" w:rsidR="00D97F47" w:rsidRPr="002B237D" w:rsidRDefault="00D97F47" w:rsidP="002B237D">
      <w:pPr>
        <w:jc w:val="both"/>
        <w:rPr>
          <w:rFonts w:ascii="Helvetica" w:hAnsi="Helvetica" w:cs="Arial"/>
          <w:color w:val="2F5496"/>
          <w:sz w:val="26"/>
          <w:szCs w:val="26"/>
        </w:rPr>
      </w:pPr>
    </w:p>
    <w:p w14:paraId="2DBB3F30" w14:textId="0B40028C" w:rsidR="004E1A6F" w:rsidRPr="002B237D" w:rsidRDefault="004E1A6F" w:rsidP="002B237D">
      <w:pPr>
        <w:jc w:val="both"/>
        <w:rPr>
          <w:rFonts w:ascii="Helvetica" w:hAnsi="Helvetica"/>
        </w:rPr>
      </w:pPr>
      <w:r w:rsidRPr="002B237D">
        <w:rPr>
          <w:rFonts w:ascii="Helvetica" w:hAnsi="Helvetica" w:cs="Arial"/>
          <w:color w:val="2F5496"/>
          <w:sz w:val="26"/>
          <w:szCs w:val="26"/>
        </w:rPr>
        <w:t>Effect of sex, age and time together causal effects in couples</w:t>
      </w:r>
    </w:p>
    <w:p w14:paraId="0373DFF8" w14:textId="77777777" w:rsidR="004E1A6F" w:rsidRPr="002B237D" w:rsidRDefault="004E1A6F" w:rsidP="002B237D">
      <w:pPr>
        <w:jc w:val="both"/>
        <w:rPr>
          <w:rFonts w:ascii="Helvetica" w:hAnsi="Helvetica"/>
        </w:rPr>
      </w:pPr>
    </w:p>
    <w:p w14:paraId="0F63E42B" w14:textId="0371744D" w:rsidR="004E1A6F" w:rsidRPr="002B237D" w:rsidRDefault="004E1A6F" w:rsidP="002B237D">
      <w:pPr>
        <w:jc w:val="both"/>
        <w:rPr>
          <w:rFonts w:ascii="Helvetica" w:hAnsi="Helvetica"/>
        </w:rPr>
      </w:pPr>
      <w:r w:rsidRPr="002B237D">
        <w:rPr>
          <w:rFonts w:ascii="Helvetica" w:hAnsi="Helvetica"/>
          <w:color w:val="000000"/>
        </w:rPr>
        <w:t xml:space="preserve">Among the </w:t>
      </w:r>
      <w:r w:rsidR="00D97F47" w:rsidRPr="002B237D">
        <w:rPr>
          <w:rFonts w:ascii="Helvetica" w:hAnsi="Helvetica"/>
          <w:color w:val="000000"/>
        </w:rPr>
        <w:t>118</w:t>
      </w:r>
      <w:r w:rsidRPr="002B237D">
        <w:rPr>
          <w:rFonts w:ascii="Helvetica" w:hAnsi="Helvetica"/>
          <w:color w:val="000000"/>
        </w:rPr>
        <w:t xml:space="preserve"> phenotypes tested, we identified 6</w:t>
      </w:r>
      <w:r w:rsidR="00C24905" w:rsidRPr="002B237D">
        <w:rPr>
          <w:rFonts w:ascii="Helvetica" w:hAnsi="Helvetica"/>
          <w:color w:val="000000"/>
        </w:rPr>
        <w:t>4</w:t>
      </w:r>
      <w:r w:rsidRPr="002B237D">
        <w:rPr>
          <w:rFonts w:ascii="Helvetica" w:hAnsi="Helvetica"/>
          <w:color w:val="000000"/>
        </w:rPr>
        <w:t xml:space="preserve"> significant causal effects in partners after adjusting for the effective number of tests (</w:t>
      </w:r>
      <w:r w:rsidRPr="002B237D">
        <w:rPr>
          <w:rFonts w:ascii="Helvetica" w:hAnsi="Helvetica"/>
          <w:i/>
          <w:iCs/>
          <w:color w:val="000000"/>
        </w:rPr>
        <w:t>p</w:t>
      </w:r>
      <w:r w:rsidRPr="002B237D">
        <w:rPr>
          <w:rFonts w:ascii="Helvetica" w:hAnsi="Helvetica"/>
          <w:color w:val="000000"/>
        </w:rPr>
        <w:t xml:space="preserve"> &lt; 0.05/6</w:t>
      </w:r>
      <w:r w:rsidR="00C24905" w:rsidRPr="002B237D">
        <w:rPr>
          <w:rFonts w:ascii="Helvetica" w:hAnsi="Helvetica"/>
          <w:color w:val="000000"/>
        </w:rPr>
        <w:t>6</w:t>
      </w:r>
      <w:r w:rsidRPr="002B237D">
        <w:rPr>
          <w:rFonts w:ascii="Helvetica" w:hAnsi="Helvetica"/>
          <w:color w:val="000000"/>
        </w:rPr>
        <w:t xml:space="preserve">). We also examined Cochran’s heterogeneity Q-stat to identify traits with high heterogeneity and found no evidence of heterogeneity in the MR-estimates (all </w:t>
      </w:r>
      <w:r w:rsidR="00BD033C" w:rsidRPr="002B237D">
        <w:rPr>
          <w:rFonts w:ascii="Helvetica" w:hAnsi="Helvetica"/>
          <w:i/>
          <w:iCs/>
          <w:color w:val="000000"/>
        </w:rPr>
        <w:t>p</w:t>
      </w:r>
      <w:r w:rsidRPr="002B237D">
        <w:rPr>
          <w:rFonts w:ascii="Helvetica" w:hAnsi="Helvetica"/>
          <w:color w:val="000000"/>
        </w:rPr>
        <w:t xml:space="preserve"> &gt; 0.05/6</w:t>
      </w:r>
      <w:r w:rsidR="00C24905" w:rsidRPr="002B237D">
        <w:rPr>
          <w:rFonts w:ascii="Helvetica" w:hAnsi="Helvetica"/>
          <w:color w:val="000000"/>
        </w:rPr>
        <w:t>6</w:t>
      </w:r>
      <w:r w:rsidRPr="002B237D">
        <w:rPr>
          <w:rFonts w:ascii="Helvetica" w:hAnsi="Helvetica"/>
          <w:color w:val="000000"/>
        </w:rPr>
        <w:t xml:space="preserve">). Of the </w:t>
      </w:r>
      <w:r w:rsidRPr="002B237D">
        <w:rPr>
          <w:rFonts w:ascii="Helvetica" w:hAnsi="Helvetica"/>
          <w:color w:val="000000"/>
          <w:shd w:val="clear" w:color="auto" w:fill="FFFFFF"/>
        </w:rPr>
        <w:t>6</w:t>
      </w:r>
      <w:r w:rsidR="00C24905" w:rsidRPr="002B237D">
        <w:rPr>
          <w:rFonts w:ascii="Helvetica" w:hAnsi="Helvetica"/>
          <w:color w:val="000000"/>
          <w:shd w:val="clear" w:color="auto" w:fill="FFFFFF"/>
        </w:rPr>
        <w:t>4</w:t>
      </w:r>
      <w:r w:rsidRPr="002B237D">
        <w:rPr>
          <w:rFonts w:ascii="Helvetica" w:hAnsi="Helvetica"/>
          <w:color w:val="000000"/>
        </w:rPr>
        <w:t xml:space="preserve"> significant results, we then tested to see if there was any difference between sexes. After adjusting for the effective number of tests among the remaining 60 traits based on the correlation matrix (</w:t>
      </w:r>
      <w:r w:rsidRPr="002B237D">
        <w:rPr>
          <w:rFonts w:ascii="Helvetica" w:hAnsi="Helvetica"/>
          <w:i/>
          <w:iCs/>
          <w:color w:val="000000"/>
        </w:rPr>
        <w:t>p</w:t>
      </w:r>
      <w:r w:rsidRPr="002B237D">
        <w:rPr>
          <w:rFonts w:ascii="Helvetica" w:hAnsi="Helvetica"/>
          <w:color w:val="000000"/>
        </w:rPr>
        <w:t xml:space="preserve"> &lt; 0.05/2</w:t>
      </w:r>
      <w:r w:rsidR="00C24905" w:rsidRPr="002B237D">
        <w:rPr>
          <w:rFonts w:ascii="Helvetica" w:hAnsi="Helvetica"/>
          <w:color w:val="000000"/>
        </w:rPr>
        <w:t>9</w:t>
      </w:r>
      <w:r w:rsidRPr="002B237D">
        <w:rPr>
          <w:rFonts w:ascii="Helvetica" w:hAnsi="Helvetica"/>
          <w:color w:val="000000"/>
        </w:rPr>
        <w:t xml:space="preserve">), no traits showed significant difference between sexes. </w:t>
      </w:r>
      <w:commentRangeStart w:id="312"/>
      <w:commentRangeStart w:id="313"/>
      <w:r w:rsidRPr="002B237D">
        <w:rPr>
          <w:rFonts w:ascii="Helvetica" w:hAnsi="Helvetica"/>
          <w:color w:val="000000"/>
        </w:rPr>
        <w:t>However, 1</w:t>
      </w:r>
      <w:r w:rsidR="00C24905" w:rsidRPr="002B237D">
        <w:rPr>
          <w:rFonts w:ascii="Helvetica" w:hAnsi="Helvetica"/>
          <w:color w:val="000000"/>
        </w:rPr>
        <w:t>5</w:t>
      </w:r>
      <w:r w:rsidRPr="002B237D">
        <w:rPr>
          <w:rFonts w:ascii="Helvetica" w:hAnsi="Helvetica"/>
          <w:color w:val="000000"/>
        </w:rPr>
        <w:t xml:space="preserve"> traits showed a nominally significant </w:t>
      </w:r>
      <w:commentRangeStart w:id="314"/>
      <w:r w:rsidRPr="002B237D">
        <w:rPr>
          <w:rFonts w:ascii="Helvetica" w:hAnsi="Helvetica"/>
          <w:color w:val="000000"/>
        </w:rPr>
        <w:t xml:space="preserve">difference </w:t>
      </w:r>
      <w:commentRangeEnd w:id="314"/>
      <w:r w:rsidR="004E7C00">
        <w:rPr>
          <w:rStyle w:val="CommentReference"/>
          <w:rFonts w:asciiTheme="minorHAnsi" w:eastAsiaTheme="minorHAnsi" w:hAnsiTheme="minorHAnsi" w:cstheme="minorBidi"/>
        </w:rPr>
        <w:commentReference w:id="314"/>
      </w:r>
      <w:r w:rsidRPr="002B237D">
        <w:rPr>
          <w:rFonts w:ascii="Helvetica" w:hAnsi="Helvetica"/>
          <w:color w:val="000000"/>
        </w:rPr>
        <w:t>between sexes (</w:t>
      </w:r>
      <w:r w:rsidRPr="002B237D">
        <w:rPr>
          <w:rFonts w:ascii="Helvetica" w:hAnsi="Helvetica"/>
          <w:i/>
          <w:iCs/>
          <w:color w:val="000000"/>
        </w:rPr>
        <w:t>p</w:t>
      </w:r>
      <w:r w:rsidRPr="002B237D">
        <w:rPr>
          <w:rFonts w:ascii="Helvetica" w:hAnsi="Helvetica"/>
          <w:color w:val="000000"/>
        </w:rPr>
        <w:t xml:space="preserve"> &lt; 0.05), as shown in Tabl</w:t>
      </w:r>
      <w:r w:rsidRPr="002B237D">
        <w:rPr>
          <w:rFonts w:ascii="Helvetica" w:hAnsi="Helvetica"/>
          <w:color w:val="000000"/>
          <w:shd w:val="clear" w:color="auto" w:fill="FFFFFF"/>
        </w:rPr>
        <w:t>e X, which is 4</w:t>
      </w:r>
      <w:ins w:id="315" w:author="Zoltan Kutalik" w:date="2022-03-02T22:55:00Z">
        <w:r w:rsidR="004E7C00">
          <w:rPr>
            <w:rFonts w:ascii="Helvetica" w:hAnsi="Helvetica"/>
            <w:color w:val="000000"/>
            <w:shd w:val="clear" w:color="auto" w:fill="FFFFFF"/>
          </w:rPr>
          <w:t>.7</w:t>
        </w:r>
      </w:ins>
      <w:r w:rsidRPr="002B237D">
        <w:rPr>
          <w:rFonts w:ascii="Helvetica" w:hAnsi="Helvetica"/>
          <w:color w:val="000000"/>
          <w:shd w:val="clear" w:color="auto" w:fill="FFFFFF"/>
        </w:rPr>
        <w:t>-times higher than expected (</w:t>
      </w:r>
      <w:proofErr w:type="spellStart"/>
      <w:r w:rsidR="00DB0310" w:rsidRPr="002B237D">
        <w:rPr>
          <w:rFonts w:ascii="Helvetica" w:hAnsi="Helvetica"/>
          <w:i/>
          <w:iCs/>
          <w:color w:val="000000"/>
          <w:shd w:val="clear" w:color="auto" w:fill="FFFFFF"/>
        </w:rPr>
        <w:t>p</w:t>
      </w:r>
      <w:r w:rsidR="00DB0310" w:rsidRPr="002B237D">
        <w:rPr>
          <w:rFonts w:ascii="Helvetica" w:hAnsi="Helvetica"/>
          <w:i/>
          <w:iCs/>
          <w:color w:val="000000"/>
          <w:shd w:val="clear" w:color="auto" w:fill="FFFFFF"/>
          <w:vertAlign w:val="subscript"/>
        </w:rPr>
        <w:t>binomial</w:t>
      </w:r>
      <w:proofErr w:type="spellEnd"/>
      <w:r w:rsidRPr="002B237D">
        <w:rPr>
          <w:rFonts w:ascii="Helvetica" w:hAnsi="Helvetica"/>
          <w:color w:val="000000"/>
          <w:shd w:val="clear" w:color="auto" w:fill="FFFFFF"/>
        </w:rPr>
        <w:t xml:space="preserve"> = </w:t>
      </w:r>
      <w:r w:rsidR="00DB0310" w:rsidRPr="002B237D">
        <w:rPr>
          <w:rFonts w:ascii="Helvetica" w:hAnsi="Helvetica"/>
          <w:color w:val="000000"/>
          <w:shd w:val="clear" w:color="auto" w:fill="FFFFFF"/>
        </w:rPr>
        <w:t>7.45</w:t>
      </w:r>
      <w:r w:rsidRPr="002B237D">
        <w:rPr>
          <w:rFonts w:ascii="Helvetica" w:hAnsi="Helvetica"/>
          <w:color w:val="000000"/>
          <w:shd w:val="clear" w:color="auto" w:fill="FFFFFF"/>
        </w:rPr>
        <w:t>x1</w:t>
      </w:r>
      <w:r w:rsidR="00C24905" w:rsidRPr="002B237D">
        <w:rPr>
          <w:rFonts w:ascii="Helvetica" w:hAnsi="Helvetica"/>
          <w:color w:val="000000"/>
          <w:shd w:val="clear" w:color="auto" w:fill="FFFFFF"/>
        </w:rPr>
        <w:t>0</w:t>
      </w:r>
      <w:r w:rsidR="00C24905" w:rsidRPr="002B237D">
        <w:rPr>
          <w:rFonts w:ascii="Helvetica" w:hAnsi="Helvetica"/>
          <w:color w:val="000000"/>
          <w:shd w:val="clear" w:color="auto" w:fill="FFFFFF"/>
          <w:vertAlign w:val="superscript"/>
        </w:rPr>
        <w:t>-</w:t>
      </w:r>
      <w:r w:rsidR="00DB0310" w:rsidRPr="002B237D">
        <w:rPr>
          <w:rFonts w:ascii="Helvetica" w:hAnsi="Helvetica"/>
          <w:color w:val="000000"/>
          <w:shd w:val="clear" w:color="auto" w:fill="FFFFFF"/>
          <w:vertAlign w:val="superscript"/>
        </w:rPr>
        <w:t>8</w:t>
      </w:r>
      <w:proofErr w:type="gramStart"/>
      <w:r w:rsidRPr="002B237D">
        <w:rPr>
          <w:rFonts w:ascii="Helvetica" w:hAnsi="Helvetica"/>
          <w:color w:val="000000"/>
          <w:shd w:val="clear" w:color="auto" w:fill="FFFFFF"/>
        </w:rPr>
        <w:t>) .</w:t>
      </w:r>
      <w:proofErr w:type="gramEnd"/>
      <w:r w:rsidRPr="002B237D">
        <w:rPr>
          <w:rFonts w:ascii="Helvetica" w:hAnsi="Helvetica"/>
          <w:color w:val="000000"/>
          <w:shd w:val="clear" w:color="auto" w:fill="FFFFFF"/>
        </w:rPr>
        <w:t> </w:t>
      </w:r>
      <w:commentRangeEnd w:id="312"/>
      <w:r w:rsidR="00BD033C" w:rsidRPr="002B237D">
        <w:rPr>
          <w:rStyle w:val="CommentReference"/>
          <w:rFonts w:ascii="Helvetica" w:hAnsi="Helvetica"/>
        </w:rPr>
        <w:commentReference w:id="312"/>
      </w:r>
      <w:commentRangeEnd w:id="313"/>
      <w:r w:rsidR="004E7C00">
        <w:rPr>
          <w:rStyle w:val="CommentReference"/>
          <w:rFonts w:asciiTheme="minorHAnsi" w:eastAsiaTheme="minorHAnsi" w:hAnsiTheme="minorHAnsi" w:cstheme="minorBidi"/>
        </w:rPr>
        <w:commentReference w:id="313"/>
      </w:r>
    </w:p>
    <w:p w14:paraId="06350C82" w14:textId="77777777" w:rsidR="004E1A6F" w:rsidRPr="002B237D" w:rsidRDefault="004E1A6F" w:rsidP="002B237D">
      <w:pPr>
        <w:jc w:val="both"/>
        <w:rPr>
          <w:rFonts w:ascii="Helvetica" w:hAnsi="Helvetica"/>
        </w:rPr>
      </w:pPr>
    </w:p>
    <w:p w14:paraId="6E738017" w14:textId="6EB58743" w:rsidR="00ED477C" w:rsidRPr="002B237D" w:rsidRDefault="004E1A6F" w:rsidP="002B237D">
      <w:pPr>
        <w:jc w:val="both"/>
        <w:rPr>
          <w:rFonts w:ascii="Helvetica" w:hAnsi="Helvetica"/>
          <w:color w:val="000000"/>
        </w:rPr>
      </w:pPr>
      <w:r w:rsidRPr="002B237D">
        <w:rPr>
          <w:rFonts w:ascii="Helvetica" w:hAnsi="Helvetica"/>
          <w:color w:val="000000"/>
          <w:shd w:val="clear" w:color="auto" w:fill="FFFFFF"/>
        </w:rPr>
        <w:t>N</w:t>
      </w:r>
      <w:r w:rsidRPr="002B237D">
        <w:rPr>
          <w:rFonts w:ascii="Helvetica" w:hAnsi="Helvetica"/>
          <w:color w:val="000000"/>
        </w:rPr>
        <w:t xml:space="preserve">ext, we explored the impact of age and time-spent-together among the </w:t>
      </w:r>
      <w:r w:rsidRPr="002B237D">
        <w:rPr>
          <w:rFonts w:ascii="Helvetica" w:hAnsi="Helvetica"/>
          <w:color w:val="000000"/>
          <w:shd w:val="clear" w:color="auto" w:fill="FFFFFF"/>
        </w:rPr>
        <w:t>6</w:t>
      </w:r>
      <w:r w:rsidR="00DB0310" w:rsidRPr="002B237D">
        <w:rPr>
          <w:rFonts w:ascii="Helvetica" w:hAnsi="Helvetica"/>
          <w:color w:val="000000"/>
          <w:shd w:val="clear" w:color="auto" w:fill="FFFFFF"/>
        </w:rPr>
        <w:t>4</w:t>
      </w:r>
      <w:r w:rsidRPr="002B237D">
        <w:rPr>
          <w:rFonts w:ascii="Helvetica" w:hAnsi="Helvetica"/>
          <w:color w:val="000000"/>
        </w:rPr>
        <w:t xml:space="preserve"> significant results in both males and females separately and both sexes combined using linear regression to assess the trend across different bins (measured using a linear regression of MR-estimates versus median bin). There were no significant results in the sex-combined results after adjustment for number of effective tests (p &lt; 0.05/2</w:t>
      </w:r>
      <w:r w:rsidR="00DB0310" w:rsidRPr="002B237D">
        <w:rPr>
          <w:rFonts w:ascii="Helvetica" w:hAnsi="Helvetica"/>
          <w:color w:val="000000"/>
        </w:rPr>
        <w:t>9</w:t>
      </w:r>
      <w:r w:rsidRPr="002B237D">
        <w:rPr>
          <w:rFonts w:ascii="Helvetica" w:hAnsi="Helvetica"/>
          <w:color w:val="000000"/>
        </w:rPr>
        <w:t>) in both the results binned by age and time-</w:t>
      </w:r>
      <w:r w:rsidR="00F42FA5" w:rsidRPr="002B237D">
        <w:rPr>
          <w:rFonts w:ascii="Helvetica" w:hAnsi="Helvetica"/>
          <w:color w:val="000000"/>
        </w:rPr>
        <w:t>spent-</w:t>
      </w:r>
      <w:r w:rsidRPr="002B237D">
        <w:rPr>
          <w:rFonts w:ascii="Helvetica" w:hAnsi="Helvetica"/>
          <w:color w:val="000000"/>
        </w:rPr>
        <w:t xml:space="preserve">together (proxied by the amount of time at same address). </w:t>
      </w:r>
      <w:commentRangeStart w:id="316"/>
      <w:commentRangeStart w:id="317"/>
      <w:r w:rsidR="00BE0EC1" w:rsidRPr="002B237D">
        <w:rPr>
          <w:rFonts w:ascii="Helvetica" w:hAnsi="Helvetica"/>
          <w:color w:val="000000"/>
        </w:rPr>
        <w:t>However</w:t>
      </w:r>
      <w:r w:rsidR="00ED477C" w:rsidRPr="002B237D">
        <w:rPr>
          <w:rFonts w:ascii="Helvetica" w:hAnsi="Helvetica"/>
          <w:color w:val="000000"/>
        </w:rPr>
        <w:t xml:space="preserve">, we did identify two phenotypes which showed a significant </w:t>
      </w:r>
      <w:r w:rsidRPr="002B237D">
        <w:rPr>
          <w:rFonts w:ascii="Helvetica" w:hAnsi="Helvetica"/>
          <w:color w:val="000000"/>
        </w:rPr>
        <w:t xml:space="preserve">difference </w:t>
      </w:r>
      <w:r w:rsidR="00ED477C" w:rsidRPr="002B237D">
        <w:rPr>
          <w:rFonts w:ascii="Helvetica" w:hAnsi="Helvetica"/>
          <w:color w:val="000000"/>
        </w:rPr>
        <w:lastRenderedPageBreak/>
        <w:t>between sexes in the effect estimate</w:t>
      </w:r>
      <w:r w:rsidR="00BE0EC1" w:rsidRPr="002B237D">
        <w:rPr>
          <w:rFonts w:ascii="Helvetica" w:hAnsi="Helvetica"/>
          <w:color w:val="000000"/>
        </w:rPr>
        <w:t>s</w:t>
      </w:r>
      <w:r w:rsidR="00ED477C" w:rsidRPr="002B237D">
        <w:rPr>
          <w:rFonts w:ascii="Helvetica" w:hAnsi="Helvetica"/>
          <w:color w:val="000000"/>
        </w:rPr>
        <w:t xml:space="preserve"> across bins (z-test for difference, </w:t>
      </w:r>
      <w:r w:rsidR="00ED477C" w:rsidRPr="002B237D">
        <w:rPr>
          <w:rFonts w:ascii="Helvetica" w:hAnsi="Helvetica"/>
          <w:i/>
          <w:iCs/>
          <w:color w:val="000000"/>
        </w:rPr>
        <w:t>p</w:t>
      </w:r>
      <w:r w:rsidR="00ED477C" w:rsidRPr="002B237D">
        <w:rPr>
          <w:rFonts w:ascii="Helvetica" w:hAnsi="Helvetica"/>
          <w:color w:val="000000"/>
        </w:rPr>
        <w:t xml:space="preserve"> &lt; 0.05/29). </w:t>
      </w:r>
      <w:commentRangeStart w:id="318"/>
      <w:r w:rsidR="00ED477C" w:rsidRPr="002B237D">
        <w:rPr>
          <w:rFonts w:ascii="Helvetica" w:hAnsi="Helvetica"/>
          <w:color w:val="000000"/>
        </w:rPr>
        <w:t>Specifically, when we binned couples by median age, the age</w:t>
      </w:r>
      <w:r w:rsidR="00BE0EC1" w:rsidRPr="002B237D">
        <w:rPr>
          <w:rFonts w:ascii="Helvetica" w:hAnsi="Helvetica"/>
          <w:color w:val="000000"/>
        </w:rPr>
        <w:t xml:space="preserve"> </w:t>
      </w:r>
      <w:r w:rsidR="00ED477C" w:rsidRPr="002B237D">
        <w:rPr>
          <w:rFonts w:ascii="Helvetica" w:hAnsi="Helvetica"/>
          <w:color w:val="000000"/>
        </w:rPr>
        <w:t>effect estimate was significantly different between males and females for paracetamol use</w:t>
      </w:r>
      <w:r w:rsidR="00BE0EC1" w:rsidRPr="002B237D">
        <w:rPr>
          <w:rFonts w:ascii="Helvetica" w:hAnsi="Helvetica"/>
          <w:color w:val="000000"/>
        </w:rPr>
        <w:t xml:space="preserve"> (</w:t>
      </w:r>
      <w:proofErr w:type="spellStart"/>
      <w:r w:rsidR="00BE0EC1" w:rsidRPr="002B237D">
        <w:rPr>
          <w:rFonts w:ascii="Helvetica" w:hAnsi="Helvetica"/>
          <w:i/>
          <w:iCs/>
          <w:color w:val="000000"/>
        </w:rPr>
        <w:t>p</w:t>
      </w:r>
      <w:r w:rsidR="00BE0EC1" w:rsidRPr="002B237D">
        <w:rPr>
          <w:rFonts w:ascii="Helvetica" w:hAnsi="Helvetica"/>
          <w:i/>
          <w:iCs/>
          <w:color w:val="000000"/>
          <w:vertAlign w:val="subscript"/>
        </w:rPr>
        <w:t>difference</w:t>
      </w:r>
      <w:proofErr w:type="spellEnd"/>
      <w:r w:rsidR="00BE0EC1" w:rsidRPr="002B237D">
        <w:rPr>
          <w:rFonts w:ascii="Helvetica" w:hAnsi="Helvetica"/>
          <w:i/>
          <w:iCs/>
          <w:color w:val="000000"/>
          <w:vertAlign w:val="subscript"/>
        </w:rPr>
        <w:t xml:space="preserve"> </w:t>
      </w:r>
      <w:r w:rsidR="00BE0EC1" w:rsidRPr="002B237D">
        <w:rPr>
          <w:rFonts w:ascii="Helvetica" w:hAnsi="Helvetica"/>
          <w:color w:val="000000"/>
        </w:rPr>
        <w:t xml:space="preserve">= 0.0016), </w:t>
      </w:r>
      <w:r w:rsidR="00ED477C" w:rsidRPr="002B237D">
        <w:rPr>
          <w:rFonts w:ascii="Helvetica" w:hAnsi="Helvetica"/>
          <w:color w:val="000000"/>
        </w:rPr>
        <w:t>where the slope was positive for female</w:t>
      </w:r>
      <w:r w:rsidR="00F42FA5" w:rsidRPr="002B237D">
        <w:rPr>
          <w:rFonts w:ascii="Helvetica" w:hAnsi="Helvetica"/>
          <w:color w:val="000000"/>
        </w:rPr>
        <w:t xml:space="preserve">-to-male effects </w:t>
      </w:r>
      <w:r w:rsidR="00ED477C" w:rsidRPr="002B237D">
        <w:rPr>
          <w:rFonts w:ascii="Helvetica" w:hAnsi="Helvetica"/>
          <w:color w:val="000000"/>
        </w:rPr>
        <w:t>(MR estimates</w:t>
      </w:r>
      <w:r w:rsidR="00950033" w:rsidRPr="002B237D">
        <w:rPr>
          <w:rFonts w:ascii="Helvetica" w:hAnsi="Helvetica"/>
          <w:color w:val="000000"/>
        </w:rPr>
        <w:t xml:space="preserve"> were</w:t>
      </w:r>
      <w:r w:rsidR="00ED477C" w:rsidRPr="002B237D">
        <w:rPr>
          <w:rFonts w:ascii="Helvetica" w:hAnsi="Helvetica"/>
          <w:color w:val="000000"/>
        </w:rPr>
        <w:t xml:space="preserve"> stronger as </w:t>
      </w:r>
      <w:r w:rsidR="00950033" w:rsidRPr="002B237D">
        <w:rPr>
          <w:rFonts w:ascii="Helvetica" w:hAnsi="Helvetica"/>
          <w:color w:val="000000"/>
        </w:rPr>
        <w:t xml:space="preserve">median </w:t>
      </w:r>
      <w:r w:rsidR="00ED477C" w:rsidRPr="002B237D">
        <w:rPr>
          <w:rFonts w:ascii="Helvetica" w:hAnsi="Helvetica"/>
          <w:color w:val="000000"/>
        </w:rPr>
        <w:t xml:space="preserve">age increased) and negative for </w:t>
      </w:r>
      <w:r w:rsidR="00F42FA5" w:rsidRPr="002B237D">
        <w:rPr>
          <w:rFonts w:ascii="Helvetica" w:hAnsi="Helvetica"/>
          <w:color w:val="000000"/>
        </w:rPr>
        <w:t>male-to-female</w:t>
      </w:r>
      <w:r w:rsidR="00950033" w:rsidRPr="002B237D">
        <w:rPr>
          <w:rFonts w:ascii="Helvetica" w:hAnsi="Helvetica"/>
          <w:color w:val="000000"/>
        </w:rPr>
        <w:t xml:space="preserve"> effects</w:t>
      </w:r>
      <w:r w:rsidR="00BE0EC1" w:rsidRPr="002B237D">
        <w:rPr>
          <w:rFonts w:ascii="Helvetica" w:hAnsi="Helvetica"/>
          <w:color w:val="000000"/>
        </w:rPr>
        <w:t xml:space="preserve">. Secondly, we identified a significant difference in time-together effect estimate for the variable “job involves mainly walking or standing” </w:t>
      </w:r>
      <w:commentRangeEnd w:id="318"/>
      <w:r w:rsidR="00F42FA5" w:rsidRPr="002B237D">
        <w:rPr>
          <w:rStyle w:val="CommentReference"/>
          <w:rFonts w:ascii="Helvetica" w:eastAsiaTheme="minorHAnsi" w:hAnsi="Helvetica" w:cstheme="minorBidi"/>
        </w:rPr>
        <w:commentReference w:id="318"/>
      </w:r>
      <w:r w:rsidR="00BE0EC1" w:rsidRPr="002B237D">
        <w:rPr>
          <w:rFonts w:ascii="Helvetica" w:hAnsi="Helvetica"/>
          <w:color w:val="000000"/>
        </w:rPr>
        <w:t>(</w:t>
      </w:r>
      <w:proofErr w:type="spellStart"/>
      <w:r w:rsidR="00BE0EC1" w:rsidRPr="002B237D">
        <w:rPr>
          <w:rFonts w:ascii="Helvetica" w:hAnsi="Helvetica"/>
          <w:i/>
          <w:iCs/>
          <w:color w:val="000000"/>
        </w:rPr>
        <w:t>p</w:t>
      </w:r>
      <w:r w:rsidR="00BE0EC1" w:rsidRPr="002B237D">
        <w:rPr>
          <w:rFonts w:ascii="Helvetica" w:hAnsi="Helvetica"/>
          <w:i/>
          <w:iCs/>
          <w:color w:val="000000"/>
          <w:vertAlign w:val="subscript"/>
        </w:rPr>
        <w:t>difference</w:t>
      </w:r>
      <w:proofErr w:type="spellEnd"/>
      <w:r w:rsidR="00BE0EC1" w:rsidRPr="002B237D">
        <w:rPr>
          <w:rFonts w:ascii="Helvetica" w:hAnsi="Helvetica"/>
          <w:i/>
          <w:iCs/>
          <w:color w:val="000000"/>
          <w:vertAlign w:val="subscript"/>
        </w:rPr>
        <w:t xml:space="preserve"> </w:t>
      </w:r>
      <w:r w:rsidR="00BE0EC1" w:rsidRPr="002B237D">
        <w:rPr>
          <w:rFonts w:ascii="Helvetica" w:hAnsi="Helvetica"/>
          <w:color w:val="000000"/>
        </w:rPr>
        <w:t>= 0.00043</w:t>
      </w:r>
      <w:r w:rsidR="00950033" w:rsidRPr="002B237D">
        <w:rPr>
          <w:rFonts w:ascii="Helvetica" w:hAnsi="Helvetica"/>
          <w:color w:val="000000"/>
        </w:rPr>
        <w:t>)</w:t>
      </w:r>
      <w:r w:rsidR="00F42FA5" w:rsidRPr="002B237D">
        <w:rPr>
          <w:rFonts w:ascii="Helvetica" w:hAnsi="Helvetica"/>
          <w:color w:val="000000"/>
        </w:rPr>
        <w:t>, where the female-to-male effect</w:t>
      </w:r>
      <w:r w:rsidR="00950033" w:rsidRPr="002B237D">
        <w:rPr>
          <w:rFonts w:ascii="Helvetica" w:hAnsi="Helvetica"/>
          <w:color w:val="000000"/>
        </w:rPr>
        <w:t>s</w:t>
      </w:r>
      <w:r w:rsidR="00F42FA5" w:rsidRPr="002B237D">
        <w:rPr>
          <w:rFonts w:ascii="Helvetica" w:hAnsi="Helvetica"/>
          <w:color w:val="000000"/>
        </w:rPr>
        <w:t xml:space="preserve"> increased as time-spent-together increased, and the male-to-female effect</w:t>
      </w:r>
      <w:r w:rsidR="00950033" w:rsidRPr="002B237D">
        <w:rPr>
          <w:rFonts w:ascii="Helvetica" w:hAnsi="Helvetica"/>
          <w:color w:val="000000"/>
        </w:rPr>
        <w:t>s</w:t>
      </w:r>
      <w:r w:rsidR="00F42FA5" w:rsidRPr="002B237D">
        <w:rPr>
          <w:rFonts w:ascii="Helvetica" w:hAnsi="Helvetica"/>
          <w:color w:val="000000"/>
        </w:rPr>
        <w:t xml:space="preserve"> decreased </w:t>
      </w:r>
      <w:commentRangeStart w:id="319"/>
      <w:r w:rsidR="00F42FA5" w:rsidRPr="002B237D">
        <w:rPr>
          <w:rFonts w:ascii="Helvetica" w:hAnsi="Helvetica"/>
          <w:color w:val="000000"/>
        </w:rPr>
        <w:t>(Figures</w:t>
      </w:r>
      <w:r w:rsidR="00E97FD8" w:rsidRPr="002B237D">
        <w:rPr>
          <w:rFonts w:ascii="Helvetica" w:hAnsi="Helvetica"/>
          <w:color w:val="000000"/>
        </w:rPr>
        <w:t xml:space="preserve"> to illustrate are</w:t>
      </w:r>
      <w:r w:rsidR="00F42FA5" w:rsidRPr="002B237D">
        <w:rPr>
          <w:rFonts w:ascii="Helvetica" w:hAnsi="Helvetica"/>
          <w:color w:val="000000"/>
        </w:rPr>
        <w:t xml:space="preserve"> below – not sure we will include</w:t>
      </w:r>
      <w:commentRangeEnd w:id="319"/>
      <w:r w:rsidR="00E97FD8" w:rsidRPr="002B237D">
        <w:rPr>
          <w:rFonts w:ascii="Helvetica" w:hAnsi="Helvetica"/>
          <w:color w:val="000000"/>
        </w:rPr>
        <w:t xml:space="preserve"> them though</w:t>
      </w:r>
      <w:r w:rsidR="00411C5F" w:rsidRPr="002B237D">
        <w:rPr>
          <w:rStyle w:val="CommentReference"/>
          <w:rFonts w:ascii="Helvetica" w:eastAsiaTheme="minorHAnsi" w:hAnsi="Helvetica" w:cstheme="minorBidi"/>
        </w:rPr>
        <w:commentReference w:id="319"/>
      </w:r>
      <w:r w:rsidR="00950033" w:rsidRPr="002B237D">
        <w:rPr>
          <w:rFonts w:ascii="Helvetica" w:hAnsi="Helvetica"/>
          <w:color w:val="000000"/>
        </w:rPr>
        <w:t>?</w:t>
      </w:r>
      <w:r w:rsidR="00F42FA5" w:rsidRPr="002B237D">
        <w:rPr>
          <w:rFonts w:ascii="Helvetica" w:hAnsi="Helvetica"/>
          <w:color w:val="000000"/>
        </w:rPr>
        <w:t>).</w:t>
      </w:r>
      <w:commentRangeEnd w:id="316"/>
      <w:r w:rsidR="00E46D98">
        <w:rPr>
          <w:rStyle w:val="CommentReference"/>
          <w:rFonts w:asciiTheme="minorHAnsi" w:eastAsiaTheme="minorHAnsi" w:hAnsiTheme="minorHAnsi" w:cstheme="minorBidi"/>
        </w:rPr>
        <w:commentReference w:id="316"/>
      </w:r>
      <w:commentRangeEnd w:id="317"/>
      <w:r w:rsidR="00703116">
        <w:rPr>
          <w:rStyle w:val="CommentReference"/>
          <w:rFonts w:asciiTheme="minorHAnsi" w:eastAsiaTheme="minorHAnsi" w:hAnsiTheme="minorHAnsi" w:cstheme="minorBidi"/>
        </w:rPr>
        <w:commentReference w:id="317"/>
      </w:r>
    </w:p>
    <w:p w14:paraId="5F28CA6A" w14:textId="09F6500A" w:rsidR="00ED477C" w:rsidRPr="002B237D" w:rsidRDefault="00BE0EC1" w:rsidP="002B237D">
      <w:pPr>
        <w:jc w:val="both"/>
        <w:rPr>
          <w:rFonts w:ascii="Helvetica" w:hAnsi="Helvetica"/>
          <w:color w:val="000000"/>
        </w:rPr>
      </w:pPr>
      <w:r w:rsidRPr="002B237D">
        <w:rPr>
          <w:rFonts w:ascii="Helvetica" w:hAnsi="Helvetica"/>
          <w:noProof/>
          <w:color w:val="000000"/>
        </w:rPr>
        <w:drawing>
          <wp:inline distT="0" distB="0" distL="0" distR="0" wp14:anchorId="49694428" wp14:editId="33DCE1FE">
            <wp:extent cx="5943600" cy="4245610"/>
            <wp:effectExtent l="0" t="0" r="0" b="317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C2D8442" w14:textId="6E94CE8C" w:rsidR="004E1A6F" w:rsidRPr="002B237D" w:rsidRDefault="00F42FA5" w:rsidP="002B237D">
      <w:pPr>
        <w:jc w:val="both"/>
        <w:rPr>
          <w:rFonts w:ascii="Helvetica" w:hAnsi="Helvetica"/>
        </w:rPr>
      </w:pPr>
      <w:r w:rsidRPr="002B237D">
        <w:rPr>
          <w:rFonts w:ascii="Helvetica" w:hAnsi="Helvetica"/>
          <w:noProof/>
          <w:color w:val="000000"/>
        </w:rPr>
        <w:lastRenderedPageBreak/>
        <w:drawing>
          <wp:inline distT="0" distB="0" distL="0" distR="0" wp14:anchorId="0BEF7D08" wp14:editId="07C4AE0C">
            <wp:extent cx="5943600" cy="424561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937B82F" w14:textId="77777777" w:rsidR="004E1A6F" w:rsidRPr="002B237D" w:rsidRDefault="004E1A6F" w:rsidP="002B237D">
      <w:pPr>
        <w:jc w:val="both"/>
        <w:rPr>
          <w:rFonts w:ascii="Helvetica" w:hAnsi="Helvetica"/>
        </w:rPr>
      </w:pPr>
    </w:p>
    <w:p w14:paraId="29A1C59B" w14:textId="5FB1B8E5" w:rsidR="004E1A6F" w:rsidRPr="002B237D" w:rsidRDefault="009670CF" w:rsidP="002B237D">
      <w:pPr>
        <w:jc w:val="both"/>
        <w:rPr>
          <w:rFonts w:ascii="Helvetica" w:hAnsi="Helvetica"/>
        </w:rPr>
      </w:pPr>
      <w:r w:rsidRPr="002B237D">
        <w:rPr>
          <w:rFonts w:ascii="Helvetica" w:hAnsi="Helvetica"/>
        </w:rPr>
        <w:t xml:space="preserve">Finally, we examined </w:t>
      </w:r>
      <w:proofErr w:type="spellStart"/>
      <w:r w:rsidR="00874B84" w:rsidRPr="002B237D">
        <w:rPr>
          <w:rFonts w:ascii="Helvetica" w:hAnsi="Helvetica"/>
        </w:rPr>
        <w:t>Pearson</w:t>
      </w:r>
      <w:del w:id="320" w:author="Jenny Sjaarda" w:date="2022-03-03T09:49:00Z">
        <w:r w:rsidR="00874B84" w:rsidRPr="002B237D" w:rsidDel="00703116">
          <w:rPr>
            <w:rFonts w:ascii="Helvetica" w:hAnsi="Helvetica"/>
          </w:rPr>
          <w:delText>’</w:delText>
        </w:r>
      </w:del>
      <w:r w:rsidR="00874B84" w:rsidRPr="002B237D">
        <w:rPr>
          <w:rFonts w:ascii="Helvetica" w:hAnsi="Helvetica"/>
        </w:rPr>
        <w:t>s</w:t>
      </w:r>
      <w:proofErr w:type="spellEnd"/>
      <w:r w:rsidR="00874B84" w:rsidRPr="002B237D">
        <w:rPr>
          <w:rFonts w:ascii="Helvetica" w:hAnsi="Helvetica"/>
        </w:rPr>
        <w:t xml:space="preserve"> </w:t>
      </w:r>
      <w:r w:rsidRPr="002B237D">
        <w:rPr>
          <w:rFonts w:ascii="Helvetica" w:hAnsi="Helvetica"/>
        </w:rPr>
        <w:t xml:space="preserve">phenotypic correlation </w:t>
      </w:r>
      <w:r w:rsidR="00874B84" w:rsidRPr="002B237D">
        <w:rPr>
          <w:rFonts w:ascii="Helvetica" w:hAnsi="Helvetica"/>
        </w:rPr>
        <w:t>within</w:t>
      </w:r>
      <w:r w:rsidRPr="002B237D">
        <w:rPr>
          <w:rFonts w:ascii="Helvetica" w:hAnsi="Helvetica"/>
        </w:rPr>
        <w:t xml:space="preserve"> the </w:t>
      </w:r>
      <w:r w:rsidR="00874B84" w:rsidRPr="002B237D">
        <w:rPr>
          <w:rFonts w:ascii="Helvetica" w:hAnsi="Helvetica"/>
        </w:rPr>
        <w:t xml:space="preserve">different </w:t>
      </w:r>
      <w:r w:rsidRPr="002B237D">
        <w:rPr>
          <w:rFonts w:ascii="Helvetica" w:hAnsi="Helvetica"/>
        </w:rPr>
        <w:t xml:space="preserve">bins and assessed for the presence of a trend, again using linear models (phenotypic correlation versus median bin). </w:t>
      </w:r>
      <w:r w:rsidR="00874B84" w:rsidRPr="002B237D">
        <w:rPr>
          <w:rFonts w:ascii="Helvetica" w:hAnsi="Helvetica"/>
        </w:rPr>
        <w:t>After adjusting for number of tests (</w:t>
      </w:r>
      <w:r w:rsidR="00874B84" w:rsidRPr="002B237D">
        <w:rPr>
          <w:rFonts w:ascii="Helvetica" w:hAnsi="Helvetica"/>
          <w:i/>
          <w:iCs/>
        </w:rPr>
        <w:t xml:space="preserve">p </w:t>
      </w:r>
      <w:r w:rsidR="00874B84" w:rsidRPr="002B237D">
        <w:rPr>
          <w:rFonts w:ascii="Helvetica" w:hAnsi="Helvetica"/>
        </w:rPr>
        <w:t xml:space="preserve">&lt; 0.05/29), </w:t>
      </w:r>
      <w:commentRangeStart w:id="321"/>
      <w:r w:rsidR="00874B84" w:rsidRPr="002B237D">
        <w:rPr>
          <w:rFonts w:ascii="Helvetica" w:hAnsi="Helvetica"/>
        </w:rPr>
        <w:t>we identified two traits which showed a significant trend across the bins according to time-spent-together</w:t>
      </w:r>
      <w:r w:rsidR="005E3A45" w:rsidRPr="002B237D">
        <w:rPr>
          <w:rFonts w:ascii="Helvetica" w:hAnsi="Helvetica"/>
        </w:rPr>
        <w:t xml:space="preserve">, namely body fat percentage and hand grip strength (right). In both cases, the correlation decreased as time-spent-together increased. We found </w:t>
      </w:r>
      <w:r w:rsidR="00874B84" w:rsidRPr="002B237D">
        <w:rPr>
          <w:rFonts w:ascii="Helvetica" w:hAnsi="Helvetica"/>
        </w:rPr>
        <w:t>another two trait</w:t>
      </w:r>
      <w:r w:rsidR="005E3A45" w:rsidRPr="002B237D">
        <w:rPr>
          <w:rFonts w:ascii="Helvetica" w:hAnsi="Helvetica"/>
        </w:rPr>
        <w:t>s</w:t>
      </w:r>
      <w:r w:rsidR="00874B84" w:rsidRPr="002B237D">
        <w:rPr>
          <w:rFonts w:ascii="Helvetica" w:hAnsi="Helvetica"/>
        </w:rPr>
        <w:t xml:space="preserve"> which were showed a significant trend across the bins by median age</w:t>
      </w:r>
      <w:r w:rsidR="005E3A45" w:rsidRPr="002B237D">
        <w:rPr>
          <w:rFonts w:ascii="Helvetica" w:hAnsi="Helvetica"/>
        </w:rPr>
        <w:t>, smoking status: previous and aspirin use</w:t>
      </w:r>
      <w:r w:rsidR="00874B84" w:rsidRPr="002B237D">
        <w:rPr>
          <w:rFonts w:ascii="Helvetica" w:hAnsi="Helvetica"/>
        </w:rPr>
        <w:t>.</w:t>
      </w:r>
      <w:r w:rsidR="005E3A45" w:rsidRPr="002B237D">
        <w:rPr>
          <w:rFonts w:ascii="Helvetica" w:hAnsi="Helvetica"/>
        </w:rPr>
        <w:t xml:space="preserve"> In this case, for both phenotypes, </w:t>
      </w:r>
      <w:commentRangeEnd w:id="321"/>
      <w:r w:rsidR="00E46D98">
        <w:rPr>
          <w:rStyle w:val="CommentReference"/>
          <w:rFonts w:asciiTheme="minorHAnsi" w:eastAsiaTheme="minorHAnsi" w:hAnsiTheme="minorHAnsi" w:cstheme="minorBidi"/>
        </w:rPr>
        <w:commentReference w:id="321"/>
      </w:r>
      <w:r w:rsidR="005E3A45" w:rsidRPr="002B237D">
        <w:rPr>
          <w:rFonts w:ascii="Helvetica" w:hAnsi="Helvetica"/>
        </w:rPr>
        <w:t xml:space="preserve">the slope increased as age median-age increased. We found consistent findings using </w:t>
      </w:r>
      <w:proofErr w:type="spellStart"/>
      <w:r w:rsidR="005E3A45" w:rsidRPr="002B237D">
        <w:rPr>
          <w:rFonts w:ascii="Helvetica" w:hAnsi="Helvetica"/>
        </w:rPr>
        <w:t>Spearman</w:t>
      </w:r>
      <w:del w:id="322" w:author="Jenny Sjaarda" w:date="2022-03-03T09:49:00Z">
        <w:r w:rsidR="005E3A45" w:rsidRPr="002B237D" w:rsidDel="00703116">
          <w:rPr>
            <w:rFonts w:ascii="Helvetica" w:hAnsi="Helvetica"/>
          </w:rPr>
          <w:delText>’</w:delText>
        </w:r>
      </w:del>
      <w:r w:rsidR="005E3A45" w:rsidRPr="002B237D">
        <w:rPr>
          <w:rFonts w:ascii="Helvetica" w:hAnsi="Helvetica"/>
        </w:rPr>
        <w:t>s</w:t>
      </w:r>
      <w:proofErr w:type="spellEnd"/>
      <w:r w:rsidR="005E3A45" w:rsidRPr="002B237D">
        <w:rPr>
          <w:rFonts w:ascii="Helvetica" w:hAnsi="Helvetica"/>
        </w:rPr>
        <w:t xml:space="preserve"> correlation</w:t>
      </w:r>
      <w:r w:rsidR="00A65996" w:rsidRPr="002B237D">
        <w:rPr>
          <w:rFonts w:ascii="Helvetica" w:hAnsi="Helvetica"/>
        </w:rPr>
        <w:t xml:space="preserve"> rather than Pearson’s</w:t>
      </w:r>
      <w:r w:rsidR="005E3A45" w:rsidRPr="002B237D">
        <w:rPr>
          <w:rFonts w:ascii="Helvetica" w:hAnsi="Helvetica"/>
        </w:rPr>
        <w:t xml:space="preserve">. </w:t>
      </w:r>
    </w:p>
    <w:p w14:paraId="3E269FAE" w14:textId="600209AC" w:rsidR="004E1A6F" w:rsidRPr="002B237D" w:rsidRDefault="004E1A6F" w:rsidP="002B237D">
      <w:pPr>
        <w:jc w:val="both"/>
        <w:rPr>
          <w:rFonts w:ascii="Helvetica" w:hAnsi="Helvetica"/>
        </w:rPr>
      </w:pPr>
    </w:p>
    <w:p w14:paraId="6AC89DEA" w14:textId="36E58C07" w:rsidR="004E1A6F" w:rsidRPr="002B237D" w:rsidDel="00E46D98" w:rsidRDefault="004E1A6F" w:rsidP="002B237D">
      <w:pPr>
        <w:spacing w:before="40" w:after="120"/>
        <w:jc w:val="both"/>
        <w:outlineLvl w:val="1"/>
        <w:rPr>
          <w:moveFrom w:id="323" w:author="Zoltan Kutalik" w:date="2022-03-02T23:01:00Z"/>
          <w:rFonts w:ascii="Helvetica" w:hAnsi="Helvetica"/>
          <w:b/>
          <w:bCs/>
          <w:sz w:val="36"/>
          <w:szCs w:val="36"/>
        </w:rPr>
      </w:pPr>
      <w:moveFromRangeStart w:id="324" w:author="Zoltan Kutalik" w:date="2022-03-02T23:01:00Z" w:name="move97154532"/>
      <w:moveFrom w:id="325" w:author="Zoltan Kutalik" w:date="2022-03-02T23:01:00Z">
        <w:r w:rsidRPr="002B237D" w:rsidDel="00E46D98">
          <w:rPr>
            <w:rFonts w:ascii="Helvetica" w:hAnsi="Helvetica" w:cs="Arial"/>
            <w:color w:val="2F5496"/>
            <w:sz w:val="26"/>
            <w:szCs w:val="26"/>
          </w:rPr>
          <w:t xml:space="preserve">Impact of </w:t>
        </w:r>
        <w:r w:rsidR="00B95CD4" w:rsidRPr="002B237D" w:rsidDel="00E46D98">
          <w:rPr>
            <w:rFonts w:ascii="Helvetica" w:hAnsi="Helvetica" w:cs="Arial"/>
            <w:color w:val="2F5496"/>
            <w:sz w:val="26"/>
            <w:szCs w:val="26"/>
          </w:rPr>
          <w:t xml:space="preserve">potential </w:t>
        </w:r>
        <w:r w:rsidRPr="002B237D" w:rsidDel="00E46D98">
          <w:rPr>
            <w:rFonts w:ascii="Helvetica" w:hAnsi="Helvetica" w:cs="Arial"/>
            <w:color w:val="2F5496"/>
            <w:sz w:val="26"/>
            <w:szCs w:val="26"/>
          </w:rPr>
          <w:t>confounders on trait correlation in couples</w:t>
        </w:r>
      </w:moveFrom>
    </w:p>
    <w:p w14:paraId="168B197A" w14:textId="51256A50" w:rsidR="00416E56" w:rsidRPr="002B237D" w:rsidDel="00E46D98" w:rsidRDefault="004E1A6F" w:rsidP="002B237D">
      <w:pPr>
        <w:jc w:val="both"/>
        <w:rPr>
          <w:moveFrom w:id="326" w:author="Zoltan Kutalik" w:date="2022-03-02T23:01:00Z"/>
          <w:rFonts w:ascii="Helvetica" w:hAnsi="Helvetica"/>
          <w:color w:val="000000"/>
        </w:rPr>
      </w:pPr>
      <w:moveFrom w:id="327" w:author="Zoltan Kutalik" w:date="2022-03-02T23:01:00Z">
        <w:r w:rsidRPr="002B237D" w:rsidDel="00E46D98">
          <w:rPr>
            <w:rFonts w:ascii="Helvetica" w:hAnsi="Helvetica"/>
            <w:color w:val="000000"/>
          </w:rPr>
          <w:t xml:space="preserve">We also wanted to assess the impact of potential confounders on trait correlation in couples. Our first observation was that geographical location (using both genetic PCs and North/East coordinates) has a negligible impact on phenotypic correlations. However, we found a significant impact of household income on raw phenotypic correlation among couples (Figure </w:t>
        </w:r>
        <w:r w:rsidR="00413FB7" w:rsidRPr="002B237D" w:rsidDel="00E46D98">
          <w:rPr>
            <w:rFonts w:ascii="Helvetica" w:hAnsi="Helvetica"/>
            <w:color w:val="000000"/>
          </w:rPr>
          <w:t>5</w:t>
        </w:r>
        <w:r w:rsidRPr="002B237D" w:rsidDel="00E46D98">
          <w:rPr>
            <w:rFonts w:ascii="Helvetica" w:hAnsi="Helvetica"/>
            <w:color w:val="000000"/>
          </w:rPr>
          <w:t>) . We also calculated the ratio of correlation due to confounding over the raw phenotypic correlation among couples and took the average across all traits tested (Table X).  </w:t>
        </w:r>
      </w:moveFrom>
    </w:p>
    <w:p w14:paraId="1FFF3DD4" w14:textId="236C5190" w:rsidR="00E97FD8" w:rsidRPr="002B237D" w:rsidDel="00E46D98" w:rsidRDefault="00E97FD8" w:rsidP="002B237D">
      <w:pPr>
        <w:jc w:val="both"/>
        <w:rPr>
          <w:moveFrom w:id="328" w:author="Zoltan Kutalik" w:date="2022-03-02T23:01:00Z"/>
          <w:rFonts w:ascii="Helvetica" w:hAnsi="Helvetica"/>
          <w:color w:val="000000"/>
        </w:rPr>
      </w:pPr>
    </w:p>
    <w:p w14:paraId="74976327" w14:textId="0D81B444" w:rsidR="00416E56" w:rsidRPr="002B237D" w:rsidDel="00E46D98" w:rsidRDefault="00416E56" w:rsidP="002B237D">
      <w:pPr>
        <w:jc w:val="both"/>
        <w:rPr>
          <w:moveFrom w:id="329" w:author="Zoltan Kutalik" w:date="2022-03-02T23:01:00Z"/>
          <w:rFonts w:ascii="Helvetica" w:hAnsi="Helvetica"/>
        </w:rPr>
      </w:pPr>
    </w:p>
    <w:tbl>
      <w:tblPr>
        <w:tblStyle w:val="PlainTable2"/>
        <w:tblW w:w="9768" w:type="dxa"/>
        <w:tblLook w:val="04A0" w:firstRow="1" w:lastRow="0" w:firstColumn="1" w:lastColumn="0" w:noHBand="0" w:noVBand="1"/>
      </w:tblPr>
      <w:tblGrid>
        <w:gridCol w:w="2268"/>
        <w:gridCol w:w="1875"/>
        <w:gridCol w:w="1875"/>
        <w:gridCol w:w="1875"/>
        <w:gridCol w:w="1875"/>
      </w:tblGrid>
      <w:tr w:rsidR="00416E56" w:rsidRPr="002B237D" w:rsidDel="00E46D98" w14:paraId="798C5919" w14:textId="564AF884" w:rsidTr="00416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05DDB6E5" w14:textId="03EDBC3F" w:rsidR="00416E56" w:rsidRPr="002B237D" w:rsidDel="00E46D98" w:rsidRDefault="00416E56" w:rsidP="002B237D">
            <w:pPr>
              <w:spacing w:after="315"/>
              <w:jc w:val="both"/>
              <w:rPr>
                <w:moveFrom w:id="330" w:author="Zoltan Kutalik" w:date="2022-03-02T23:01:00Z"/>
                <w:rFonts w:ascii="Helvetica" w:hAnsi="Helvetica"/>
                <w:b w:val="0"/>
                <w:bCs w:val="0"/>
                <w:color w:val="2C3E50"/>
              </w:rPr>
            </w:pPr>
            <w:moveFrom w:id="331" w:author="Zoltan Kutalik" w:date="2022-03-02T23:01:00Z">
              <w:r w:rsidRPr="002B237D" w:rsidDel="00E46D98">
                <w:rPr>
                  <w:rFonts w:ascii="Helvetica" w:hAnsi="Helvetica"/>
                  <w:b w:val="0"/>
                  <w:bCs w:val="0"/>
                  <w:color w:val="2C3E50"/>
                </w:rPr>
                <w:t>Trait</w:t>
              </w:r>
            </w:moveFrom>
          </w:p>
        </w:tc>
        <w:tc>
          <w:tcPr>
            <w:tcW w:w="1875" w:type="dxa"/>
            <w:vAlign w:val="center"/>
            <w:hideMark/>
          </w:tcPr>
          <w:p w14:paraId="25BE23A5" w14:textId="67C28EE4" w:rsidR="00416E56" w:rsidRPr="002B237D" w:rsidDel="00E46D98" w:rsidRDefault="00416E56" w:rsidP="002B237D">
            <w:pPr>
              <w:spacing w:after="315"/>
              <w:jc w:val="both"/>
              <w:cnfStyle w:val="100000000000" w:firstRow="1" w:lastRow="0" w:firstColumn="0" w:lastColumn="0" w:oddVBand="0" w:evenVBand="0" w:oddHBand="0" w:evenHBand="0" w:firstRowFirstColumn="0" w:firstRowLastColumn="0" w:lastRowFirstColumn="0" w:lastRowLastColumn="0"/>
              <w:rPr>
                <w:moveFrom w:id="332" w:author="Zoltan Kutalik" w:date="2022-03-02T23:01:00Z"/>
                <w:rFonts w:ascii="Helvetica" w:hAnsi="Helvetica"/>
                <w:b w:val="0"/>
                <w:bCs w:val="0"/>
                <w:color w:val="2C3E50"/>
              </w:rPr>
            </w:pPr>
            <w:moveFrom w:id="333" w:author="Zoltan Kutalik" w:date="2022-03-02T23:01:00Z">
              <w:r w:rsidRPr="002B237D" w:rsidDel="00E46D98">
                <w:rPr>
                  <w:rFonts w:ascii="Helvetica" w:hAnsi="Helvetica"/>
                  <w:b w:val="0"/>
                  <w:bCs w:val="0"/>
                  <w:color w:val="2C3E50"/>
                </w:rPr>
                <w:t>Mean ratio</w:t>
              </w:r>
            </w:moveFrom>
          </w:p>
        </w:tc>
        <w:tc>
          <w:tcPr>
            <w:tcW w:w="1875" w:type="dxa"/>
            <w:vAlign w:val="center"/>
            <w:hideMark/>
          </w:tcPr>
          <w:p w14:paraId="0A6A2A1E" w14:textId="30FAC0A6" w:rsidR="00416E56" w:rsidRPr="002B237D" w:rsidDel="00E46D98" w:rsidRDefault="00416E56" w:rsidP="002B237D">
            <w:pPr>
              <w:spacing w:after="315"/>
              <w:jc w:val="both"/>
              <w:cnfStyle w:val="100000000000" w:firstRow="1" w:lastRow="0" w:firstColumn="0" w:lastColumn="0" w:oddVBand="0" w:evenVBand="0" w:oddHBand="0" w:evenHBand="0" w:firstRowFirstColumn="0" w:firstRowLastColumn="0" w:lastRowFirstColumn="0" w:lastRowLastColumn="0"/>
              <w:rPr>
                <w:moveFrom w:id="334" w:author="Zoltan Kutalik" w:date="2022-03-02T23:01:00Z"/>
                <w:rFonts w:ascii="Helvetica" w:hAnsi="Helvetica"/>
                <w:b w:val="0"/>
                <w:bCs w:val="0"/>
                <w:color w:val="2C3E50"/>
              </w:rPr>
            </w:pPr>
            <w:moveFrom w:id="335" w:author="Zoltan Kutalik" w:date="2022-03-02T23:01:00Z">
              <w:r w:rsidRPr="002B237D" w:rsidDel="00E46D98">
                <w:rPr>
                  <w:rFonts w:ascii="Helvetica" w:hAnsi="Helvetica"/>
                  <w:b w:val="0"/>
                  <w:bCs w:val="0"/>
                  <w:color w:val="2C3E50"/>
                </w:rPr>
                <w:t>Median ratio</w:t>
              </w:r>
            </w:moveFrom>
          </w:p>
        </w:tc>
        <w:tc>
          <w:tcPr>
            <w:tcW w:w="1875" w:type="dxa"/>
            <w:vAlign w:val="center"/>
            <w:hideMark/>
          </w:tcPr>
          <w:p w14:paraId="25DE64B7" w14:textId="648B200E" w:rsidR="00416E56" w:rsidRPr="002B237D" w:rsidDel="00E46D98" w:rsidRDefault="00416E56" w:rsidP="002B237D">
            <w:pPr>
              <w:spacing w:after="315"/>
              <w:jc w:val="both"/>
              <w:cnfStyle w:val="100000000000" w:firstRow="1" w:lastRow="0" w:firstColumn="0" w:lastColumn="0" w:oddVBand="0" w:evenVBand="0" w:oddHBand="0" w:evenHBand="0" w:firstRowFirstColumn="0" w:firstRowLastColumn="0" w:lastRowFirstColumn="0" w:lastRowLastColumn="0"/>
              <w:rPr>
                <w:moveFrom w:id="336" w:author="Zoltan Kutalik" w:date="2022-03-02T23:01:00Z"/>
                <w:rFonts w:ascii="Helvetica" w:hAnsi="Helvetica"/>
                <w:b w:val="0"/>
                <w:bCs w:val="0"/>
                <w:color w:val="2C3E50"/>
              </w:rPr>
            </w:pPr>
            <w:moveFrom w:id="337" w:author="Zoltan Kutalik" w:date="2022-03-02T23:01:00Z">
              <w:r w:rsidRPr="002B237D" w:rsidDel="00E46D98">
                <w:rPr>
                  <w:rFonts w:ascii="Helvetica" w:hAnsi="Helvetica"/>
                  <w:b w:val="0"/>
                  <w:bCs w:val="0"/>
                  <w:color w:val="2C3E50"/>
                </w:rPr>
                <w:t>SD</w:t>
              </w:r>
            </w:moveFrom>
          </w:p>
        </w:tc>
        <w:tc>
          <w:tcPr>
            <w:tcW w:w="1875" w:type="dxa"/>
            <w:vAlign w:val="center"/>
            <w:hideMark/>
          </w:tcPr>
          <w:p w14:paraId="5FCA9393" w14:textId="5FFBB491" w:rsidR="00416E56" w:rsidRPr="002B237D" w:rsidDel="00E46D98" w:rsidRDefault="00416E56" w:rsidP="002B237D">
            <w:pPr>
              <w:spacing w:after="315"/>
              <w:jc w:val="both"/>
              <w:cnfStyle w:val="100000000000" w:firstRow="1" w:lastRow="0" w:firstColumn="0" w:lastColumn="0" w:oddVBand="0" w:evenVBand="0" w:oddHBand="0" w:evenHBand="0" w:firstRowFirstColumn="0" w:firstRowLastColumn="0" w:lastRowFirstColumn="0" w:lastRowLastColumn="0"/>
              <w:rPr>
                <w:moveFrom w:id="338" w:author="Zoltan Kutalik" w:date="2022-03-02T23:01:00Z"/>
                <w:rFonts w:ascii="Helvetica" w:hAnsi="Helvetica"/>
                <w:b w:val="0"/>
                <w:bCs w:val="0"/>
                <w:color w:val="2C3E50"/>
              </w:rPr>
            </w:pPr>
            <w:moveFrom w:id="339" w:author="Zoltan Kutalik" w:date="2022-03-02T23:01:00Z">
              <w:r w:rsidRPr="002B237D" w:rsidDel="00E46D98">
                <w:rPr>
                  <w:rFonts w:ascii="Helvetica" w:hAnsi="Helvetica"/>
                  <w:b w:val="0"/>
                  <w:bCs w:val="0"/>
                  <w:color w:val="2C3E50"/>
                </w:rPr>
                <w:t>Number of traits</w:t>
              </w:r>
            </w:moveFrom>
          </w:p>
        </w:tc>
      </w:tr>
      <w:tr w:rsidR="00416E56" w:rsidRPr="002B237D" w:rsidDel="00E46D98" w14:paraId="294C306C" w14:textId="1563FF9F" w:rsidTr="00416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1843071A" w14:textId="1C97362E" w:rsidR="00416E56" w:rsidRPr="002B237D" w:rsidDel="00E46D98" w:rsidRDefault="00416E56" w:rsidP="002B237D">
            <w:pPr>
              <w:spacing w:after="315"/>
              <w:jc w:val="both"/>
              <w:rPr>
                <w:moveFrom w:id="340" w:author="Zoltan Kutalik" w:date="2022-03-02T23:01:00Z"/>
                <w:rFonts w:ascii="Helvetica" w:hAnsi="Helvetica"/>
                <w:b w:val="0"/>
                <w:bCs w:val="0"/>
                <w:color w:val="2C3E50"/>
              </w:rPr>
            </w:pPr>
            <w:moveFrom w:id="341" w:author="Zoltan Kutalik" w:date="2022-03-02T23:01:00Z">
              <w:r w:rsidRPr="002B237D" w:rsidDel="00E46D98">
                <w:rPr>
                  <w:rFonts w:ascii="Helvetica" w:hAnsi="Helvetica"/>
                  <w:b w:val="0"/>
                  <w:bCs w:val="0"/>
                  <w:color w:val="2C3E50"/>
                </w:rPr>
                <w:t>Age completed full time education</w:t>
              </w:r>
            </w:moveFrom>
          </w:p>
        </w:tc>
        <w:tc>
          <w:tcPr>
            <w:tcW w:w="1875" w:type="dxa"/>
            <w:vAlign w:val="center"/>
            <w:hideMark/>
          </w:tcPr>
          <w:p w14:paraId="5E741D07" w14:textId="3CFCF735" w:rsidR="00416E56" w:rsidRPr="002B237D" w:rsidDel="00E46D98" w:rsidRDefault="00416E56" w:rsidP="002B237D">
            <w:pPr>
              <w:spacing w:after="315"/>
              <w:jc w:val="both"/>
              <w:cnfStyle w:val="000000100000" w:firstRow="0" w:lastRow="0" w:firstColumn="0" w:lastColumn="0" w:oddVBand="0" w:evenVBand="0" w:oddHBand="1" w:evenHBand="0" w:firstRowFirstColumn="0" w:firstRowLastColumn="0" w:lastRowFirstColumn="0" w:lastRowLastColumn="0"/>
              <w:rPr>
                <w:moveFrom w:id="342" w:author="Zoltan Kutalik" w:date="2022-03-02T23:01:00Z"/>
                <w:rFonts w:ascii="Helvetica" w:hAnsi="Helvetica"/>
                <w:color w:val="2C3E50"/>
              </w:rPr>
            </w:pPr>
            <w:moveFrom w:id="343" w:author="Zoltan Kutalik" w:date="2022-03-02T23:01:00Z">
              <w:r w:rsidRPr="002B237D" w:rsidDel="00E46D98">
                <w:rPr>
                  <w:rFonts w:ascii="Helvetica" w:hAnsi="Helvetica"/>
                  <w:color w:val="2C3E50"/>
                </w:rPr>
                <w:t>0.0192137</w:t>
              </w:r>
            </w:moveFrom>
          </w:p>
        </w:tc>
        <w:tc>
          <w:tcPr>
            <w:tcW w:w="1875" w:type="dxa"/>
            <w:vAlign w:val="center"/>
            <w:hideMark/>
          </w:tcPr>
          <w:p w14:paraId="278A724E" w14:textId="76CD0BF9" w:rsidR="00416E56" w:rsidRPr="002B237D" w:rsidDel="00E46D98" w:rsidRDefault="00416E56" w:rsidP="002B237D">
            <w:pPr>
              <w:spacing w:after="315"/>
              <w:jc w:val="both"/>
              <w:cnfStyle w:val="000000100000" w:firstRow="0" w:lastRow="0" w:firstColumn="0" w:lastColumn="0" w:oddVBand="0" w:evenVBand="0" w:oddHBand="1" w:evenHBand="0" w:firstRowFirstColumn="0" w:firstRowLastColumn="0" w:lastRowFirstColumn="0" w:lastRowLastColumn="0"/>
              <w:rPr>
                <w:moveFrom w:id="344" w:author="Zoltan Kutalik" w:date="2022-03-02T23:01:00Z"/>
                <w:rFonts w:ascii="Helvetica" w:hAnsi="Helvetica"/>
                <w:color w:val="2C3E50"/>
              </w:rPr>
            </w:pPr>
            <w:moveFrom w:id="345" w:author="Zoltan Kutalik" w:date="2022-03-02T23:01:00Z">
              <w:r w:rsidRPr="002B237D" w:rsidDel="00E46D98">
                <w:rPr>
                  <w:rFonts w:ascii="Helvetica" w:hAnsi="Helvetica"/>
                  <w:color w:val="2C3E50"/>
                </w:rPr>
                <w:t>0.0093429</w:t>
              </w:r>
            </w:moveFrom>
          </w:p>
        </w:tc>
        <w:tc>
          <w:tcPr>
            <w:tcW w:w="1875" w:type="dxa"/>
            <w:vAlign w:val="center"/>
            <w:hideMark/>
          </w:tcPr>
          <w:p w14:paraId="054FEF3C" w14:textId="4F8CAD9C" w:rsidR="00416E56" w:rsidRPr="002B237D" w:rsidDel="00E46D98" w:rsidRDefault="00416E56" w:rsidP="002B237D">
            <w:pPr>
              <w:spacing w:after="315"/>
              <w:jc w:val="both"/>
              <w:cnfStyle w:val="000000100000" w:firstRow="0" w:lastRow="0" w:firstColumn="0" w:lastColumn="0" w:oddVBand="0" w:evenVBand="0" w:oddHBand="1" w:evenHBand="0" w:firstRowFirstColumn="0" w:firstRowLastColumn="0" w:lastRowFirstColumn="0" w:lastRowLastColumn="0"/>
              <w:rPr>
                <w:moveFrom w:id="346" w:author="Zoltan Kutalik" w:date="2022-03-02T23:01:00Z"/>
                <w:rFonts w:ascii="Helvetica" w:hAnsi="Helvetica"/>
                <w:color w:val="2C3E50"/>
              </w:rPr>
            </w:pPr>
            <w:moveFrom w:id="347" w:author="Zoltan Kutalik" w:date="2022-03-02T23:01:00Z">
              <w:r w:rsidRPr="002B237D" w:rsidDel="00E46D98">
                <w:rPr>
                  <w:rFonts w:ascii="Helvetica" w:hAnsi="Helvetica"/>
                  <w:color w:val="2C3E50"/>
                </w:rPr>
                <w:t>0.0282624</w:t>
              </w:r>
            </w:moveFrom>
          </w:p>
        </w:tc>
        <w:tc>
          <w:tcPr>
            <w:tcW w:w="1875" w:type="dxa"/>
            <w:vAlign w:val="center"/>
            <w:hideMark/>
          </w:tcPr>
          <w:p w14:paraId="66997C8E" w14:textId="3C153A22" w:rsidR="00416E56" w:rsidRPr="002B237D" w:rsidDel="00E46D98" w:rsidRDefault="00416E56" w:rsidP="002B237D">
            <w:pPr>
              <w:spacing w:after="315"/>
              <w:jc w:val="both"/>
              <w:cnfStyle w:val="000000100000" w:firstRow="0" w:lastRow="0" w:firstColumn="0" w:lastColumn="0" w:oddVBand="0" w:evenVBand="0" w:oddHBand="1" w:evenHBand="0" w:firstRowFirstColumn="0" w:firstRowLastColumn="0" w:lastRowFirstColumn="0" w:lastRowLastColumn="0"/>
              <w:rPr>
                <w:moveFrom w:id="348" w:author="Zoltan Kutalik" w:date="2022-03-02T23:01:00Z"/>
                <w:rFonts w:ascii="Helvetica" w:hAnsi="Helvetica"/>
                <w:color w:val="2C3E50"/>
              </w:rPr>
            </w:pPr>
            <w:moveFrom w:id="349" w:author="Zoltan Kutalik" w:date="2022-03-02T23:01:00Z">
              <w:r w:rsidRPr="002B237D" w:rsidDel="00E46D98">
                <w:rPr>
                  <w:rFonts w:ascii="Helvetica" w:hAnsi="Helvetica"/>
                  <w:color w:val="2C3E50"/>
                </w:rPr>
                <w:t>115</w:t>
              </w:r>
            </w:moveFrom>
          </w:p>
        </w:tc>
      </w:tr>
      <w:tr w:rsidR="00416E56" w:rsidRPr="002B237D" w:rsidDel="00E46D98" w14:paraId="4D575E45" w14:textId="5AA8A3FC" w:rsidTr="00416E56">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6AEA7B18" w14:textId="473BC904" w:rsidR="00416E56" w:rsidRPr="002B237D" w:rsidDel="00E46D98" w:rsidRDefault="00416E56" w:rsidP="002B237D">
            <w:pPr>
              <w:spacing w:after="315"/>
              <w:jc w:val="both"/>
              <w:rPr>
                <w:moveFrom w:id="350" w:author="Zoltan Kutalik" w:date="2022-03-02T23:01:00Z"/>
                <w:rFonts w:ascii="Helvetica" w:hAnsi="Helvetica"/>
                <w:b w:val="0"/>
                <w:bCs w:val="0"/>
                <w:color w:val="2C3E50"/>
              </w:rPr>
            </w:pPr>
            <w:moveFrom w:id="351" w:author="Zoltan Kutalik" w:date="2022-03-02T23:01:00Z">
              <w:r w:rsidRPr="002B237D" w:rsidDel="00E46D98">
                <w:rPr>
                  <w:rFonts w:ascii="Helvetica" w:hAnsi="Helvetica"/>
                  <w:b w:val="0"/>
                  <w:bCs w:val="0"/>
                  <w:color w:val="2C3E50"/>
                </w:rPr>
                <w:t>Average total household income before tax</w:t>
              </w:r>
            </w:moveFrom>
          </w:p>
        </w:tc>
        <w:tc>
          <w:tcPr>
            <w:tcW w:w="1875" w:type="dxa"/>
            <w:vAlign w:val="center"/>
            <w:hideMark/>
          </w:tcPr>
          <w:p w14:paraId="40813C15" w14:textId="76F82031" w:rsidR="00416E56" w:rsidRPr="002B237D" w:rsidDel="00E46D98" w:rsidRDefault="00416E56" w:rsidP="002B237D">
            <w:pPr>
              <w:spacing w:after="315"/>
              <w:jc w:val="both"/>
              <w:cnfStyle w:val="000000000000" w:firstRow="0" w:lastRow="0" w:firstColumn="0" w:lastColumn="0" w:oddVBand="0" w:evenVBand="0" w:oddHBand="0" w:evenHBand="0" w:firstRowFirstColumn="0" w:firstRowLastColumn="0" w:lastRowFirstColumn="0" w:lastRowLastColumn="0"/>
              <w:rPr>
                <w:moveFrom w:id="352" w:author="Zoltan Kutalik" w:date="2022-03-02T23:01:00Z"/>
                <w:rFonts w:ascii="Helvetica" w:hAnsi="Helvetica"/>
                <w:color w:val="2C3E50"/>
              </w:rPr>
            </w:pPr>
            <w:moveFrom w:id="353" w:author="Zoltan Kutalik" w:date="2022-03-02T23:01:00Z">
              <w:r w:rsidRPr="002B237D" w:rsidDel="00E46D98">
                <w:rPr>
                  <w:rFonts w:ascii="Helvetica" w:hAnsi="Helvetica"/>
                  <w:color w:val="2C3E50"/>
                </w:rPr>
                <w:t>0.0954284</w:t>
              </w:r>
            </w:moveFrom>
          </w:p>
        </w:tc>
        <w:tc>
          <w:tcPr>
            <w:tcW w:w="1875" w:type="dxa"/>
            <w:vAlign w:val="center"/>
            <w:hideMark/>
          </w:tcPr>
          <w:p w14:paraId="38EACEEA" w14:textId="6B8277AE" w:rsidR="00416E56" w:rsidRPr="002B237D" w:rsidDel="00E46D98" w:rsidRDefault="00416E56" w:rsidP="002B237D">
            <w:pPr>
              <w:spacing w:after="315"/>
              <w:jc w:val="both"/>
              <w:cnfStyle w:val="000000000000" w:firstRow="0" w:lastRow="0" w:firstColumn="0" w:lastColumn="0" w:oddVBand="0" w:evenVBand="0" w:oddHBand="0" w:evenHBand="0" w:firstRowFirstColumn="0" w:firstRowLastColumn="0" w:lastRowFirstColumn="0" w:lastRowLastColumn="0"/>
              <w:rPr>
                <w:moveFrom w:id="354" w:author="Zoltan Kutalik" w:date="2022-03-02T23:01:00Z"/>
                <w:rFonts w:ascii="Helvetica" w:hAnsi="Helvetica"/>
                <w:color w:val="2C3E50"/>
              </w:rPr>
            </w:pPr>
            <w:moveFrom w:id="355" w:author="Zoltan Kutalik" w:date="2022-03-02T23:01:00Z">
              <w:r w:rsidRPr="002B237D" w:rsidDel="00E46D98">
                <w:rPr>
                  <w:rFonts w:ascii="Helvetica" w:hAnsi="Helvetica"/>
                  <w:color w:val="2C3E50"/>
                </w:rPr>
                <w:t>0.0543736</w:t>
              </w:r>
            </w:moveFrom>
          </w:p>
        </w:tc>
        <w:tc>
          <w:tcPr>
            <w:tcW w:w="1875" w:type="dxa"/>
            <w:vAlign w:val="center"/>
            <w:hideMark/>
          </w:tcPr>
          <w:p w14:paraId="2310C652" w14:textId="49A76777" w:rsidR="00416E56" w:rsidRPr="002B237D" w:rsidDel="00E46D98" w:rsidRDefault="00416E56" w:rsidP="002B237D">
            <w:pPr>
              <w:spacing w:after="315"/>
              <w:jc w:val="both"/>
              <w:cnfStyle w:val="000000000000" w:firstRow="0" w:lastRow="0" w:firstColumn="0" w:lastColumn="0" w:oddVBand="0" w:evenVBand="0" w:oddHBand="0" w:evenHBand="0" w:firstRowFirstColumn="0" w:firstRowLastColumn="0" w:lastRowFirstColumn="0" w:lastRowLastColumn="0"/>
              <w:rPr>
                <w:moveFrom w:id="356" w:author="Zoltan Kutalik" w:date="2022-03-02T23:01:00Z"/>
                <w:rFonts w:ascii="Helvetica" w:hAnsi="Helvetica"/>
                <w:color w:val="2C3E50"/>
              </w:rPr>
            </w:pPr>
            <w:moveFrom w:id="357" w:author="Zoltan Kutalik" w:date="2022-03-02T23:01:00Z">
              <w:r w:rsidRPr="002B237D" w:rsidDel="00E46D98">
                <w:rPr>
                  <w:rFonts w:ascii="Helvetica" w:hAnsi="Helvetica"/>
                  <w:color w:val="2C3E50"/>
                </w:rPr>
                <w:t>0.1102624</w:t>
              </w:r>
            </w:moveFrom>
          </w:p>
        </w:tc>
        <w:tc>
          <w:tcPr>
            <w:tcW w:w="1875" w:type="dxa"/>
            <w:vAlign w:val="center"/>
            <w:hideMark/>
          </w:tcPr>
          <w:p w14:paraId="5594ED10" w14:textId="462027EE" w:rsidR="00416E56" w:rsidRPr="002B237D" w:rsidDel="00E46D98" w:rsidRDefault="00416E56" w:rsidP="002B237D">
            <w:pPr>
              <w:spacing w:after="315"/>
              <w:jc w:val="both"/>
              <w:cnfStyle w:val="000000000000" w:firstRow="0" w:lastRow="0" w:firstColumn="0" w:lastColumn="0" w:oddVBand="0" w:evenVBand="0" w:oddHBand="0" w:evenHBand="0" w:firstRowFirstColumn="0" w:firstRowLastColumn="0" w:lastRowFirstColumn="0" w:lastRowLastColumn="0"/>
              <w:rPr>
                <w:moveFrom w:id="358" w:author="Zoltan Kutalik" w:date="2022-03-02T23:01:00Z"/>
                <w:rFonts w:ascii="Helvetica" w:hAnsi="Helvetica"/>
                <w:color w:val="2C3E50"/>
              </w:rPr>
            </w:pPr>
            <w:moveFrom w:id="359" w:author="Zoltan Kutalik" w:date="2022-03-02T23:01:00Z">
              <w:r w:rsidRPr="002B237D" w:rsidDel="00E46D98">
                <w:rPr>
                  <w:rFonts w:ascii="Helvetica" w:hAnsi="Helvetica"/>
                  <w:color w:val="2C3E50"/>
                </w:rPr>
                <w:t>115</w:t>
              </w:r>
            </w:moveFrom>
          </w:p>
        </w:tc>
      </w:tr>
      <w:tr w:rsidR="00416E56" w:rsidRPr="002B237D" w:rsidDel="00E46D98" w14:paraId="633F6BF4" w14:textId="5EC35992" w:rsidTr="00416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2BC866A4" w14:textId="4D9C93D7" w:rsidR="00416E56" w:rsidRPr="002B237D" w:rsidDel="00E46D98" w:rsidRDefault="00416E56" w:rsidP="002B237D">
            <w:pPr>
              <w:spacing w:after="315"/>
              <w:jc w:val="both"/>
              <w:rPr>
                <w:moveFrom w:id="360" w:author="Zoltan Kutalik" w:date="2022-03-02T23:01:00Z"/>
                <w:rFonts w:ascii="Helvetica" w:hAnsi="Helvetica"/>
                <w:b w:val="0"/>
                <w:bCs w:val="0"/>
                <w:color w:val="2C3E50"/>
              </w:rPr>
            </w:pPr>
            <w:moveFrom w:id="361" w:author="Zoltan Kutalik" w:date="2022-03-02T23:01:00Z">
              <w:r w:rsidRPr="002B237D" w:rsidDel="00E46D98">
                <w:rPr>
                  <w:rFonts w:ascii="Helvetica" w:hAnsi="Helvetica"/>
                  <w:b w:val="0"/>
                  <w:bCs w:val="0"/>
                  <w:color w:val="2C3E50"/>
                </w:rPr>
                <w:t>Fluid intelligence score</w:t>
              </w:r>
            </w:moveFrom>
          </w:p>
        </w:tc>
        <w:tc>
          <w:tcPr>
            <w:tcW w:w="1875" w:type="dxa"/>
            <w:vAlign w:val="center"/>
            <w:hideMark/>
          </w:tcPr>
          <w:p w14:paraId="421678CB" w14:textId="61D45ED7" w:rsidR="00416E56" w:rsidRPr="002B237D" w:rsidDel="00E46D98" w:rsidRDefault="00416E56" w:rsidP="002B237D">
            <w:pPr>
              <w:spacing w:after="315"/>
              <w:jc w:val="both"/>
              <w:cnfStyle w:val="000000100000" w:firstRow="0" w:lastRow="0" w:firstColumn="0" w:lastColumn="0" w:oddVBand="0" w:evenVBand="0" w:oddHBand="1" w:evenHBand="0" w:firstRowFirstColumn="0" w:firstRowLastColumn="0" w:lastRowFirstColumn="0" w:lastRowLastColumn="0"/>
              <w:rPr>
                <w:moveFrom w:id="362" w:author="Zoltan Kutalik" w:date="2022-03-02T23:01:00Z"/>
                <w:rFonts w:ascii="Helvetica" w:hAnsi="Helvetica"/>
                <w:color w:val="2C3E50"/>
              </w:rPr>
            </w:pPr>
            <w:moveFrom w:id="363" w:author="Zoltan Kutalik" w:date="2022-03-02T23:01:00Z">
              <w:r w:rsidRPr="002B237D" w:rsidDel="00E46D98">
                <w:rPr>
                  <w:rFonts w:ascii="Helvetica" w:hAnsi="Helvetica"/>
                  <w:color w:val="2C3E50"/>
                </w:rPr>
                <w:t>0.0173814</w:t>
              </w:r>
            </w:moveFrom>
          </w:p>
        </w:tc>
        <w:tc>
          <w:tcPr>
            <w:tcW w:w="1875" w:type="dxa"/>
            <w:vAlign w:val="center"/>
            <w:hideMark/>
          </w:tcPr>
          <w:p w14:paraId="7324EE11" w14:textId="6A7E5F71" w:rsidR="00416E56" w:rsidRPr="002B237D" w:rsidDel="00E46D98" w:rsidRDefault="00416E56" w:rsidP="002B237D">
            <w:pPr>
              <w:spacing w:after="315"/>
              <w:jc w:val="both"/>
              <w:cnfStyle w:val="000000100000" w:firstRow="0" w:lastRow="0" w:firstColumn="0" w:lastColumn="0" w:oddVBand="0" w:evenVBand="0" w:oddHBand="1" w:evenHBand="0" w:firstRowFirstColumn="0" w:firstRowLastColumn="0" w:lastRowFirstColumn="0" w:lastRowLastColumn="0"/>
              <w:rPr>
                <w:moveFrom w:id="364" w:author="Zoltan Kutalik" w:date="2022-03-02T23:01:00Z"/>
                <w:rFonts w:ascii="Helvetica" w:hAnsi="Helvetica"/>
                <w:color w:val="2C3E50"/>
              </w:rPr>
            </w:pPr>
            <w:moveFrom w:id="365" w:author="Zoltan Kutalik" w:date="2022-03-02T23:01:00Z">
              <w:r w:rsidRPr="002B237D" w:rsidDel="00E46D98">
                <w:rPr>
                  <w:rFonts w:ascii="Helvetica" w:hAnsi="Helvetica"/>
                  <w:color w:val="2C3E50"/>
                </w:rPr>
                <w:t>0.0045452</w:t>
              </w:r>
            </w:moveFrom>
          </w:p>
        </w:tc>
        <w:tc>
          <w:tcPr>
            <w:tcW w:w="1875" w:type="dxa"/>
            <w:vAlign w:val="center"/>
            <w:hideMark/>
          </w:tcPr>
          <w:p w14:paraId="6ACDF8B6" w14:textId="2C037061" w:rsidR="00416E56" w:rsidRPr="002B237D" w:rsidDel="00E46D98" w:rsidRDefault="00416E56" w:rsidP="002B237D">
            <w:pPr>
              <w:spacing w:after="315"/>
              <w:jc w:val="both"/>
              <w:cnfStyle w:val="000000100000" w:firstRow="0" w:lastRow="0" w:firstColumn="0" w:lastColumn="0" w:oddVBand="0" w:evenVBand="0" w:oddHBand="1" w:evenHBand="0" w:firstRowFirstColumn="0" w:firstRowLastColumn="0" w:lastRowFirstColumn="0" w:lastRowLastColumn="0"/>
              <w:rPr>
                <w:moveFrom w:id="366" w:author="Zoltan Kutalik" w:date="2022-03-02T23:01:00Z"/>
                <w:rFonts w:ascii="Helvetica" w:hAnsi="Helvetica"/>
                <w:color w:val="2C3E50"/>
              </w:rPr>
            </w:pPr>
            <w:moveFrom w:id="367" w:author="Zoltan Kutalik" w:date="2022-03-02T23:01:00Z">
              <w:r w:rsidRPr="002B237D" w:rsidDel="00E46D98">
                <w:rPr>
                  <w:rFonts w:ascii="Helvetica" w:hAnsi="Helvetica"/>
                  <w:color w:val="2C3E50"/>
                </w:rPr>
                <w:t>0.0643602</w:t>
              </w:r>
            </w:moveFrom>
          </w:p>
        </w:tc>
        <w:tc>
          <w:tcPr>
            <w:tcW w:w="1875" w:type="dxa"/>
            <w:vAlign w:val="center"/>
            <w:hideMark/>
          </w:tcPr>
          <w:p w14:paraId="7ACB45BD" w14:textId="2BA7C87E" w:rsidR="00416E56" w:rsidRPr="002B237D" w:rsidDel="00E46D98" w:rsidRDefault="00416E56" w:rsidP="002B237D">
            <w:pPr>
              <w:spacing w:after="315"/>
              <w:jc w:val="both"/>
              <w:cnfStyle w:val="000000100000" w:firstRow="0" w:lastRow="0" w:firstColumn="0" w:lastColumn="0" w:oddVBand="0" w:evenVBand="0" w:oddHBand="1" w:evenHBand="0" w:firstRowFirstColumn="0" w:firstRowLastColumn="0" w:lastRowFirstColumn="0" w:lastRowLastColumn="0"/>
              <w:rPr>
                <w:moveFrom w:id="368" w:author="Zoltan Kutalik" w:date="2022-03-02T23:01:00Z"/>
                <w:rFonts w:ascii="Helvetica" w:hAnsi="Helvetica"/>
                <w:color w:val="2C3E50"/>
              </w:rPr>
            </w:pPr>
            <w:moveFrom w:id="369" w:author="Zoltan Kutalik" w:date="2022-03-02T23:01:00Z">
              <w:r w:rsidRPr="002B237D" w:rsidDel="00E46D98">
                <w:rPr>
                  <w:rFonts w:ascii="Helvetica" w:hAnsi="Helvetica"/>
                  <w:color w:val="2C3E50"/>
                </w:rPr>
                <w:t>115</w:t>
              </w:r>
            </w:moveFrom>
          </w:p>
        </w:tc>
      </w:tr>
      <w:tr w:rsidR="00416E56" w:rsidRPr="002B237D" w:rsidDel="00E46D98" w14:paraId="111FAC6B" w14:textId="40E1BF86" w:rsidTr="00416E56">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131D5911" w14:textId="28103ECC" w:rsidR="00416E56" w:rsidRPr="002B237D" w:rsidDel="00E46D98" w:rsidRDefault="00416E56" w:rsidP="002B237D">
            <w:pPr>
              <w:spacing w:after="315"/>
              <w:jc w:val="both"/>
              <w:rPr>
                <w:moveFrom w:id="370" w:author="Zoltan Kutalik" w:date="2022-03-02T23:01:00Z"/>
                <w:rFonts w:ascii="Helvetica" w:hAnsi="Helvetica"/>
                <w:b w:val="0"/>
                <w:bCs w:val="0"/>
                <w:color w:val="2C3E50"/>
              </w:rPr>
            </w:pPr>
            <w:moveFrom w:id="371" w:author="Zoltan Kutalik" w:date="2022-03-02T23:01:00Z">
              <w:r w:rsidRPr="002B237D" w:rsidDel="00E46D98">
                <w:rPr>
                  <w:rFonts w:ascii="Helvetica" w:hAnsi="Helvetica"/>
                  <w:b w:val="0"/>
                  <w:bCs w:val="0"/>
                  <w:color w:val="2C3E50"/>
                </w:rPr>
                <w:t>Household coordinates</w:t>
              </w:r>
            </w:moveFrom>
          </w:p>
        </w:tc>
        <w:tc>
          <w:tcPr>
            <w:tcW w:w="1875" w:type="dxa"/>
            <w:vAlign w:val="center"/>
            <w:hideMark/>
          </w:tcPr>
          <w:p w14:paraId="67EEAA74" w14:textId="1CDC116E" w:rsidR="00416E56" w:rsidRPr="002B237D" w:rsidDel="00E46D98" w:rsidRDefault="00416E56" w:rsidP="002B237D">
            <w:pPr>
              <w:spacing w:after="315"/>
              <w:jc w:val="both"/>
              <w:cnfStyle w:val="000000000000" w:firstRow="0" w:lastRow="0" w:firstColumn="0" w:lastColumn="0" w:oddVBand="0" w:evenVBand="0" w:oddHBand="0" w:evenHBand="0" w:firstRowFirstColumn="0" w:firstRowLastColumn="0" w:lastRowFirstColumn="0" w:lastRowLastColumn="0"/>
              <w:rPr>
                <w:moveFrom w:id="372" w:author="Zoltan Kutalik" w:date="2022-03-02T23:01:00Z"/>
                <w:rFonts w:ascii="Helvetica" w:hAnsi="Helvetica"/>
                <w:color w:val="2C3E50"/>
              </w:rPr>
            </w:pPr>
            <w:moveFrom w:id="373" w:author="Zoltan Kutalik" w:date="2022-03-02T23:01:00Z">
              <w:r w:rsidRPr="002B237D" w:rsidDel="00E46D98">
                <w:rPr>
                  <w:rFonts w:ascii="Helvetica" w:hAnsi="Helvetica"/>
                  <w:color w:val="2C3E50"/>
                </w:rPr>
                <w:t>0.0059022</w:t>
              </w:r>
            </w:moveFrom>
          </w:p>
        </w:tc>
        <w:tc>
          <w:tcPr>
            <w:tcW w:w="1875" w:type="dxa"/>
            <w:vAlign w:val="center"/>
            <w:hideMark/>
          </w:tcPr>
          <w:p w14:paraId="4A0E16B5" w14:textId="1D8BBDE2" w:rsidR="00416E56" w:rsidRPr="002B237D" w:rsidDel="00E46D98" w:rsidRDefault="00416E56" w:rsidP="002B237D">
            <w:pPr>
              <w:spacing w:after="315"/>
              <w:jc w:val="both"/>
              <w:cnfStyle w:val="000000000000" w:firstRow="0" w:lastRow="0" w:firstColumn="0" w:lastColumn="0" w:oddVBand="0" w:evenVBand="0" w:oddHBand="0" w:evenHBand="0" w:firstRowFirstColumn="0" w:firstRowLastColumn="0" w:lastRowFirstColumn="0" w:lastRowLastColumn="0"/>
              <w:rPr>
                <w:moveFrom w:id="374" w:author="Zoltan Kutalik" w:date="2022-03-02T23:01:00Z"/>
                <w:rFonts w:ascii="Helvetica" w:hAnsi="Helvetica"/>
                <w:color w:val="2C3E50"/>
              </w:rPr>
            </w:pPr>
            <w:moveFrom w:id="375" w:author="Zoltan Kutalik" w:date="2022-03-02T23:01:00Z">
              <w:r w:rsidRPr="002B237D" w:rsidDel="00E46D98">
                <w:rPr>
                  <w:rFonts w:ascii="Helvetica" w:hAnsi="Helvetica"/>
                  <w:color w:val="2C3E50"/>
                </w:rPr>
                <w:t>0.0041529</w:t>
              </w:r>
            </w:moveFrom>
          </w:p>
        </w:tc>
        <w:tc>
          <w:tcPr>
            <w:tcW w:w="1875" w:type="dxa"/>
            <w:vAlign w:val="center"/>
            <w:hideMark/>
          </w:tcPr>
          <w:p w14:paraId="1989ED2E" w14:textId="241D28A2" w:rsidR="00416E56" w:rsidRPr="002B237D" w:rsidDel="00E46D98" w:rsidRDefault="00416E56" w:rsidP="002B237D">
            <w:pPr>
              <w:spacing w:after="315"/>
              <w:jc w:val="both"/>
              <w:cnfStyle w:val="000000000000" w:firstRow="0" w:lastRow="0" w:firstColumn="0" w:lastColumn="0" w:oddVBand="0" w:evenVBand="0" w:oddHBand="0" w:evenHBand="0" w:firstRowFirstColumn="0" w:firstRowLastColumn="0" w:lastRowFirstColumn="0" w:lastRowLastColumn="0"/>
              <w:rPr>
                <w:moveFrom w:id="376" w:author="Zoltan Kutalik" w:date="2022-03-02T23:01:00Z"/>
                <w:rFonts w:ascii="Helvetica" w:hAnsi="Helvetica"/>
                <w:color w:val="2C3E50"/>
              </w:rPr>
            </w:pPr>
            <w:moveFrom w:id="377" w:author="Zoltan Kutalik" w:date="2022-03-02T23:01:00Z">
              <w:r w:rsidRPr="002B237D" w:rsidDel="00E46D98">
                <w:rPr>
                  <w:rFonts w:ascii="Helvetica" w:hAnsi="Helvetica"/>
                  <w:color w:val="2C3E50"/>
                </w:rPr>
                <w:t>0.0072719</w:t>
              </w:r>
            </w:moveFrom>
          </w:p>
        </w:tc>
        <w:tc>
          <w:tcPr>
            <w:tcW w:w="1875" w:type="dxa"/>
            <w:vAlign w:val="center"/>
            <w:hideMark/>
          </w:tcPr>
          <w:p w14:paraId="5B5CC5DE" w14:textId="3112FF88" w:rsidR="00416E56" w:rsidRPr="002B237D" w:rsidDel="00E46D98" w:rsidRDefault="00416E56" w:rsidP="002B237D">
            <w:pPr>
              <w:spacing w:after="315"/>
              <w:jc w:val="both"/>
              <w:cnfStyle w:val="000000000000" w:firstRow="0" w:lastRow="0" w:firstColumn="0" w:lastColumn="0" w:oddVBand="0" w:evenVBand="0" w:oddHBand="0" w:evenHBand="0" w:firstRowFirstColumn="0" w:firstRowLastColumn="0" w:lastRowFirstColumn="0" w:lastRowLastColumn="0"/>
              <w:rPr>
                <w:moveFrom w:id="378" w:author="Zoltan Kutalik" w:date="2022-03-02T23:01:00Z"/>
                <w:rFonts w:ascii="Helvetica" w:hAnsi="Helvetica"/>
                <w:color w:val="2C3E50"/>
              </w:rPr>
            </w:pPr>
            <w:moveFrom w:id="379" w:author="Zoltan Kutalik" w:date="2022-03-02T23:01:00Z">
              <w:r w:rsidRPr="002B237D" w:rsidDel="00E46D98">
                <w:rPr>
                  <w:rFonts w:ascii="Helvetica" w:hAnsi="Helvetica"/>
                  <w:color w:val="2C3E50"/>
                </w:rPr>
                <w:t>116</w:t>
              </w:r>
            </w:moveFrom>
          </w:p>
        </w:tc>
      </w:tr>
      <w:tr w:rsidR="00416E56" w:rsidRPr="002B237D" w:rsidDel="00E46D98" w14:paraId="281EF51F" w14:textId="02CD4D3A" w:rsidTr="00416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07264563" w14:textId="777BF82A" w:rsidR="00416E56" w:rsidRPr="002B237D" w:rsidDel="00E46D98" w:rsidRDefault="00416E56" w:rsidP="002B237D">
            <w:pPr>
              <w:spacing w:after="315"/>
              <w:jc w:val="both"/>
              <w:rPr>
                <w:moveFrom w:id="380" w:author="Zoltan Kutalik" w:date="2022-03-02T23:01:00Z"/>
                <w:rFonts w:ascii="Helvetica" w:hAnsi="Helvetica"/>
                <w:b w:val="0"/>
                <w:bCs w:val="0"/>
                <w:color w:val="2C3E50"/>
              </w:rPr>
            </w:pPr>
            <w:moveFrom w:id="381" w:author="Zoltan Kutalik" w:date="2022-03-02T23:01:00Z">
              <w:r w:rsidRPr="002B237D" w:rsidDel="00E46D98">
                <w:rPr>
                  <w:rFonts w:ascii="Helvetica" w:hAnsi="Helvetica"/>
                  <w:b w:val="0"/>
                  <w:bCs w:val="0"/>
                  <w:color w:val="2C3E50"/>
                </w:rPr>
                <w:t>PCs</w:t>
              </w:r>
            </w:moveFrom>
          </w:p>
        </w:tc>
        <w:tc>
          <w:tcPr>
            <w:tcW w:w="1875" w:type="dxa"/>
            <w:vAlign w:val="center"/>
            <w:hideMark/>
          </w:tcPr>
          <w:p w14:paraId="6240A980" w14:textId="2AED2BFF" w:rsidR="00416E56" w:rsidRPr="002B237D" w:rsidDel="00E46D98" w:rsidRDefault="00416E56" w:rsidP="002B237D">
            <w:pPr>
              <w:spacing w:after="315"/>
              <w:jc w:val="both"/>
              <w:cnfStyle w:val="000000100000" w:firstRow="0" w:lastRow="0" w:firstColumn="0" w:lastColumn="0" w:oddVBand="0" w:evenVBand="0" w:oddHBand="1" w:evenHBand="0" w:firstRowFirstColumn="0" w:firstRowLastColumn="0" w:lastRowFirstColumn="0" w:lastRowLastColumn="0"/>
              <w:rPr>
                <w:moveFrom w:id="382" w:author="Zoltan Kutalik" w:date="2022-03-02T23:01:00Z"/>
                <w:rFonts w:ascii="Helvetica" w:hAnsi="Helvetica"/>
                <w:color w:val="2C3E50"/>
              </w:rPr>
            </w:pPr>
            <w:moveFrom w:id="383" w:author="Zoltan Kutalik" w:date="2022-03-02T23:01:00Z">
              <w:r w:rsidRPr="002B237D" w:rsidDel="00E46D98">
                <w:rPr>
                  <w:rFonts w:ascii="Helvetica" w:hAnsi="Helvetica"/>
                  <w:color w:val="2C3E50"/>
                </w:rPr>
                <w:t>0.0033361</w:t>
              </w:r>
            </w:moveFrom>
          </w:p>
        </w:tc>
        <w:tc>
          <w:tcPr>
            <w:tcW w:w="1875" w:type="dxa"/>
            <w:vAlign w:val="center"/>
            <w:hideMark/>
          </w:tcPr>
          <w:p w14:paraId="65B378BA" w14:textId="6E8100D9" w:rsidR="00416E56" w:rsidRPr="002B237D" w:rsidDel="00E46D98" w:rsidRDefault="00416E56" w:rsidP="002B237D">
            <w:pPr>
              <w:spacing w:after="315"/>
              <w:jc w:val="both"/>
              <w:cnfStyle w:val="000000100000" w:firstRow="0" w:lastRow="0" w:firstColumn="0" w:lastColumn="0" w:oddVBand="0" w:evenVBand="0" w:oddHBand="1" w:evenHBand="0" w:firstRowFirstColumn="0" w:firstRowLastColumn="0" w:lastRowFirstColumn="0" w:lastRowLastColumn="0"/>
              <w:rPr>
                <w:moveFrom w:id="384" w:author="Zoltan Kutalik" w:date="2022-03-02T23:01:00Z"/>
                <w:rFonts w:ascii="Helvetica" w:hAnsi="Helvetica"/>
                <w:color w:val="2C3E50"/>
              </w:rPr>
            </w:pPr>
            <w:moveFrom w:id="385" w:author="Zoltan Kutalik" w:date="2022-03-02T23:01:00Z">
              <w:r w:rsidRPr="002B237D" w:rsidDel="00E46D98">
                <w:rPr>
                  <w:rFonts w:ascii="Helvetica" w:hAnsi="Helvetica"/>
                  <w:color w:val="2C3E50"/>
                </w:rPr>
                <w:t>0.0021729</w:t>
              </w:r>
            </w:moveFrom>
          </w:p>
        </w:tc>
        <w:tc>
          <w:tcPr>
            <w:tcW w:w="1875" w:type="dxa"/>
            <w:vAlign w:val="center"/>
            <w:hideMark/>
          </w:tcPr>
          <w:p w14:paraId="312B609F" w14:textId="3CFD57AD" w:rsidR="00416E56" w:rsidRPr="002B237D" w:rsidDel="00E46D98" w:rsidRDefault="00416E56" w:rsidP="002B237D">
            <w:pPr>
              <w:spacing w:after="315"/>
              <w:jc w:val="both"/>
              <w:cnfStyle w:val="000000100000" w:firstRow="0" w:lastRow="0" w:firstColumn="0" w:lastColumn="0" w:oddVBand="0" w:evenVBand="0" w:oddHBand="1" w:evenHBand="0" w:firstRowFirstColumn="0" w:firstRowLastColumn="0" w:lastRowFirstColumn="0" w:lastRowLastColumn="0"/>
              <w:rPr>
                <w:moveFrom w:id="386" w:author="Zoltan Kutalik" w:date="2022-03-02T23:01:00Z"/>
                <w:rFonts w:ascii="Helvetica" w:hAnsi="Helvetica"/>
                <w:color w:val="2C3E50"/>
              </w:rPr>
            </w:pPr>
            <w:moveFrom w:id="387" w:author="Zoltan Kutalik" w:date="2022-03-02T23:01:00Z">
              <w:r w:rsidRPr="002B237D" w:rsidDel="00E46D98">
                <w:rPr>
                  <w:rFonts w:ascii="Helvetica" w:hAnsi="Helvetica"/>
                  <w:color w:val="2C3E50"/>
                </w:rPr>
                <w:t>0.0030056</w:t>
              </w:r>
            </w:moveFrom>
          </w:p>
        </w:tc>
        <w:tc>
          <w:tcPr>
            <w:tcW w:w="1875" w:type="dxa"/>
            <w:vAlign w:val="center"/>
            <w:hideMark/>
          </w:tcPr>
          <w:p w14:paraId="68268090" w14:textId="0B923379" w:rsidR="00416E56" w:rsidRPr="002B237D" w:rsidDel="00E46D98" w:rsidRDefault="00416E56" w:rsidP="002B237D">
            <w:pPr>
              <w:spacing w:after="315"/>
              <w:jc w:val="both"/>
              <w:cnfStyle w:val="000000100000" w:firstRow="0" w:lastRow="0" w:firstColumn="0" w:lastColumn="0" w:oddVBand="0" w:evenVBand="0" w:oddHBand="1" w:evenHBand="0" w:firstRowFirstColumn="0" w:firstRowLastColumn="0" w:lastRowFirstColumn="0" w:lastRowLastColumn="0"/>
              <w:rPr>
                <w:moveFrom w:id="388" w:author="Zoltan Kutalik" w:date="2022-03-02T23:01:00Z"/>
                <w:rFonts w:ascii="Helvetica" w:hAnsi="Helvetica"/>
                <w:color w:val="2C3E50"/>
              </w:rPr>
            </w:pPr>
            <w:moveFrom w:id="389" w:author="Zoltan Kutalik" w:date="2022-03-02T23:01:00Z">
              <w:r w:rsidRPr="002B237D" w:rsidDel="00E46D98">
                <w:rPr>
                  <w:rFonts w:ascii="Helvetica" w:hAnsi="Helvetica"/>
                  <w:color w:val="2C3E50"/>
                </w:rPr>
                <w:t>116</w:t>
              </w:r>
            </w:moveFrom>
          </w:p>
        </w:tc>
      </w:tr>
      <w:tr w:rsidR="00416E56" w:rsidRPr="002B237D" w:rsidDel="00E46D98" w14:paraId="3D24C86B" w14:textId="72EE5ABB" w:rsidTr="00416E56">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46AE73D0" w14:textId="564B1B39" w:rsidR="00416E56" w:rsidRPr="002B237D" w:rsidDel="00E46D98" w:rsidRDefault="00416E56" w:rsidP="002B237D">
            <w:pPr>
              <w:spacing w:after="315"/>
              <w:jc w:val="both"/>
              <w:rPr>
                <w:moveFrom w:id="390" w:author="Zoltan Kutalik" w:date="2022-03-02T23:01:00Z"/>
                <w:rFonts w:ascii="Helvetica" w:hAnsi="Helvetica"/>
                <w:b w:val="0"/>
                <w:bCs w:val="0"/>
                <w:color w:val="2C3E50"/>
              </w:rPr>
            </w:pPr>
            <w:moveFrom w:id="391" w:author="Zoltan Kutalik" w:date="2022-03-02T23:01:00Z">
              <w:r w:rsidRPr="002B237D" w:rsidDel="00E46D98">
                <w:rPr>
                  <w:rFonts w:ascii="Helvetica" w:hAnsi="Helvetica"/>
                  <w:b w:val="0"/>
                  <w:bCs w:val="0"/>
                  <w:color w:val="2C3E50"/>
                </w:rPr>
                <w:t>Townsend deprivation index at recruitment</w:t>
              </w:r>
            </w:moveFrom>
          </w:p>
        </w:tc>
        <w:tc>
          <w:tcPr>
            <w:tcW w:w="1875" w:type="dxa"/>
            <w:vAlign w:val="center"/>
            <w:hideMark/>
          </w:tcPr>
          <w:p w14:paraId="2D9DCC54" w14:textId="79751EB5" w:rsidR="00416E56" w:rsidRPr="002B237D" w:rsidDel="00E46D98" w:rsidRDefault="00416E56" w:rsidP="002B237D">
            <w:pPr>
              <w:spacing w:after="315"/>
              <w:jc w:val="both"/>
              <w:cnfStyle w:val="000000000000" w:firstRow="0" w:lastRow="0" w:firstColumn="0" w:lastColumn="0" w:oddVBand="0" w:evenVBand="0" w:oddHBand="0" w:evenHBand="0" w:firstRowFirstColumn="0" w:firstRowLastColumn="0" w:lastRowFirstColumn="0" w:lastRowLastColumn="0"/>
              <w:rPr>
                <w:moveFrom w:id="392" w:author="Zoltan Kutalik" w:date="2022-03-02T23:01:00Z"/>
                <w:rFonts w:ascii="Helvetica" w:hAnsi="Helvetica"/>
                <w:color w:val="2C3E50"/>
              </w:rPr>
            </w:pPr>
            <w:moveFrom w:id="393" w:author="Zoltan Kutalik" w:date="2022-03-02T23:01:00Z">
              <w:r w:rsidRPr="002B237D" w:rsidDel="00E46D98">
                <w:rPr>
                  <w:rFonts w:ascii="Helvetica" w:hAnsi="Helvetica"/>
                  <w:color w:val="2C3E50"/>
                </w:rPr>
                <w:t>0.0227744</w:t>
              </w:r>
            </w:moveFrom>
          </w:p>
        </w:tc>
        <w:tc>
          <w:tcPr>
            <w:tcW w:w="1875" w:type="dxa"/>
            <w:vAlign w:val="center"/>
            <w:hideMark/>
          </w:tcPr>
          <w:p w14:paraId="19B47D39" w14:textId="21B60E22" w:rsidR="00416E56" w:rsidRPr="002B237D" w:rsidDel="00E46D98" w:rsidRDefault="00416E56" w:rsidP="002B237D">
            <w:pPr>
              <w:spacing w:after="315"/>
              <w:jc w:val="both"/>
              <w:cnfStyle w:val="000000000000" w:firstRow="0" w:lastRow="0" w:firstColumn="0" w:lastColumn="0" w:oddVBand="0" w:evenVBand="0" w:oddHBand="0" w:evenHBand="0" w:firstRowFirstColumn="0" w:firstRowLastColumn="0" w:lastRowFirstColumn="0" w:lastRowLastColumn="0"/>
              <w:rPr>
                <w:moveFrom w:id="394" w:author="Zoltan Kutalik" w:date="2022-03-02T23:01:00Z"/>
                <w:rFonts w:ascii="Helvetica" w:hAnsi="Helvetica"/>
                <w:color w:val="2C3E50"/>
              </w:rPr>
            </w:pPr>
            <w:moveFrom w:id="395" w:author="Zoltan Kutalik" w:date="2022-03-02T23:01:00Z">
              <w:r w:rsidRPr="002B237D" w:rsidDel="00E46D98">
                <w:rPr>
                  <w:rFonts w:ascii="Helvetica" w:hAnsi="Helvetica"/>
                  <w:color w:val="2C3E50"/>
                </w:rPr>
                <w:t>0.0106241</w:t>
              </w:r>
            </w:moveFrom>
          </w:p>
        </w:tc>
        <w:tc>
          <w:tcPr>
            <w:tcW w:w="1875" w:type="dxa"/>
            <w:vAlign w:val="center"/>
            <w:hideMark/>
          </w:tcPr>
          <w:p w14:paraId="3C34AADB" w14:textId="684B6555" w:rsidR="00416E56" w:rsidRPr="002B237D" w:rsidDel="00E46D98" w:rsidRDefault="00416E56" w:rsidP="002B237D">
            <w:pPr>
              <w:spacing w:after="315"/>
              <w:jc w:val="both"/>
              <w:cnfStyle w:val="000000000000" w:firstRow="0" w:lastRow="0" w:firstColumn="0" w:lastColumn="0" w:oddVBand="0" w:evenVBand="0" w:oddHBand="0" w:evenHBand="0" w:firstRowFirstColumn="0" w:firstRowLastColumn="0" w:lastRowFirstColumn="0" w:lastRowLastColumn="0"/>
              <w:rPr>
                <w:moveFrom w:id="396" w:author="Zoltan Kutalik" w:date="2022-03-02T23:01:00Z"/>
                <w:rFonts w:ascii="Helvetica" w:hAnsi="Helvetica"/>
                <w:color w:val="2C3E50"/>
              </w:rPr>
            </w:pPr>
            <w:moveFrom w:id="397" w:author="Zoltan Kutalik" w:date="2022-03-02T23:01:00Z">
              <w:r w:rsidRPr="002B237D" w:rsidDel="00E46D98">
                <w:rPr>
                  <w:rFonts w:ascii="Helvetica" w:hAnsi="Helvetica"/>
                  <w:color w:val="2C3E50"/>
                </w:rPr>
                <w:t>0.0321605</w:t>
              </w:r>
            </w:moveFrom>
          </w:p>
        </w:tc>
        <w:tc>
          <w:tcPr>
            <w:tcW w:w="1875" w:type="dxa"/>
            <w:vAlign w:val="center"/>
            <w:hideMark/>
          </w:tcPr>
          <w:p w14:paraId="4B8B6169" w14:textId="27DA0B40" w:rsidR="00416E56" w:rsidRPr="002B237D" w:rsidDel="00E46D98" w:rsidRDefault="00416E56" w:rsidP="002B237D">
            <w:pPr>
              <w:spacing w:after="315"/>
              <w:jc w:val="both"/>
              <w:cnfStyle w:val="000000000000" w:firstRow="0" w:lastRow="0" w:firstColumn="0" w:lastColumn="0" w:oddVBand="0" w:evenVBand="0" w:oddHBand="0" w:evenHBand="0" w:firstRowFirstColumn="0" w:firstRowLastColumn="0" w:lastRowFirstColumn="0" w:lastRowLastColumn="0"/>
              <w:rPr>
                <w:moveFrom w:id="398" w:author="Zoltan Kutalik" w:date="2022-03-02T23:01:00Z"/>
                <w:rFonts w:ascii="Helvetica" w:hAnsi="Helvetica"/>
                <w:color w:val="2C3E50"/>
              </w:rPr>
            </w:pPr>
            <w:moveFrom w:id="399" w:author="Zoltan Kutalik" w:date="2022-03-02T23:01:00Z">
              <w:r w:rsidRPr="002B237D" w:rsidDel="00E46D98">
                <w:rPr>
                  <w:rFonts w:ascii="Helvetica" w:hAnsi="Helvetica"/>
                  <w:color w:val="2C3E50"/>
                </w:rPr>
                <w:t>116</w:t>
              </w:r>
            </w:moveFrom>
          </w:p>
        </w:tc>
      </w:tr>
    </w:tbl>
    <w:p w14:paraId="2D5F13B1" w14:textId="3D1BB8E3" w:rsidR="004E1A6F" w:rsidRPr="002B237D" w:rsidDel="00E46D98" w:rsidRDefault="004E1A6F" w:rsidP="002B237D">
      <w:pPr>
        <w:jc w:val="both"/>
        <w:rPr>
          <w:moveFrom w:id="400" w:author="Zoltan Kutalik" w:date="2022-03-02T23:01:00Z"/>
          <w:rFonts w:ascii="Helvetica" w:hAnsi="Helvetica"/>
        </w:rPr>
      </w:pPr>
    </w:p>
    <w:p w14:paraId="3383468B" w14:textId="6B90A72B" w:rsidR="004E1A6F" w:rsidRPr="002B237D" w:rsidDel="00E46D98" w:rsidRDefault="004E1A6F" w:rsidP="002B237D">
      <w:pPr>
        <w:jc w:val="both"/>
        <w:rPr>
          <w:moveFrom w:id="401" w:author="Zoltan Kutalik" w:date="2022-03-02T23:01:00Z"/>
          <w:rFonts w:ascii="Helvetica" w:hAnsi="Helvetica"/>
        </w:rPr>
      </w:pPr>
    </w:p>
    <w:p w14:paraId="604E59E9" w14:textId="013A96AB" w:rsidR="00015936" w:rsidRPr="002B237D" w:rsidDel="00E46D98" w:rsidRDefault="00413FB7" w:rsidP="002B237D">
      <w:pPr>
        <w:jc w:val="both"/>
        <w:rPr>
          <w:moveFrom w:id="402" w:author="Zoltan Kutalik" w:date="2022-03-02T23:01:00Z"/>
          <w:rFonts w:ascii="Helvetica" w:hAnsi="Helvetica"/>
        </w:rPr>
      </w:pPr>
      <w:moveFrom w:id="403" w:author="Zoltan Kutalik" w:date="2022-03-02T23:01:00Z">
        <w:r w:rsidRPr="002B237D" w:rsidDel="00E46D98">
          <w:rPr>
            <w:rFonts w:ascii="Helvetica" w:hAnsi="Helvetica"/>
            <w:noProof/>
          </w:rPr>
          <w:drawing>
            <wp:inline distT="0" distB="0" distL="0" distR="0" wp14:anchorId="4944ADD9" wp14:editId="4491C611">
              <wp:extent cx="5943600" cy="4245610"/>
              <wp:effectExtent l="0" t="0" r="0" b="0"/>
              <wp:docPr id="19" name="Picture 1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up of a documen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moveFrom>
    </w:p>
    <w:p w14:paraId="4E3602C9" w14:textId="3FB2C156" w:rsidR="004E1A6F" w:rsidRPr="002B237D" w:rsidDel="00E46D98" w:rsidRDefault="004E1A6F" w:rsidP="002B237D">
      <w:pPr>
        <w:jc w:val="both"/>
        <w:rPr>
          <w:moveFrom w:id="404" w:author="Zoltan Kutalik" w:date="2022-03-02T23:01:00Z"/>
          <w:rFonts w:ascii="Helvetica" w:hAnsi="Helvetica"/>
        </w:rPr>
      </w:pPr>
    </w:p>
    <w:p w14:paraId="0915AD05" w14:textId="7AF98EB9" w:rsidR="004E1A6F" w:rsidRPr="002B237D" w:rsidDel="00E46D98" w:rsidRDefault="006504A2" w:rsidP="002B237D">
      <w:pPr>
        <w:spacing w:before="40"/>
        <w:jc w:val="both"/>
        <w:rPr>
          <w:moveFrom w:id="405" w:author="Zoltan Kutalik" w:date="2022-03-02T23:01:00Z"/>
          <w:rFonts w:ascii="Helvetica" w:hAnsi="Helvetica"/>
        </w:rPr>
      </w:pPr>
      <w:moveFrom w:id="406" w:author="Zoltan Kutalik" w:date="2022-03-02T23:01:00Z">
        <w:r w:rsidRPr="002B237D" w:rsidDel="00E46D98">
          <w:rPr>
            <w:rFonts w:ascii="Helvetica" w:hAnsi="Helvetica"/>
            <w:b/>
            <w:bCs/>
            <w:color w:val="000000"/>
          </w:rPr>
          <w:t xml:space="preserve">Figure </w:t>
        </w:r>
        <w:r w:rsidR="00413FB7" w:rsidRPr="002B237D" w:rsidDel="00E46D98">
          <w:rPr>
            <w:rFonts w:ascii="Helvetica" w:hAnsi="Helvetica"/>
            <w:b/>
            <w:bCs/>
            <w:color w:val="000000"/>
          </w:rPr>
          <w:t>5</w:t>
        </w:r>
        <w:r w:rsidRPr="002B237D" w:rsidDel="00E46D98">
          <w:rPr>
            <w:rFonts w:ascii="Helvetica" w:hAnsi="Helvetica"/>
            <w:b/>
            <w:bCs/>
            <w:color w:val="000000"/>
          </w:rPr>
          <w:t>:</w:t>
        </w:r>
        <w:r w:rsidRPr="002B237D" w:rsidDel="00E46D98">
          <w:rPr>
            <w:rFonts w:ascii="Helvetica" w:hAnsi="Helvetica"/>
            <w:color w:val="000000"/>
          </w:rPr>
          <w:t xml:space="preserve"> </w:t>
        </w:r>
        <w:r w:rsidR="004E1A6F" w:rsidRPr="002B237D" w:rsidDel="00E46D98">
          <w:rPr>
            <w:rFonts w:ascii="Helvetica" w:hAnsi="Helvetica"/>
            <w:color w:val="000000"/>
          </w:rPr>
          <w:t>Figure displays </w:t>
        </w:r>
        <w:r w:rsidR="00413FB7" w:rsidRPr="002B237D" w:rsidDel="00E46D98">
          <w:rPr>
            <w:rFonts w:ascii="Helvetica" w:hAnsi="Helvetica"/>
            <w:color w:val="000000"/>
          </w:rPr>
          <w:t xml:space="preserve">couple correlation due to confounding versus the phenotypic trait correlation among couples for selected potential confounder traits. For each trait in the pipeline, we tested the contribution six confounder traits (household income, age completed education, Townsend deprivation index, fluid intelligence score, </w:t>
        </w:r>
        <w:r w:rsidR="00982F86" w:rsidRPr="002B237D" w:rsidDel="00E46D98">
          <w:rPr>
            <w:rFonts w:ascii="Helvetica" w:hAnsi="Helvetica"/>
            <w:color w:val="000000"/>
          </w:rPr>
          <w:t>PCs,</w:t>
        </w:r>
        <w:r w:rsidR="00413FB7" w:rsidRPr="002B237D" w:rsidDel="00E46D98">
          <w:rPr>
            <w:rFonts w:ascii="Helvetica" w:hAnsi="Helvetica"/>
            <w:color w:val="000000"/>
          </w:rPr>
          <w:t xml:space="preserve"> and place of birth coordinates) could impact the phenotypic couple correlation. </w:t>
        </w:r>
        <w:r w:rsidR="005F0AE5" w:rsidRPr="002B237D" w:rsidDel="00E46D98">
          <w:rPr>
            <w:rFonts w:ascii="Helvetica" w:hAnsi="Helvetica"/>
            <w:color w:val="000000"/>
          </w:rPr>
          <w:t>T</w:t>
        </w:r>
        <w:r w:rsidR="00413FB7" w:rsidRPr="002B237D" w:rsidDel="00E46D98">
          <w:rPr>
            <w:rFonts w:ascii="Helvetica" w:hAnsi="Helvetica"/>
            <w:color w:val="000000"/>
          </w:rPr>
          <w:t xml:space="preserve">he couple correlation due to confounding </w:t>
        </w:r>
        <w:r w:rsidR="005F0AE5" w:rsidRPr="002B237D" w:rsidDel="00E46D98">
          <w:rPr>
            <w:rFonts w:ascii="Helvetica" w:hAnsi="Helvetica"/>
            <w:color w:val="000000"/>
          </w:rPr>
          <w:t xml:space="preserve">for each trait </w:t>
        </w:r>
        <m:oMath>
          <m:r>
            <w:rPr>
              <w:rFonts w:ascii="Cambria Math" w:hAnsi="Cambria Math"/>
              <w:color w:val="000000"/>
            </w:rPr>
            <m:t>X</m:t>
          </m:r>
        </m:oMath>
        <w:moveFrom w:id="407" w:author="Zoltan Kutalik" w:date="2022-03-02T23:01:00Z">
          <w:r w:rsidR="005F0AE5" w:rsidRPr="002B237D" w:rsidDel="00E46D98">
            <w:rPr>
              <w:rFonts w:ascii="Helvetica" w:hAnsi="Helvetica"/>
              <w:color w:val="000000"/>
            </w:rPr>
            <w:t xml:space="preserve"> </w:t>
          </w:r>
          <w:r w:rsidR="00413FB7" w:rsidRPr="002B237D" w:rsidDel="00E46D98">
            <w:rPr>
              <w:rFonts w:ascii="Helvetica" w:hAnsi="Helvetica"/>
              <w:color w:val="000000"/>
            </w:rPr>
            <w:t xml:space="preserve">was calculated </w:t>
          </w:r>
          <w:r w:rsidR="005F0AE5" w:rsidRPr="002B237D" w:rsidDel="00E46D98">
            <w:rPr>
              <w:rFonts w:ascii="Helvetica" w:hAnsi="Helvetica"/>
              <w:color w:val="000000"/>
            </w:rPr>
            <w:t xml:space="preserve">for each confounder </w:t>
          </w:r>
          <m:oMath>
            <m:r>
              <w:rPr>
                <w:rFonts w:ascii="Cambria Math" w:hAnsi="Cambria Math"/>
                <w:color w:val="000000"/>
              </w:rPr>
              <m:t>W</m:t>
            </m:r>
          </m:oMath>
          <w:moveFrom w:id="408" w:author="Zoltan Kutalik" w:date="2022-03-02T23:01:00Z">
            <w:r w:rsidR="005F0AE5" w:rsidRPr="002B237D" w:rsidDel="00E46D98">
              <w:rPr>
                <w:rFonts w:ascii="Helvetica" w:hAnsi="Helvetica"/>
                <w:color w:val="000000"/>
              </w:rPr>
              <w:t xml:space="preserve"> </w:t>
            </w:r>
            <w:r w:rsidR="00413FB7" w:rsidRPr="002B237D" w:rsidDel="00E46D98">
              <w:rPr>
                <w:rFonts w:ascii="Helvetica" w:hAnsi="Helvetica"/>
                <w:color w:val="000000"/>
              </w:rPr>
              <w:t xml:space="preserve">as </w:t>
            </w:r>
            <m:oMath>
              <m:sSup>
                <m:sSupPr>
                  <m:ctrlPr>
                    <w:rPr>
                      <w:rFonts w:ascii="Cambria Math" w:hAnsi="Cambria Math"/>
                      <w:i/>
                      <w:color w:val="000000"/>
                    </w:rPr>
                  </m:ctrlPr>
                </m:sSupPr>
                <m:e>
                  <m:r>
                    <w:rPr>
                      <w:rFonts w:ascii="Cambria Math" w:hAnsi="Cambria Math"/>
                      <w:color w:val="000000"/>
                    </w:rPr>
                    <m:t>cor</m:t>
                  </m:r>
                  <m:d>
                    <m:dPr>
                      <m:ctrlPr>
                        <w:rPr>
                          <w:rFonts w:ascii="Cambria Math" w:hAnsi="Cambria Math"/>
                          <w:i/>
                          <w:color w:val="000000"/>
                        </w:rPr>
                      </m:ctrlPr>
                    </m:dPr>
                    <m:e>
                      <m:r>
                        <w:rPr>
                          <w:rFonts w:ascii="Cambria Math" w:hAnsi="Cambria Math"/>
                          <w:color w:val="000000"/>
                        </w:rPr>
                        <m:t>X,W</m:t>
                      </m:r>
                    </m:e>
                  </m:d>
                </m:e>
                <m:sup>
                  <m:r>
                    <w:rPr>
                      <w:rFonts w:ascii="Cambria Math" w:hAnsi="Cambria Math"/>
                      <w:color w:val="000000"/>
                    </w:rPr>
                    <m:t>2</m:t>
                  </m:r>
                </m:sup>
              </m:sSup>
              <m:r>
                <w:rPr>
                  <w:rFonts w:ascii="Cambria Math" w:hAnsi="Cambria Math"/>
                  <w:color w:val="000000"/>
                </w:rPr>
                <m:t>*cor(</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p</m:t>
                  </m:r>
                </m:sub>
              </m:sSub>
            </m:oMath>
            <w:moveFrom w:id="409" w:author="Zoltan Kutalik" w:date="2022-03-02T23:01:00Z">
              <w:r w:rsidR="005F0AE5" w:rsidRPr="002B237D" w:rsidDel="00E46D98">
                <w:rPr>
                  <w:rFonts w:ascii="Helvetica" w:hAnsi="Helvetica"/>
                  <w:color w:val="000000"/>
                </w:rPr>
                <w:t xml:space="preserve">) (in the case of PCs and birth coordinates, correlation due to confounding was summed across PCs and coordinates, respectively). </w:t>
              </w:r>
            </w:moveFrom>
          </w:moveFrom>
        </w:moveFrom>
      </w:moveFrom>
    </w:p>
    <w:moveFromRangeEnd w:id="324"/>
    <w:p w14:paraId="1F9B3DAF" w14:textId="77777777" w:rsidR="004E1A6F" w:rsidRPr="002B237D" w:rsidRDefault="004E1A6F" w:rsidP="002B237D">
      <w:pPr>
        <w:jc w:val="both"/>
        <w:rPr>
          <w:rFonts w:ascii="Helvetica" w:hAnsi="Helvetica"/>
        </w:rPr>
      </w:pPr>
    </w:p>
    <w:p w14:paraId="219A2423" w14:textId="67D86615"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 xml:space="preserve">Identification of </w:t>
      </w:r>
      <w:ins w:id="410" w:author="Zoltan Kutalik" w:date="2022-03-02T23:05:00Z">
        <w:r w:rsidR="00E46D98">
          <w:rPr>
            <w:rFonts w:ascii="Helvetica" w:hAnsi="Helvetica" w:cs="Arial"/>
            <w:color w:val="2F5496"/>
            <w:sz w:val="26"/>
            <w:szCs w:val="26"/>
          </w:rPr>
          <w:t>underlying mechanisms for cross-trait assortment</w:t>
        </w:r>
      </w:ins>
      <w:del w:id="411" w:author="Zoltan Kutalik" w:date="2022-03-02T23:05:00Z">
        <w:r w:rsidRPr="002B237D" w:rsidDel="00E46D98">
          <w:rPr>
            <w:rFonts w:ascii="Helvetica" w:hAnsi="Helvetica" w:cs="Arial"/>
            <w:color w:val="2F5496"/>
            <w:sz w:val="26"/>
            <w:szCs w:val="26"/>
          </w:rPr>
          <w:delText>dominant paths and indirect effects</w:delText>
        </w:r>
      </w:del>
    </w:p>
    <w:p w14:paraId="31692A15" w14:textId="16C4C1D3" w:rsidR="004E1A6F" w:rsidRPr="002B237D" w:rsidRDefault="004E1A6F" w:rsidP="002B237D">
      <w:pPr>
        <w:spacing w:before="40" w:after="120"/>
        <w:jc w:val="both"/>
        <w:outlineLvl w:val="1"/>
        <w:rPr>
          <w:rFonts w:ascii="Helvetica" w:hAnsi="Helvetica"/>
          <w:color w:val="000000"/>
        </w:rPr>
      </w:pPr>
      <w:r w:rsidRPr="002B237D">
        <w:rPr>
          <w:rFonts w:ascii="Helvetica" w:hAnsi="Helvetica"/>
          <w:color w:val="000000"/>
        </w:rPr>
        <w:t xml:space="preserve">We sought to compare </w:t>
      </w:r>
      <w:del w:id="412" w:author="Zoltan Kutalik" w:date="2022-03-02T23:05:00Z">
        <w:r w:rsidRPr="002B237D" w:rsidDel="00E46D98">
          <w:rPr>
            <w:rFonts w:ascii="Helvetica" w:hAnsi="Helvetica"/>
            <w:color w:val="000000"/>
          </w:rPr>
          <w:delText xml:space="preserve">the </w:delText>
        </w:r>
      </w:del>
      <w:r w:rsidRPr="002B237D">
        <w:rPr>
          <w:rFonts w:ascii="Helvetica" w:hAnsi="Helvetica"/>
          <w:color w:val="000000"/>
        </w:rPr>
        <w:t>three estimated paths from a phenotype in the index case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to another </w:t>
      </w:r>
      <w:ins w:id="413" w:author="Zoltan Kutalik" w:date="2022-03-02T23:06:00Z">
        <w:r w:rsidR="00E46D98">
          <w:rPr>
            <w:rFonts w:ascii="Helvetica" w:hAnsi="Helvetica"/>
            <w:color w:val="000000"/>
          </w:rPr>
          <w:t>phenotype</w:t>
        </w:r>
      </w:ins>
      <w:del w:id="414" w:author="Zoltan Kutalik" w:date="2022-03-02T23:06:00Z">
        <w:r w:rsidRPr="002B237D" w:rsidDel="00E46D98">
          <w:rPr>
            <w:rFonts w:ascii="Helvetica" w:hAnsi="Helvetica"/>
            <w:color w:val="000000"/>
          </w:rPr>
          <w:delText>trait</w:delText>
        </w:r>
      </w:del>
      <w:r w:rsidRPr="002B237D">
        <w:rPr>
          <w:rFonts w:ascii="Helvetica" w:hAnsi="Helvetica"/>
          <w:color w:val="000000"/>
        </w:rPr>
        <w:t xml:space="preserve"> in its partner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as illustrated in </w:t>
      </w:r>
      <w:r w:rsidR="008734A9" w:rsidRPr="002B237D">
        <w:rPr>
          <w:rFonts w:ascii="Helvetica" w:hAnsi="Helvetica"/>
          <w:color w:val="000000"/>
        </w:rPr>
        <w:t>F</w:t>
      </w:r>
      <w:r w:rsidRPr="002B237D">
        <w:rPr>
          <w:rFonts w:ascii="Helvetica" w:hAnsi="Helvetica"/>
          <w:color w:val="000000"/>
        </w:rPr>
        <w:t>igure</w:t>
      </w:r>
      <w:r w:rsidR="008734A9" w:rsidRPr="002B237D">
        <w:rPr>
          <w:rFonts w:ascii="Helvetica" w:hAnsi="Helvetica"/>
          <w:color w:val="000000"/>
        </w:rPr>
        <w:t xml:space="preserve"> 1. </w:t>
      </w:r>
      <w:r w:rsidRPr="002B237D">
        <w:rPr>
          <w:rFonts w:ascii="Helvetica" w:hAnsi="Helvetica"/>
          <w:color w:val="000000"/>
        </w:rPr>
        <w:t xml:space="preserve">The total causal effect between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and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(denoted by </w:t>
      </w:r>
      <m:oMath>
        <m:r>
          <w:rPr>
            <w:rFonts w:ascii="Cambria Math" w:hAnsi="Cambria Math"/>
            <w:color w:val="000000"/>
          </w:rPr>
          <m:t>ω</m:t>
        </m:r>
      </m:oMath>
      <w:r w:rsidRPr="002B237D">
        <w:rPr>
          <w:rFonts w:ascii="Helvetica" w:hAnsi="Helvetica"/>
          <w:color w:val="000000"/>
        </w:rPr>
        <w:t xml:space="preserve">) can be split up into three components: 1) assortative mating through </w:t>
      </w:r>
      <m:oMath>
        <m:r>
          <w:rPr>
            <w:rFonts w:ascii="Cambria Math" w:hAnsi="Cambria Math"/>
            <w:color w:val="000000"/>
          </w:rPr>
          <m:t>X</m:t>
        </m:r>
      </m:oMath>
      <w:r w:rsidRPr="002B237D">
        <w:rPr>
          <w:rFonts w:ascii="Helvetica" w:hAnsi="Helvetica"/>
          <w:color w:val="000000"/>
        </w:rPr>
        <w:t xml:space="preserve"> (i.e.</w:t>
      </w:r>
      <w:r w:rsidR="00B95CD4" w:rsidRPr="002B237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Pr="002B237D">
        <w:rPr>
          <w:rFonts w:ascii="Helvetica" w:hAnsi="Helvetica"/>
          <w:color w:val="000000"/>
        </w:rPr>
        <w:t xml:space="preserve">) and then a causal effect between </w:t>
      </w:r>
      <m:oMath>
        <m:r>
          <w:rPr>
            <w:rFonts w:ascii="Cambria Math" w:hAnsi="Cambria Math"/>
            <w:color w:val="000000"/>
          </w:rPr>
          <m:t>X</m:t>
        </m:r>
      </m:oMath>
      <w:r w:rsidR="00B95CD4" w:rsidRPr="002B237D">
        <w:rPr>
          <w:rFonts w:ascii="Helvetica" w:hAnsi="Helvetica"/>
          <w:color w:val="000000"/>
        </w:rPr>
        <w:t xml:space="preserve"> and </w:t>
      </w:r>
      <m:oMath>
        <m:r>
          <w:rPr>
            <w:rFonts w:ascii="Cambria Math" w:hAnsi="Cambria Math"/>
            <w:color w:val="000000"/>
          </w:rPr>
          <m:t>Y</m:t>
        </m:r>
      </m:oMath>
      <w:r w:rsidRPr="002B237D">
        <w:rPr>
          <w:rFonts w:ascii="Helvetica" w:hAnsi="Helvetica"/>
          <w:color w:val="000000"/>
        </w:rPr>
        <w:t xml:space="preserve"> in the partner</w:t>
      </w:r>
      <w:r w:rsidR="00B95CD4" w:rsidRPr="002B237D">
        <w:rPr>
          <w:rFonts w:ascii="Helvetica" w:hAnsi="Helvetica"/>
          <w:color w:val="000000"/>
        </w:rPr>
        <w:t xml:space="preserve"> (i.e.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B95CD4" w:rsidRPr="002B237D">
        <w:rPr>
          <w:rFonts w:ascii="Helvetica" w:hAnsi="Helvetica"/>
          <w:color w:val="000000"/>
        </w:rPr>
        <w:t>)</w:t>
      </w:r>
      <w:r w:rsidRPr="002B237D">
        <w:rPr>
          <w:rFonts w:ascii="Helvetica" w:hAnsi="Helvetica"/>
          <w:color w:val="000000"/>
        </w:rPr>
        <w:t xml:space="preserve">, their product is denoted by </w:t>
      </w:r>
      <m:oMath>
        <m:r>
          <w:rPr>
            <w:rFonts w:ascii="Cambria Math" w:hAnsi="Cambria Math"/>
            <w:color w:val="000000"/>
          </w:rPr>
          <m:t>γ</m:t>
        </m:r>
      </m:oMath>
      <w:r w:rsidRPr="002B237D">
        <w:rPr>
          <w:rFonts w:ascii="Helvetica" w:hAnsi="Helvetica"/>
          <w:color w:val="000000"/>
        </w:rPr>
        <w:t xml:space="preserve">; 2) causal effect between </w:t>
      </w:r>
      <m:oMath>
        <m:r>
          <w:rPr>
            <w:rFonts w:ascii="Cambria Math" w:hAnsi="Cambria Math"/>
            <w:color w:val="000000"/>
          </w:rPr>
          <m:t>X</m:t>
        </m:r>
      </m:oMath>
      <w:r w:rsidRPr="002B237D">
        <w:rPr>
          <w:rFonts w:ascii="Helvetica" w:hAnsi="Helvetica"/>
          <w:color w:val="000000"/>
        </w:rPr>
        <w:t xml:space="preserve"> and </w:t>
      </w:r>
      <m:oMath>
        <m:r>
          <w:rPr>
            <w:rFonts w:ascii="Cambria Math" w:hAnsi="Cambria Math"/>
            <w:color w:val="000000"/>
          </w:rPr>
          <m:t>Y</m:t>
        </m:r>
      </m:oMath>
      <w:r w:rsidRPr="002B237D">
        <w:rPr>
          <w:rFonts w:ascii="Helvetica" w:hAnsi="Helvetica"/>
          <w:color w:val="000000"/>
        </w:rPr>
        <w:t xml:space="preserve"> in the index individual </w:t>
      </w:r>
      <w:r w:rsidR="00A51DE9" w:rsidRPr="002B237D">
        <w:rPr>
          <w:rFonts w:ascii="Helvetica" w:hAnsi="Helvetica"/>
          <w:color w:val="000000"/>
        </w:rPr>
        <w:t xml:space="preserve">(i.e.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A51DE9" w:rsidRPr="002B237D">
        <w:rPr>
          <w:rFonts w:ascii="Helvetica" w:hAnsi="Helvetica"/>
          <w:color w:val="000000"/>
        </w:rPr>
        <w:t xml:space="preserve">), </w:t>
      </w:r>
      <w:r w:rsidRPr="002B237D">
        <w:rPr>
          <w:rFonts w:ascii="Helvetica" w:hAnsi="Helvetica"/>
          <w:color w:val="000000"/>
        </w:rPr>
        <w:t xml:space="preserve">followed by assortative mating through </w:t>
      </w:r>
      <m:oMath>
        <m:r>
          <w:rPr>
            <w:rFonts w:ascii="Cambria Math" w:hAnsi="Cambria Math"/>
            <w:color w:val="000000"/>
          </w:rPr>
          <m:t>Y</m:t>
        </m:r>
      </m:oMath>
      <w:r w:rsidR="00A51DE9" w:rsidRPr="002B237D">
        <w:rPr>
          <w:rFonts w:ascii="Helvetica" w:hAnsi="Helvetica"/>
          <w:color w:val="000000"/>
        </w:rPr>
        <w:t xml:space="preserve"> (i.e.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A51DE9" w:rsidRPr="002B237D">
        <w:rPr>
          <w:rFonts w:ascii="Helvetica" w:hAnsi="Helvetica"/>
          <w:color w:val="000000"/>
        </w:rPr>
        <w:t>)</w:t>
      </w:r>
      <w:r w:rsidRPr="002B237D">
        <w:rPr>
          <w:rFonts w:ascii="Helvetica" w:hAnsi="Helvetica"/>
          <w:color w:val="000000"/>
        </w:rPr>
        <w:t xml:space="preserve">, their </w:t>
      </w:r>
      <w:r w:rsidRPr="002B237D">
        <w:rPr>
          <w:rFonts w:ascii="Helvetica" w:hAnsi="Helvetica"/>
          <w:color w:val="000000"/>
        </w:rPr>
        <w:lastRenderedPageBreak/>
        <w:t xml:space="preserve">product is denoted by </w:t>
      </w:r>
      <m:oMath>
        <m:r>
          <w:rPr>
            <w:rFonts w:ascii="Cambria Math" w:hAnsi="Cambria Math"/>
            <w:color w:val="000000"/>
          </w:rPr>
          <m:t>ρ</m:t>
        </m:r>
      </m:oMath>
      <w:r w:rsidRPr="002B237D">
        <w:rPr>
          <w:rFonts w:ascii="Helvetica" w:hAnsi="Helvetica"/>
          <w:color w:val="000000"/>
        </w:rPr>
        <w:t xml:space="preserve">; 3) any remaining effect of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We computed within-couple cross-trait causal effect estimates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Pr="002B237D">
        <w:rPr>
          <w:rFonts w:ascii="Helvetica" w:hAnsi="Helvetica"/>
          <w:color w:val="000000"/>
        </w:rPr>
        <w:t xml:space="preserve"> (i.e. </w:t>
      </w:r>
      <m:oMath>
        <m:acc>
          <m:accPr>
            <m:ctrlPr>
              <w:rPr>
                <w:rFonts w:ascii="Cambria Math" w:hAnsi="Cambria Math"/>
                <w:color w:val="000000"/>
              </w:rPr>
            </m:ctrlPr>
          </m:accPr>
          <m:e>
            <m:r>
              <m:rPr>
                <m:sty m:val="p"/>
              </m:rPr>
              <w:rPr>
                <w:rFonts w:ascii="Cambria Math" w:hAnsi="Cambria Math"/>
                <w:color w:val="000000"/>
              </w:rPr>
              <m:t>ω</m:t>
            </m:r>
          </m:e>
        </m:acc>
      </m:oMath>
      <w:r w:rsidRPr="002B237D">
        <w:rPr>
          <w:rFonts w:ascii="Helvetica" w:hAnsi="Helvetica"/>
          <w:color w:val="000000"/>
        </w:rPr>
        <w:t>) for all combinations of trait pairs (</w:t>
      </w:r>
      <m:oMath>
        <m:r>
          <w:rPr>
            <w:rFonts w:ascii="Cambria Math" w:hAnsi="Cambria Math"/>
            <w:color w:val="000000"/>
          </w:rPr>
          <m:t>X,Y</m:t>
        </m:r>
      </m:oMath>
      <w:r w:rsidRPr="002B237D">
        <w:rPr>
          <w:rFonts w:ascii="Helvetica" w:hAnsi="Helvetica"/>
          <w:color w:val="000000"/>
        </w:rPr>
        <w:t xml:space="preserve">) after removing pairs with phenotypic correlation &gt; 0.8 (number of trait combinations tested = </w:t>
      </w:r>
      <w:commentRangeStart w:id="415"/>
      <w:r w:rsidRPr="002B237D">
        <w:rPr>
          <w:rFonts w:ascii="Helvetica" w:hAnsi="Helvetica"/>
          <w:color w:val="000000"/>
        </w:rPr>
        <w:t>1</w:t>
      </w:r>
      <w:r w:rsidR="0074405A" w:rsidRPr="002B237D">
        <w:rPr>
          <w:rFonts w:ascii="Helvetica" w:hAnsi="Helvetica"/>
          <w:color w:val="000000"/>
        </w:rPr>
        <w:t>3</w:t>
      </w:r>
      <w:r w:rsidRPr="002B237D">
        <w:rPr>
          <w:rFonts w:ascii="Helvetica" w:hAnsi="Helvetica"/>
          <w:color w:val="000000"/>
        </w:rPr>
        <w:t>,</w:t>
      </w:r>
      <w:r w:rsidR="0074405A" w:rsidRPr="002B237D">
        <w:rPr>
          <w:rFonts w:ascii="Helvetica" w:hAnsi="Helvetica"/>
          <w:color w:val="000000"/>
        </w:rPr>
        <w:t>568</w:t>
      </w:r>
      <w:commentRangeEnd w:id="415"/>
      <w:r w:rsidR="0074405A" w:rsidRPr="002B237D">
        <w:rPr>
          <w:rStyle w:val="CommentReference"/>
          <w:rFonts w:ascii="Helvetica" w:eastAsiaTheme="minorHAnsi" w:hAnsi="Helvetica" w:cstheme="minorBidi"/>
        </w:rPr>
        <w:commentReference w:id="415"/>
      </w:r>
      <w:r w:rsidRPr="002B237D">
        <w:rPr>
          <w:rFonts w:ascii="Helvetica" w:hAnsi="Helvetica"/>
          <w:color w:val="000000"/>
        </w:rPr>
        <w:t xml:space="preserve">). Of these, we identified </w:t>
      </w:r>
      <w:commentRangeStart w:id="416"/>
      <w:r w:rsidR="0074405A" w:rsidRPr="002B237D">
        <w:rPr>
          <w:rFonts w:ascii="Helvetica" w:hAnsi="Helvetica"/>
          <w:color w:val="000000"/>
        </w:rPr>
        <w:t>1006</w:t>
      </w:r>
      <w:r w:rsidRPr="002B237D">
        <w:rPr>
          <w:rFonts w:ascii="Helvetica" w:hAnsi="Helvetica"/>
          <w:color w:val="000000"/>
        </w:rPr>
        <w:t xml:space="preserve"> </w:t>
      </w:r>
      <w:commentRangeEnd w:id="416"/>
      <w:r w:rsidR="0074405A" w:rsidRPr="002B237D">
        <w:rPr>
          <w:rStyle w:val="CommentReference"/>
          <w:rFonts w:ascii="Helvetica" w:eastAsiaTheme="minorHAnsi" w:hAnsi="Helvetica" w:cstheme="minorBidi"/>
        </w:rPr>
        <w:commentReference w:id="416"/>
      </w:r>
      <w:r w:rsidRPr="002B237D">
        <w:rPr>
          <w:rFonts w:ascii="Helvetica" w:hAnsi="Helvetica"/>
          <w:color w:val="000000"/>
        </w:rPr>
        <w:t>significant MR effects (</w:t>
      </w:r>
      <m:oMath>
        <m:sSub>
          <m:sSubPr>
            <m:ctrlPr>
              <w:rPr>
                <w:rFonts w:ascii="Cambria Math" w:hAnsi="Cambria Math"/>
                <w:i/>
                <w:color w:val="000000"/>
              </w:rPr>
            </m:ctrlPr>
          </m:sSubPr>
          <m:e>
            <m:r>
              <w:rPr>
                <w:rFonts w:ascii="Cambria Math" w:hAnsi="Cambria Math"/>
                <w:color w:val="000000"/>
              </w:rPr>
              <m:t>p</m:t>
            </m:r>
          </m:e>
          <m:sub>
            <m:acc>
              <m:accPr>
                <m:ctrlPr>
                  <w:rPr>
                    <w:rFonts w:ascii="Cambria Math" w:hAnsi="Cambria Math"/>
                    <w:color w:val="000000"/>
                  </w:rPr>
                </m:ctrlPr>
              </m:accPr>
              <m:e>
                <m:r>
                  <m:rPr>
                    <m:sty m:val="p"/>
                  </m:rPr>
                  <w:rPr>
                    <w:rFonts w:ascii="Cambria Math" w:hAnsi="Cambria Math"/>
                    <w:color w:val="000000"/>
                  </w:rPr>
                  <m:t>ω</m:t>
                </m:r>
              </m:e>
            </m:acc>
          </m:sub>
        </m:sSub>
      </m:oMath>
      <w:r w:rsidR="00FF23F9" w:rsidRPr="002B237D">
        <w:rPr>
          <w:rFonts w:ascii="Helvetica" w:hAnsi="Helvetica"/>
          <w:color w:val="000000"/>
        </w:rPr>
        <w:t xml:space="preserve"> </w:t>
      </w:r>
      <w:commentRangeStart w:id="417"/>
      <w:r w:rsidRPr="002B237D">
        <w:rPr>
          <w:rFonts w:ascii="Helvetica" w:hAnsi="Helvetica"/>
          <w:color w:val="000000"/>
        </w:rPr>
        <w:t>&lt; 0.05/1</w:t>
      </w:r>
      <w:r w:rsidR="0074405A" w:rsidRPr="002B237D">
        <w:rPr>
          <w:rFonts w:ascii="Helvetica" w:hAnsi="Helvetica"/>
          <w:color w:val="000000"/>
        </w:rPr>
        <w:t>3</w:t>
      </w:r>
      <w:r w:rsidRPr="002B237D">
        <w:rPr>
          <w:rFonts w:ascii="Helvetica" w:hAnsi="Helvetica"/>
          <w:color w:val="000000"/>
        </w:rPr>
        <w:t>,</w:t>
      </w:r>
      <w:r w:rsidR="0074405A" w:rsidRPr="002B237D">
        <w:rPr>
          <w:rFonts w:ascii="Helvetica" w:hAnsi="Helvetica"/>
          <w:color w:val="000000"/>
        </w:rPr>
        <w:t>568</w:t>
      </w:r>
      <w:commentRangeEnd w:id="417"/>
      <w:r w:rsidR="0074405A" w:rsidRPr="002B237D">
        <w:rPr>
          <w:rStyle w:val="CommentReference"/>
          <w:rFonts w:ascii="Helvetica" w:eastAsiaTheme="minorHAnsi" w:hAnsi="Helvetica" w:cstheme="minorBidi"/>
        </w:rPr>
        <w:commentReference w:id="417"/>
      </w:r>
      <w:r w:rsidRPr="002B237D">
        <w:rPr>
          <w:rFonts w:ascii="Helvetica" w:hAnsi="Helvetica"/>
          <w:color w:val="000000"/>
        </w:rPr>
        <w:t>)</w:t>
      </w:r>
      <w:r w:rsidR="0074405A" w:rsidRPr="002B237D">
        <w:rPr>
          <w:rFonts w:ascii="Helvetica" w:hAnsi="Helvetica"/>
          <w:color w:val="000000"/>
        </w:rPr>
        <w:t xml:space="preserve"> among couples</w:t>
      </w:r>
      <w:r w:rsidRPr="002B237D">
        <w:rPr>
          <w:rFonts w:ascii="Helvetica" w:hAnsi="Helvetica"/>
          <w:color w:val="000000"/>
        </w:rPr>
        <w:t xml:space="preserve">. We then estimated the contribution of the first two components contributing to these significant cross-trait effects, </w:t>
      </w:r>
      <m:oMath>
        <m:acc>
          <m:accPr>
            <m:ctrlPr>
              <w:rPr>
                <w:rFonts w:ascii="Cambria Math" w:hAnsi="Cambria Math"/>
                <w:color w:val="000000"/>
              </w:rPr>
            </m:ctrlPr>
          </m:accPr>
          <m:e>
            <m:r>
              <m:rPr>
                <m:sty m:val="p"/>
              </m:rPr>
              <w:rPr>
                <w:rFonts w:ascii="Cambria Math" w:hAnsi="Cambria Math"/>
                <w:color w:val="000000"/>
              </w:rPr>
              <m:t>γ</m:t>
            </m:r>
          </m:e>
        </m:acc>
      </m:oMath>
      <w:r w:rsidRPr="002B237D">
        <w:rPr>
          <w:rFonts w:ascii="Helvetica" w:hAnsi="Helvetica"/>
          <w:color w:val="000000"/>
        </w:rPr>
        <w:t xml:space="preserve"> and </w:t>
      </w:r>
      <m:oMath>
        <m:acc>
          <m:accPr>
            <m:ctrlPr>
              <w:rPr>
                <w:rFonts w:ascii="Cambria Math" w:hAnsi="Cambria Math"/>
                <w:color w:val="000000"/>
              </w:rPr>
            </m:ctrlPr>
          </m:accPr>
          <m:e>
            <m:r>
              <m:rPr>
                <m:sty m:val="p"/>
              </m:rPr>
              <w:rPr>
                <w:rFonts w:ascii="Cambria Math" w:hAnsi="Cambria Math"/>
                <w:color w:val="000000"/>
              </w:rPr>
              <m:t>ρ</m:t>
            </m:r>
          </m:e>
        </m:acc>
      </m:oMath>
      <w:r w:rsidRPr="002B237D">
        <w:rPr>
          <w:rFonts w:ascii="Helvetica" w:hAnsi="Helvetica"/>
          <w:color w:val="000000"/>
        </w:rPr>
        <w:t xml:space="preserve">, and compared their contribution to the total effect using standard linear regression </w:t>
      </w:r>
      <w:r w:rsidRPr="002B237D">
        <w:rPr>
          <w:rFonts w:ascii="Helvetica" w:hAnsi="Helvetica"/>
          <w:color w:val="000000"/>
          <w:shd w:val="clear" w:color="auto" w:fill="FFFF00"/>
        </w:rPr>
        <w:t xml:space="preserve">(Figure </w:t>
      </w:r>
      <w:r w:rsidR="00D93838" w:rsidRPr="002B237D">
        <w:rPr>
          <w:rFonts w:ascii="Helvetica" w:hAnsi="Helvetica"/>
          <w:color w:val="000000"/>
          <w:shd w:val="clear" w:color="auto" w:fill="FFFF00"/>
        </w:rPr>
        <w:t>6</w:t>
      </w:r>
      <w:r w:rsidRPr="002B237D">
        <w:rPr>
          <w:rFonts w:ascii="Helvetica" w:hAnsi="Helvetica"/>
          <w:color w:val="000000"/>
          <w:shd w:val="clear" w:color="auto" w:fill="FFFF00"/>
        </w:rPr>
        <w:t>)</w:t>
      </w:r>
      <w:r w:rsidRPr="002B237D">
        <w:rPr>
          <w:rFonts w:ascii="Helvetica" w:hAnsi="Helvetica"/>
          <w:color w:val="000000"/>
        </w:rPr>
        <w:t xml:space="preserve">. </w:t>
      </w:r>
      <w:ins w:id="418" w:author="Zoltan Kutalik" w:date="2022-03-02T23:07:00Z">
        <w:r w:rsidR="00E46D98">
          <w:rPr>
            <w:rFonts w:ascii="Helvetica" w:hAnsi="Helvetica"/>
            <w:color w:val="000000"/>
          </w:rPr>
          <w:t xml:space="preserve">Paired t-test comparing </w:t>
        </w:r>
      </w:ins>
      <w:del w:id="419" w:author="Zoltan Kutalik" w:date="2022-03-02T23:07:00Z">
        <w:r w:rsidRPr="002B237D" w:rsidDel="00E46D98">
          <w:rPr>
            <w:rFonts w:ascii="Helvetica" w:hAnsi="Helvetica"/>
            <w:color w:val="000000"/>
          </w:rPr>
          <w:delText xml:space="preserve">The linear regression between </w:delText>
        </w:r>
      </w:del>
      <m:oMath>
        <m:acc>
          <m:accPr>
            <m:ctrlPr>
              <w:rPr>
                <w:rFonts w:ascii="Cambria Math" w:hAnsi="Cambria Math"/>
                <w:color w:val="000000"/>
              </w:rPr>
            </m:ctrlPr>
          </m:accPr>
          <m:e>
            <m:r>
              <m:rPr>
                <m:sty m:val="p"/>
              </m:rPr>
              <w:rPr>
                <w:rFonts w:ascii="Cambria Math" w:hAnsi="Cambria Math"/>
                <w:color w:val="000000"/>
              </w:rPr>
              <m:t>γ</m:t>
            </m:r>
          </m:e>
        </m:acc>
      </m:oMath>
      <w:r w:rsidR="00FF23F9" w:rsidRPr="002B237D">
        <w:rPr>
          <w:rFonts w:ascii="Helvetica" w:hAnsi="Helvetica"/>
          <w:color w:val="000000"/>
        </w:rPr>
        <w:t xml:space="preserve"> and </w:t>
      </w:r>
      <m:oMath>
        <m:acc>
          <m:accPr>
            <m:ctrlPr>
              <w:rPr>
                <w:rFonts w:ascii="Cambria Math" w:hAnsi="Cambria Math"/>
                <w:color w:val="000000"/>
              </w:rPr>
            </m:ctrlPr>
          </m:accPr>
          <m:e>
            <m:r>
              <m:rPr>
                <m:sty m:val="p"/>
              </m:rPr>
              <w:rPr>
                <w:rFonts w:ascii="Cambria Math" w:hAnsi="Cambria Math"/>
                <w:color w:val="000000"/>
              </w:rPr>
              <m:t>ρ</m:t>
            </m:r>
          </m:e>
        </m:acc>
      </m:oMath>
      <w:r w:rsidR="00FF23F9" w:rsidRPr="002B237D">
        <w:rPr>
          <w:rFonts w:ascii="Helvetica" w:hAnsi="Helvetica"/>
          <w:color w:val="000000"/>
        </w:rPr>
        <w:t xml:space="preserve"> </w:t>
      </w:r>
      <w:ins w:id="420" w:author="Zoltan Kutalik" w:date="2022-03-02T23:07:00Z">
        <w:r w:rsidR="00E46D98">
          <w:rPr>
            <w:rFonts w:ascii="Helvetica" w:hAnsi="Helvetica"/>
            <w:color w:val="000000"/>
          </w:rPr>
          <w:t xml:space="preserve">effect estimates </w:t>
        </w:r>
      </w:ins>
      <w:r w:rsidRPr="002B237D">
        <w:rPr>
          <w:rFonts w:ascii="Helvetica" w:hAnsi="Helvetica"/>
          <w:color w:val="000000"/>
        </w:rPr>
        <w:t xml:space="preserve">revealed that </w:t>
      </w:r>
      <m:oMath>
        <m:acc>
          <m:accPr>
            <m:ctrlPr>
              <w:rPr>
                <w:rFonts w:ascii="Cambria Math" w:hAnsi="Cambria Math"/>
                <w:color w:val="000000"/>
              </w:rPr>
            </m:ctrlPr>
          </m:accPr>
          <m:e>
            <m:r>
              <m:rPr>
                <m:sty m:val="p"/>
              </m:rPr>
              <w:rPr>
                <w:rFonts w:ascii="Cambria Math" w:hAnsi="Cambria Math"/>
                <w:color w:val="000000"/>
              </w:rPr>
              <m:t>γ</m:t>
            </m:r>
          </m:e>
        </m:acc>
      </m:oMath>
      <w:r w:rsidR="00FF23F9" w:rsidRPr="002B237D">
        <w:rPr>
          <w:rFonts w:ascii="Helvetica" w:hAnsi="Helvetica"/>
          <w:color w:val="000000"/>
        </w:rPr>
        <w:t xml:space="preserve"> </w:t>
      </w:r>
      <w:r w:rsidRPr="002B237D">
        <w:rPr>
          <w:rFonts w:ascii="Helvetica" w:hAnsi="Helvetica"/>
          <w:color w:val="000000"/>
        </w:rPr>
        <w:t xml:space="preserve">(assortative mating through </w:t>
      </w:r>
      <m:oMath>
        <m:r>
          <w:rPr>
            <w:rFonts w:ascii="Cambria Math" w:hAnsi="Cambria Math"/>
            <w:color w:val="000000"/>
          </w:rPr>
          <m:t>X</m:t>
        </m:r>
      </m:oMath>
      <w:r w:rsidRPr="002B237D">
        <w:rPr>
          <w:rFonts w:ascii="Helvetica" w:hAnsi="Helvetica"/>
          <w:color w:val="000000"/>
        </w:rPr>
        <w:t>) is stronger</w:t>
      </w:r>
      <w:ins w:id="421" w:author="Zoltan Kutalik" w:date="2022-03-02T23:07:00Z">
        <w:r w:rsidR="00E46D98">
          <w:rPr>
            <w:rFonts w:ascii="Helvetica" w:hAnsi="Helvetica"/>
            <w:color w:val="000000"/>
          </w:rPr>
          <w:t xml:space="preserve"> (P=0.03)</w:t>
        </w:r>
      </w:ins>
      <w:r w:rsidRPr="002B237D">
        <w:rPr>
          <w:rFonts w:ascii="Helvetica" w:hAnsi="Helvetica"/>
          <w:color w:val="000000"/>
        </w:rPr>
        <w:t xml:space="preserve"> in general compared to </w:t>
      </w:r>
      <m:oMath>
        <m:acc>
          <m:accPr>
            <m:ctrlPr>
              <w:rPr>
                <w:rFonts w:ascii="Cambria Math" w:hAnsi="Cambria Math"/>
                <w:color w:val="000000"/>
              </w:rPr>
            </m:ctrlPr>
          </m:accPr>
          <m:e>
            <m:r>
              <m:rPr>
                <m:sty m:val="p"/>
              </m:rPr>
              <w:rPr>
                <w:rFonts w:ascii="Cambria Math" w:hAnsi="Cambria Math"/>
                <w:color w:val="000000"/>
              </w:rPr>
              <m:t>ρ</m:t>
            </m:r>
          </m:e>
        </m:acc>
      </m:oMath>
      <w:r w:rsidR="00FF23F9" w:rsidRPr="002B237D">
        <w:rPr>
          <w:rFonts w:ascii="Helvetica" w:hAnsi="Helvetica"/>
          <w:color w:val="000000"/>
        </w:rPr>
        <w:t xml:space="preserve"> </w:t>
      </w:r>
      <w:r w:rsidRPr="002B237D">
        <w:rPr>
          <w:rFonts w:ascii="Helvetica" w:hAnsi="Helvetica"/>
          <w:color w:val="000000"/>
        </w:rPr>
        <w:t xml:space="preserve">(assortative mating through </w:t>
      </w:r>
      <m:oMath>
        <m:r>
          <w:rPr>
            <w:rFonts w:ascii="Cambria Math" w:hAnsi="Cambria Math"/>
            <w:color w:val="000000"/>
          </w:rPr>
          <m:t>Y</m:t>
        </m:r>
      </m:oMath>
      <w:r w:rsidRPr="002B237D">
        <w:rPr>
          <w:rFonts w:ascii="Helvetica" w:hAnsi="Helvetica"/>
          <w:color w:val="000000"/>
        </w:rPr>
        <w:t xml:space="preserve">). </w:t>
      </w:r>
      <w:del w:id="422" w:author="Zoltan Kutalik" w:date="2022-03-02T23:07:00Z">
        <w:r w:rsidRPr="002B237D" w:rsidDel="00E46D98">
          <w:rPr>
            <w:rFonts w:ascii="Helvetica" w:hAnsi="Helvetica"/>
            <w:color w:val="000000"/>
            <w:highlight w:val="yellow"/>
          </w:rPr>
          <w:delText>[Alternatively we could say: paired t-test shows that gamma &gt; rho - which is significant</w:delText>
        </w:r>
        <w:r w:rsidR="0082611D" w:rsidRPr="002B237D" w:rsidDel="00E46D98">
          <w:rPr>
            <w:rFonts w:ascii="Helvetica" w:hAnsi="Helvetica"/>
            <w:color w:val="000000"/>
          </w:rPr>
          <w:delText xml:space="preserve"> p = 0.03].</w:delText>
        </w:r>
        <w:r w:rsidRPr="002B237D" w:rsidDel="00E46D98">
          <w:rPr>
            <w:rFonts w:ascii="Helvetica" w:hAnsi="Helvetica"/>
            <w:color w:val="000000"/>
          </w:rPr>
          <w:delText xml:space="preserve"> </w:delText>
        </w:r>
      </w:del>
      <w:r w:rsidRPr="002B237D">
        <w:rPr>
          <w:rFonts w:ascii="Helvetica" w:hAnsi="Helvetica"/>
          <w:color w:val="000000"/>
        </w:rPr>
        <w:t xml:space="preserve">When we summed up the effects of </w:t>
      </w:r>
      <m:oMath>
        <m:acc>
          <m:accPr>
            <m:ctrlPr>
              <w:rPr>
                <w:rFonts w:ascii="Cambria Math" w:hAnsi="Cambria Math"/>
                <w:color w:val="000000"/>
              </w:rPr>
            </m:ctrlPr>
          </m:accPr>
          <m:e>
            <m:r>
              <m:rPr>
                <m:sty m:val="p"/>
              </m:rPr>
              <w:rPr>
                <w:rFonts w:ascii="Cambria Math" w:hAnsi="Cambria Math"/>
                <w:color w:val="000000"/>
              </w:rPr>
              <m:t>γ</m:t>
            </m:r>
          </m:e>
        </m:acc>
      </m:oMath>
      <w:r w:rsidR="00FF23F9" w:rsidRPr="002B237D">
        <w:rPr>
          <w:rFonts w:ascii="Helvetica" w:hAnsi="Helvetica"/>
          <w:color w:val="000000"/>
        </w:rPr>
        <w:t xml:space="preserve"> and </w:t>
      </w:r>
      <m:oMath>
        <m:acc>
          <m:accPr>
            <m:ctrlPr>
              <w:rPr>
                <w:rFonts w:ascii="Cambria Math" w:hAnsi="Cambria Math"/>
                <w:color w:val="000000"/>
              </w:rPr>
            </m:ctrlPr>
          </m:accPr>
          <m:e>
            <m:r>
              <m:rPr>
                <m:sty m:val="p"/>
              </m:rPr>
              <w:rPr>
                <w:rFonts w:ascii="Cambria Math" w:hAnsi="Cambria Math"/>
                <w:color w:val="000000"/>
              </w:rPr>
              <m:t>ρ</m:t>
            </m:r>
          </m:e>
        </m:acc>
      </m:oMath>
      <w:r w:rsidRPr="002B237D">
        <w:rPr>
          <w:rFonts w:ascii="Helvetica" w:hAnsi="Helvetica"/>
          <w:color w:val="000000"/>
        </w:rPr>
        <w:t xml:space="preserve">, we found that the sum was significantly larger than </w:t>
      </w:r>
      <m:oMath>
        <m:acc>
          <m:accPr>
            <m:ctrlPr>
              <w:rPr>
                <w:rFonts w:ascii="Cambria Math" w:hAnsi="Cambria Math"/>
                <w:color w:val="000000"/>
              </w:rPr>
            </m:ctrlPr>
          </m:accPr>
          <m:e>
            <m:r>
              <m:rPr>
                <m:sty m:val="p"/>
              </m:rPr>
              <w:rPr>
                <w:rFonts w:ascii="Cambria Math" w:hAnsi="Cambria Math"/>
                <w:color w:val="000000"/>
              </w:rPr>
              <m:t>ω</m:t>
            </m:r>
          </m:e>
        </m:acc>
      </m:oMath>
      <w:r w:rsidRPr="002B237D">
        <w:rPr>
          <w:rFonts w:ascii="Helvetica" w:hAnsi="Helvetica"/>
          <w:color w:val="000000"/>
        </w:rPr>
        <w:t xml:space="preserve">. However, these two effects seemed to be correlated, carrying potentially shared signals. Hence, we first residualized </w:t>
      </w:r>
      <m:oMath>
        <m:acc>
          <m:accPr>
            <m:ctrlPr>
              <w:rPr>
                <w:rFonts w:ascii="Cambria Math" w:hAnsi="Cambria Math"/>
                <w:color w:val="000000"/>
              </w:rPr>
            </m:ctrlPr>
          </m:accPr>
          <m:e>
            <m:r>
              <m:rPr>
                <m:sty m:val="p"/>
              </m:rPr>
              <w:rPr>
                <w:rFonts w:ascii="Cambria Math" w:hAnsi="Cambria Math"/>
                <w:color w:val="000000"/>
              </w:rPr>
              <m:t>ρ</m:t>
            </m:r>
          </m:e>
        </m:acc>
      </m:oMath>
      <w:r w:rsidR="00FF23F9" w:rsidRPr="002B237D">
        <w:rPr>
          <w:rFonts w:ascii="Helvetica" w:hAnsi="Helvetica"/>
          <w:color w:val="000000"/>
        </w:rPr>
        <w:t xml:space="preserve"> </w:t>
      </w:r>
      <w:r w:rsidRPr="002B237D">
        <w:rPr>
          <w:rFonts w:ascii="Helvetica" w:hAnsi="Helvetica"/>
          <w:color w:val="000000"/>
        </w:rPr>
        <w:t>for the effects of</w:t>
      </w:r>
      <w:r w:rsidR="00CA0173" w:rsidRPr="002B237D">
        <w:rPr>
          <w:rFonts w:ascii="Helvetica" w:hAnsi="Helvetica"/>
          <w:color w:val="000000"/>
        </w:rPr>
        <w:t xml:space="preserve"> </w:t>
      </w:r>
      <m:oMath>
        <m:acc>
          <m:accPr>
            <m:ctrlPr>
              <w:rPr>
                <w:rFonts w:ascii="Cambria Math" w:hAnsi="Cambria Math"/>
                <w:color w:val="000000"/>
              </w:rPr>
            </m:ctrlPr>
          </m:accPr>
          <m:e>
            <m:r>
              <m:rPr>
                <m:sty m:val="p"/>
              </m:rPr>
              <w:rPr>
                <w:rFonts w:ascii="Cambria Math" w:hAnsi="Cambria Math"/>
                <w:color w:val="000000"/>
              </w:rPr>
              <m:t>γ</m:t>
            </m:r>
          </m:e>
        </m:acc>
      </m:oMath>
      <w:r w:rsidR="00CA0AE3" w:rsidRPr="002B237D">
        <w:rPr>
          <w:rFonts w:ascii="Helvetica" w:hAnsi="Helvetica"/>
          <w:color w:val="000000"/>
        </w:rPr>
        <w:t xml:space="preserve"> (</w:t>
      </w:r>
      <m:oMath>
        <m:acc>
          <m:accPr>
            <m:ctrlPr>
              <w:rPr>
                <w:rFonts w:ascii="Cambria Math" w:hAnsi="Cambria Math"/>
                <w:color w:val="000000"/>
              </w:rPr>
            </m:ctrlPr>
          </m:accPr>
          <m:e>
            <m:sSub>
              <m:sSubPr>
                <m:ctrlPr>
                  <w:rPr>
                    <w:rFonts w:ascii="Cambria Math" w:hAnsi="Cambria Math"/>
                    <w:i/>
                    <w:color w:val="000000"/>
                  </w:rPr>
                </m:ctrlPr>
              </m:sSubPr>
              <m:e>
                <m:r>
                  <m:rPr>
                    <m:sty m:val="p"/>
                  </m:rPr>
                  <w:rPr>
                    <w:rFonts w:ascii="Cambria Math" w:hAnsi="Cambria Math"/>
                    <w:color w:val="000000"/>
                  </w:rPr>
                  <m:t>ρ</m:t>
                </m:r>
              </m:e>
              <m:sub>
                <m:r>
                  <w:rPr>
                    <w:rFonts w:ascii="Cambria Math" w:hAnsi="Cambria Math"/>
                    <w:color w:val="000000"/>
                  </w:rPr>
                  <m:t>resid</m:t>
                </m:r>
              </m:sub>
            </m:sSub>
          </m:e>
        </m:acc>
      </m:oMath>
      <w:r w:rsidR="00CA0AE3" w:rsidRPr="002B237D">
        <w:rPr>
          <w:rFonts w:ascii="Helvetica" w:hAnsi="Helvetica"/>
          <w:color w:val="000000"/>
        </w:rPr>
        <w:t>)</w:t>
      </w:r>
      <w:r w:rsidRPr="002B237D">
        <w:rPr>
          <w:rFonts w:ascii="Helvetica" w:hAnsi="Helvetica"/>
          <w:color w:val="000000"/>
        </w:rPr>
        <w:t xml:space="preserve">, to ensure complete independence between the two estimates, and then added </w:t>
      </w:r>
      <m:oMath>
        <m:acc>
          <m:accPr>
            <m:ctrlPr>
              <w:rPr>
                <w:rFonts w:ascii="Cambria Math" w:hAnsi="Cambria Math"/>
                <w:color w:val="000000"/>
              </w:rPr>
            </m:ctrlPr>
          </m:accPr>
          <m:e>
            <m:sSub>
              <m:sSubPr>
                <m:ctrlPr>
                  <w:rPr>
                    <w:rFonts w:ascii="Cambria Math" w:hAnsi="Cambria Math"/>
                    <w:i/>
                    <w:color w:val="000000"/>
                  </w:rPr>
                </m:ctrlPr>
              </m:sSubPr>
              <m:e>
                <m:r>
                  <m:rPr>
                    <m:sty m:val="p"/>
                  </m:rPr>
                  <w:rPr>
                    <w:rFonts w:ascii="Cambria Math" w:hAnsi="Cambria Math"/>
                    <w:color w:val="000000"/>
                  </w:rPr>
                  <m:t>ρ</m:t>
                </m:r>
              </m:e>
              <m:sub>
                <m:r>
                  <w:rPr>
                    <w:rFonts w:ascii="Cambria Math" w:hAnsi="Cambria Math"/>
                    <w:color w:val="000000"/>
                  </w:rPr>
                  <m:t>resid</m:t>
                </m:r>
              </m:sub>
            </m:sSub>
          </m:e>
        </m:acc>
      </m:oMath>
      <w:r w:rsidR="00CA0AE3" w:rsidRPr="002B237D">
        <w:rPr>
          <w:rFonts w:ascii="Helvetica" w:hAnsi="Helvetica"/>
          <w:color w:val="000000"/>
        </w:rPr>
        <w:t xml:space="preserve"> </w:t>
      </w:r>
      <w:r w:rsidRPr="002B237D">
        <w:rPr>
          <w:rFonts w:ascii="Helvetica" w:hAnsi="Helvetica"/>
          <w:color w:val="000000"/>
        </w:rPr>
        <w:t xml:space="preserve">to </w:t>
      </w:r>
      <m:oMath>
        <m:acc>
          <m:accPr>
            <m:ctrlPr>
              <w:rPr>
                <w:rFonts w:ascii="Cambria Math" w:hAnsi="Cambria Math"/>
                <w:color w:val="000000"/>
              </w:rPr>
            </m:ctrlPr>
          </m:accPr>
          <m:e>
            <m:r>
              <m:rPr>
                <m:sty m:val="p"/>
              </m:rPr>
              <w:rPr>
                <w:rFonts w:ascii="Cambria Math" w:hAnsi="Cambria Math"/>
                <w:color w:val="000000"/>
              </w:rPr>
              <m:t>γ</m:t>
            </m:r>
          </m:e>
        </m:acc>
      </m:oMath>
      <w:r w:rsidR="000A61D4" w:rsidRPr="002B237D">
        <w:rPr>
          <w:rFonts w:ascii="Helvetica" w:hAnsi="Helvetica"/>
          <w:color w:val="000000"/>
        </w:rPr>
        <w:t xml:space="preserve"> (</w:t>
      </w:r>
      <m:oMath>
        <m:acc>
          <m:accPr>
            <m:ctrlPr>
              <w:rPr>
                <w:rFonts w:ascii="Cambria Math" w:hAnsi="Cambria Math"/>
                <w:color w:val="000000"/>
              </w:rPr>
            </m:ctrlPr>
          </m:accPr>
          <m:e>
            <m:sSub>
              <m:sSubPr>
                <m:ctrlPr>
                  <w:rPr>
                    <w:rFonts w:ascii="Cambria Math" w:hAnsi="Cambria Math"/>
                    <w:i/>
                    <w:color w:val="000000"/>
                  </w:rPr>
                </m:ctrlPr>
              </m:sSubPr>
              <m:e>
                <m:r>
                  <m:rPr>
                    <m:sty m:val="p"/>
                  </m:rPr>
                  <w:rPr>
                    <w:rFonts w:ascii="Cambria Math" w:hAnsi="Cambria Math"/>
                    <w:color w:val="000000"/>
                  </w:rPr>
                  <m:t>ρ</m:t>
                </m:r>
              </m:e>
              <m:sub>
                <m:r>
                  <w:rPr>
                    <w:rFonts w:ascii="Cambria Math" w:hAnsi="Cambria Math"/>
                    <w:color w:val="000000"/>
                  </w:rPr>
                  <m:t>resid</m:t>
                </m:r>
              </m:sub>
            </m:sSub>
          </m:e>
        </m:acc>
        <m:r>
          <w:rPr>
            <w:rFonts w:ascii="Cambria Math" w:hAnsi="Cambria Math"/>
            <w:color w:val="000000"/>
          </w:rPr>
          <m:t>+</m:t>
        </m:r>
        <m:acc>
          <m:accPr>
            <m:ctrlPr>
              <w:rPr>
                <w:rFonts w:ascii="Cambria Math" w:hAnsi="Cambria Math"/>
                <w:color w:val="000000"/>
              </w:rPr>
            </m:ctrlPr>
          </m:accPr>
          <m:e>
            <m:r>
              <m:rPr>
                <m:sty m:val="p"/>
              </m:rPr>
              <w:rPr>
                <w:rFonts w:ascii="Cambria Math" w:hAnsi="Cambria Math"/>
                <w:color w:val="000000"/>
              </w:rPr>
              <m:t>γ</m:t>
            </m:r>
          </m:e>
        </m:acc>
      </m:oMath>
      <w:r w:rsidR="000A61D4" w:rsidRPr="002B237D">
        <w:rPr>
          <w:rFonts w:ascii="Helvetica" w:hAnsi="Helvetica"/>
          <w:color w:val="000000"/>
        </w:rPr>
        <w:t>)</w:t>
      </w:r>
      <w:r w:rsidR="00CA0AE3" w:rsidRPr="002B237D">
        <w:rPr>
          <w:rFonts w:ascii="Helvetica" w:hAnsi="Helvetica"/>
          <w:color w:val="000000"/>
        </w:rPr>
        <w:t xml:space="preserve">. </w:t>
      </w:r>
      <w:r w:rsidRPr="002B237D">
        <w:rPr>
          <w:rFonts w:ascii="Helvetica" w:hAnsi="Helvetica"/>
          <w:color w:val="000000"/>
        </w:rPr>
        <w:t xml:space="preserve">We found no significant difference between </w:t>
      </w:r>
      <m:oMath>
        <m:acc>
          <m:accPr>
            <m:ctrlPr>
              <w:rPr>
                <w:rFonts w:ascii="Cambria Math" w:hAnsi="Cambria Math"/>
                <w:color w:val="000000"/>
              </w:rPr>
            </m:ctrlPr>
          </m:accPr>
          <m:e>
            <m:r>
              <m:rPr>
                <m:sty m:val="p"/>
              </m:rPr>
              <w:rPr>
                <w:rFonts w:ascii="Cambria Math" w:hAnsi="Cambria Math"/>
                <w:color w:val="000000"/>
              </w:rPr>
              <m:t>ω</m:t>
            </m:r>
          </m:e>
        </m:acc>
      </m:oMath>
      <w:r w:rsidR="00CA0AE3" w:rsidRPr="002B237D">
        <w:rPr>
          <w:rFonts w:ascii="Helvetica" w:hAnsi="Helvetica"/>
          <w:color w:val="000000"/>
        </w:rPr>
        <w:t xml:space="preserve"> </w:t>
      </w:r>
      <w:r w:rsidRPr="002B237D">
        <w:rPr>
          <w:rFonts w:ascii="Helvetica" w:hAnsi="Helvetica"/>
          <w:color w:val="000000"/>
        </w:rPr>
        <w:t>and</w:t>
      </w:r>
      <w:r w:rsidR="00416E56" w:rsidRPr="002B237D">
        <w:rPr>
          <w:rFonts w:ascii="Helvetica" w:hAnsi="Helvetica"/>
          <w:color w:val="000000"/>
        </w:rPr>
        <w:t xml:space="preserve"> the sum of</w:t>
      </w:r>
      <w:r w:rsidRPr="002B237D">
        <w:rPr>
          <w:rFonts w:ascii="Helvetica" w:hAnsi="Helvetica"/>
          <w:color w:val="000000"/>
        </w:rPr>
        <w:t xml:space="preserve"> </w:t>
      </w:r>
      <m:oMath>
        <m:acc>
          <m:accPr>
            <m:ctrlPr>
              <w:rPr>
                <w:rFonts w:ascii="Cambria Math" w:hAnsi="Cambria Math"/>
                <w:color w:val="000000"/>
              </w:rPr>
            </m:ctrlPr>
          </m:accPr>
          <m:e>
            <m:sSub>
              <m:sSubPr>
                <m:ctrlPr>
                  <w:rPr>
                    <w:rFonts w:ascii="Cambria Math" w:hAnsi="Cambria Math"/>
                    <w:i/>
                    <w:color w:val="000000"/>
                  </w:rPr>
                </m:ctrlPr>
              </m:sSubPr>
              <m:e>
                <m:r>
                  <m:rPr>
                    <m:sty m:val="p"/>
                  </m:rPr>
                  <w:rPr>
                    <w:rFonts w:ascii="Cambria Math" w:hAnsi="Cambria Math"/>
                    <w:color w:val="000000"/>
                  </w:rPr>
                  <m:t>ρ</m:t>
                </m:r>
              </m:e>
              <m:sub>
                <m:r>
                  <w:rPr>
                    <w:rFonts w:ascii="Cambria Math" w:hAnsi="Cambria Math"/>
                    <w:color w:val="000000"/>
                  </w:rPr>
                  <m:t>resid</m:t>
                </m:r>
              </m:sub>
            </m:sSub>
          </m:e>
        </m:acc>
        <m:r>
          <w:rPr>
            <w:rFonts w:ascii="Cambria Math" w:hAnsi="Cambria Math"/>
            <w:color w:val="000000"/>
          </w:rPr>
          <m:t>+</m:t>
        </m:r>
        <m:acc>
          <m:accPr>
            <m:ctrlPr>
              <w:rPr>
                <w:rFonts w:ascii="Cambria Math" w:hAnsi="Cambria Math"/>
                <w:color w:val="000000"/>
              </w:rPr>
            </m:ctrlPr>
          </m:accPr>
          <m:e>
            <m:r>
              <m:rPr>
                <m:sty m:val="p"/>
              </m:rPr>
              <w:rPr>
                <w:rFonts w:ascii="Cambria Math" w:hAnsi="Cambria Math"/>
                <w:color w:val="000000"/>
              </w:rPr>
              <m:t>γ</m:t>
            </m:r>
          </m:e>
        </m:acc>
      </m:oMath>
      <w:r w:rsidR="000A61D4" w:rsidRPr="002B237D">
        <w:rPr>
          <w:rFonts w:ascii="Helvetica" w:hAnsi="Helvetica"/>
          <w:color w:val="000000"/>
        </w:rPr>
        <w:t xml:space="preserve"> </w:t>
      </w:r>
      <w:r w:rsidRPr="002B237D">
        <w:rPr>
          <w:rFonts w:ascii="Helvetica" w:hAnsi="Helvetica"/>
          <w:color w:val="000000"/>
        </w:rPr>
        <w:t>in this analysi</w:t>
      </w:r>
      <w:r w:rsidR="008D509B" w:rsidRPr="002B237D">
        <w:rPr>
          <w:rFonts w:ascii="Helvetica" w:hAnsi="Helvetica"/>
          <w:color w:val="000000"/>
        </w:rPr>
        <w:t xml:space="preserve">s and points in general were near the identity line. </w:t>
      </w:r>
    </w:p>
    <w:p w14:paraId="621A3522" w14:textId="227554FD" w:rsidR="00E97FD8" w:rsidRPr="002B237D" w:rsidRDefault="00E97FD8" w:rsidP="002B237D">
      <w:pPr>
        <w:spacing w:before="40" w:after="120"/>
        <w:jc w:val="both"/>
        <w:outlineLvl w:val="1"/>
        <w:rPr>
          <w:rFonts w:ascii="Helvetica" w:hAnsi="Helvetica"/>
          <w:color w:val="000000"/>
        </w:rPr>
      </w:pPr>
    </w:p>
    <w:p w14:paraId="0A4A219D" w14:textId="5918CE49" w:rsidR="00E97FD8" w:rsidRPr="002B237D" w:rsidRDefault="00E97FD8" w:rsidP="002B237D">
      <w:pPr>
        <w:spacing w:before="40" w:after="120"/>
        <w:jc w:val="both"/>
        <w:outlineLvl w:val="1"/>
        <w:rPr>
          <w:rFonts w:ascii="Helvetica" w:hAnsi="Helvetica"/>
          <w:color w:val="000000"/>
        </w:rPr>
      </w:pPr>
      <w:r w:rsidRPr="002B237D">
        <w:rPr>
          <w:rFonts w:ascii="Helvetica" w:hAnsi="Helvetica"/>
          <w:noProof/>
        </w:rPr>
        <w:lastRenderedPageBreak/>
        <w:drawing>
          <wp:inline distT="0" distB="0" distL="0" distR="0" wp14:anchorId="27AEBD22" wp14:editId="13302B60">
            <wp:extent cx="5943600" cy="424561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commentRangeStart w:id="423"/>
      <w:commentRangeStart w:id="424"/>
      <w:r w:rsidRPr="002B237D">
        <w:rPr>
          <w:rFonts w:ascii="Helvetica" w:hAnsi="Helvetica"/>
          <w:noProof/>
          <w:color w:val="000000"/>
        </w:rPr>
        <w:drawing>
          <wp:inline distT="0" distB="0" distL="0" distR="0" wp14:anchorId="2BAA47BE" wp14:editId="0E709537">
            <wp:extent cx="5943600" cy="2469515"/>
            <wp:effectExtent l="0" t="0" r="0" b="0"/>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pic:nvPicPr>
                  <pic:blipFill>
                    <a:blip r:embed="rId26"/>
                    <a:stretch>
                      <a:fillRect/>
                    </a:stretch>
                  </pic:blipFill>
                  <pic:spPr>
                    <a:xfrm>
                      <a:off x="0" y="0"/>
                      <a:ext cx="5943600" cy="2469515"/>
                    </a:xfrm>
                    <a:prstGeom prst="rect">
                      <a:avLst/>
                    </a:prstGeom>
                  </pic:spPr>
                </pic:pic>
              </a:graphicData>
            </a:graphic>
          </wp:inline>
        </w:drawing>
      </w:r>
      <w:commentRangeEnd w:id="423"/>
      <w:r w:rsidRPr="002B237D">
        <w:rPr>
          <w:rStyle w:val="CommentReference"/>
          <w:rFonts w:ascii="Helvetica" w:eastAsiaTheme="minorHAnsi" w:hAnsi="Helvetica" w:cstheme="minorBidi"/>
        </w:rPr>
        <w:commentReference w:id="423"/>
      </w:r>
      <w:commentRangeEnd w:id="424"/>
      <w:r w:rsidR="0023456E">
        <w:rPr>
          <w:rStyle w:val="CommentReference"/>
          <w:rFonts w:asciiTheme="minorHAnsi" w:eastAsiaTheme="minorHAnsi" w:hAnsiTheme="minorHAnsi" w:cstheme="minorBidi"/>
        </w:rPr>
        <w:commentReference w:id="424"/>
      </w:r>
    </w:p>
    <w:p w14:paraId="6837816A" w14:textId="346CBB37" w:rsidR="00A45A44" w:rsidRPr="002B237D" w:rsidRDefault="00A45A44" w:rsidP="002B237D">
      <w:pPr>
        <w:spacing w:before="40" w:after="120"/>
        <w:jc w:val="both"/>
        <w:outlineLvl w:val="1"/>
        <w:rPr>
          <w:rFonts w:ascii="Helvetica" w:hAnsi="Helvetica"/>
          <w:color w:val="000000"/>
        </w:rPr>
      </w:pPr>
    </w:p>
    <w:p w14:paraId="21F13C0E" w14:textId="485D1171" w:rsidR="005D1718" w:rsidRPr="002B237D" w:rsidRDefault="005D1718" w:rsidP="002B237D">
      <w:pPr>
        <w:jc w:val="both"/>
        <w:rPr>
          <w:rFonts w:ascii="Helvetica" w:hAnsi="Helvetica"/>
        </w:rPr>
      </w:pPr>
    </w:p>
    <w:p w14:paraId="7CDE646A" w14:textId="570EC3DB" w:rsidR="005D1718" w:rsidRPr="002B237D" w:rsidRDefault="005D1718" w:rsidP="002B237D">
      <w:pPr>
        <w:spacing w:before="40" w:after="120"/>
        <w:jc w:val="both"/>
        <w:outlineLvl w:val="1"/>
        <w:rPr>
          <w:rFonts w:ascii="Helvetica" w:hAnsi="Helvetica"/>
          <w:color w:val="000000"/>
        </w:rPr>
      </w:pPr>
    </w:p>
    <w:p w14:paraId="73F9D421" w14:textId="77B38692" w:rsidR="002C4828" w:rsidRPr="002B237D" w:rsidRDefault="004E1A6F" w:rsidP="002B237D">
      <w:pPr>
        <w:spacing w:after="240"/>
        <w:jc w:val="both"/>
        <w:rPr>
          <w:rFonts w:ascii="Helvetica" w:hAnsi="Helvetica"/>
        </w:rPr>
      </w:pPr>
      <w:r w:rsidRPr="002B237D">
        <w:rPr>
          <w:rFonts w:ascii="Helvetica" w:hAnsi="Helvetica"/>
        </w:rPr>
        <w:br/>
      </w:r>
      <w:r w:rsidR="002C4828" w:rsidRPr="002B237D">
        <w:rPr>
          <w:rFonts w:ascii="Helvetica" w:hAnsi="Helvetica" w:cs="Arial"/>
          <w:color w:val="2F5496"/>
          <w:kern w:val="36"/>
          <w:sz w:val="32"/>
          <w:szCs w:val="32"/>
        </w:rPr>
        <w:br w:type="page"/>
      </w:r>
    </w:p>
    <w:p w14:paraId="6C3DB3AE" w14:textId="12341AEE" w:rsidR="004E1A6F" w:rsidRPr="002B237D" w:rsidRDefault="004E1A6F" w:rsidP="002B237D">
      <w:pPr>
        <w:spacing w:before="240" w:after="120"/>
        <w:jc w:val="both"/>
        <w:outlineLvl w:val="0"/>
        <w:rPr>
          <w:rFonts w:ascii="Helvetica" w:hAnsi="Helvetica"/>
          <w:b/>
          <w:bCs/>
          <w:kern w:val="36"/>
          <w:sz w:val="48"/>
          <w:szCs w:val="48"/>
        </w:rPr>
      </w:pPr>
      <w:r w:rsidRPr="002B237D">
        <w:rPr>
          <w:rFonts w:ascii="Helvetica" w:hAnsi="Helvetica" w:cs="Arial"/>
          <w:color w:val="2F5496"/>
          <w:kern w:val="36"/>
          <w:sz w:val="32"/>
          <w:szCs w:val="32"/>
        </w:rPr>
        <w:lastRenderedPageBreak/>
        <w:t>Discussion </w:t>
      </w:r>
    </w:p>
    <w:p w14:paraId="5DC64A68" w14:textId="5417070D" w:rsidR="00E70276" w:rsidRPr="002B237D" w:rsidRDefault="00C92475" w:rsidP="002B237D">
      <w:pPr>
        <w:jc w:val="both"/>
        <w:textAlignment w:val="baseline"/>
        <w:outlineLvl w:val="0"/>
        <w:rPr>
          <w:rFonts w:ascii="Helvetica" w:hAnsi="Helvetica"/>
          <w:color w:val="000000"/>
          <w:kern w:val="36"/>
        </w:rPr>
      </w:pPr>
      <w:r w:rsidRPr="002B237D">
        <w:rPr>
          <w:rFonts w:ascii="Helvetica" w:hAnsi="Helvetica"/>
          <w:color w:val="000000"/>
          <w:kern w:val="36"/>
        </w:rPr>
        <w:t xml:space="preserve">Phenotypic similarity among couples is a well-establish phenomena in the field of epidemiology, most notably among behavioural, </w:t>
      </w:r>
      <w:ins w:id="425" w:author="Zoltan Kutalik" w:date="2022-03-02T23:10:00Z">
        <w:r w:rsidR="000F12E0">
          <w:rPr>
            <w:rFonts w:ascii="Helvetica" w:hAnsi="Helvetica"/>
            <w:color w:val="000000"/>
            <w:kern w:val="36"/>
          </w:rPr>
          <w:t xml:space="preserve">cognitive, </w:t>
        </w:r>
      </w:ins>
      <w:r w:rsidRPr="002B237D">
        <w:rPr>
          <w:rFonts w:ascii="Helvetica" w:hAnsi="Helvetica"/>
          <w:color w:val="000000"/>
          <w:kern w:val="36"/>
        </w:rPr>
        <w:t xml:space="preserve">anthropometric, and cultural/religious traits. Such similarity </w:t>
      </w:r>
      <w:r w:rsidR="003918D5" w:rsidRPr="002B237D">
        <w:rPr>
          <w:rFonts w:ascii="Helvetica" w:hAnsi="Helvetica"/>
          <w:color w:val="000000"/>
          <w:kern w:val="36"/>
        </w:rPr>
        <w:t>i</w:t>
      </w:r>
      <w:r w:rsidRPr="002B237D">
        <w:rPr>
          <w:rFonts w:ascii="Helvetica" w:hAnsi="Helvetica"/>
          <w:color w:val="000000"/>
          <w:kern w:val="36"/>
        </w:rPr>
        <w:t xml:space="preserve">s </w:t>
      </w:r>
      <w:r w:rsidR="003918D5" w:rsidRPr="002B237D">
        <w:rPr>
          <w:rFonts w:ascii="Helvetica" w:hAnsi="Helvetica"/>
          <w:color w:val="000000"/>
          <w:kern w:val="36"/>
        </w:rPr>
        <w:t xml:space="preserve">predominantly </w:t>
      </w:r>
      <w:r w:rsidRPr="002B237D">
        <w:rPr>
          <w:rFonts w:ascii="Helvetica" w:hAnsi="Helvetica"/>
          <w:color w:val="000000"/>
          <w:kern w:val="36"/>
        </w:rPr>
        <w:t xml:space="preserve">driven by two main factors. First, people tend to </w:t>
      </w:r>
      <w:r w:rsidR="003918D5" w:rsidRPr="002B237D">
        <w:rPr>
          <w:rFonts w:ascii="Helvetica" w:hAnsi="Helvetica"/>
          <w:color w:val="000000"/>
          <w:kern w:val="36"/>
        </w:rPr>
        <w:t>choose “mates”</w:t>
      </w:r>
      <w:r w:rsidRPr="002B237D">
        <w:rPr>
          <w:rFonts w:ascii="Helvetica" w:hAnsi="Helvetica"/>
          <w:color w:val="000000"/>
          <w:kern w:val="36"/>
        </w:rPr>
        <w:t xml:space="preserve"> with those that are similar </w:t>
      </w:r>
      <w:ins w:id="426" w:author="Zoltan Kutalik" w:date="2022-03-02T23:10:00Z">
        <w:r w:rsidR="000F12E0">
          <w:rPr>
            <w:rFonts w:ascii="Helvetica" w:hAnsi="Helvetica"/>
            <w:color w:val="000000"/>
            <w:kern w:val="36"/>
          </w:rPr>
          <w:t>to</w:t>
        </w:r>
      </w:ins>
      <w:del w:id="427" w:author="Zoltan Kutalik" w:date="2022-03-02T23:10:00Z">
        <w:r w:rsidRPr="002B237D" w:rsidDel="000F12E0">
          <w:rPr>
            <w:rFonts w:ascii="Helvetica" w:hAnsi="Helvetica"/>
            <w:color w:val="000000"/>
            <w:kern w:val="36"/>
          </w:rPr>
          <w:delText>with</w:delText>
        </w:r>
      </w:del>
      <w:r w:rsidRPr="002B237D">
        <w:rPr>
          <w:rFonts w:ascii="Helvetica" w:hAnsi="Helvetica"/>
          <w:color w:val="000000"/>
          <w:kern w:val="36"/>
        </w:rPr>
        <w:t xml:space="preserve"> them</w:t>
      </w:r>
      <w:r w:rsidR="003918D5" w:rsidRPr="002B237D">
        <w:rPr>
          <w:rFonts w:ascii="Helvetica" w:hAnsi="Helvetica"/>
          <w:color w:val="000000"/>
          <w:kern w:val="36"/>
        </w:rPr>
        <w:t xml:space="preserve">selves. </w:t>
      </w:r>
      <w:r w:rsidRPr="002B237D">
        <w:rPr>
          <w:rFonts w:ascii="Helvetica" w:hAnsi="Helvetica"/>
          <w:color w:val="000000"/>
          <w:kern w:val="36"/>
        </w:rPr>
        <w:t>known as assortative mating</w:t>
      </w:r>
      <w:r w:rsidR="003918D5" w:rsidRPr="002B237D">
        <w:rPr>
          <w:rFonts w:ascii="Helvetica" w:hAnsi="Helvetica"/>
          <w:color w:val="000000"/>
          <w:kern w:val="36"/>
        </w:rPr>
        <w:t xml:space="preserve"> (AM)</w:t>
      </w:r>
      <w:r w:rsidRPr="002B237D">
        <w:rPr>
          <w:rFonts w:ascii="Helvetica" w:hAnsi="Helvetica"/>
          <w:color w:val="000000"/>
          <w:kern w:val="36"/>
        </w:rPr>
        <w:t xml:space="preserve">. Secondly, and less well-studied, couples may influence each other overtime which induces further phenotypic similarity. </w:t>
      </w:r>
      <w:r w:rsidR="003918D5" w:rsidRPr="002B237D">
        <w:rPr>
          <w:rFonts w:ascii="Helvetica" w:hAnsi="Helvetica"/>
          <w:color w:val="000000"/>
          <w:kern w:val="36"/>
        </w:rPr>
        <w:t>However, phenotypic correlations may be subject to confounding and therefore not representative of true causal relationships</w:t>
      </w:r>
      <w:ins w:id="428" w:author="Zoltan Kutalik" w:date="2022-03-02T23:11:00Z">
        <w:r w:rsidR="000F12E0">
          <w:rPr>
            <w:rFonts w:ascii="Helvetica" w:hAnsi="Helvetica"/>
            <w:color w:val="000000"/>
            <w:kern w:val="36"/>
          </w:rPr>
          <w:t xml:space="preserve">, i.e. </w:t>
        </w:r>
      </w:ins>
      <w:ins w:id="429" w:author="Zoltan Kutalik" w:date="2022-03-02T23:12:00Z">
        <w:r w:rsidR="000F12E0">
          <w:rPr>
            <w:rFonts w:ascii="Helvetica" w:hAnsi="Helvetica"/>
            <w:color w:val="000000"/>
            <w:kern w:val="36"/>
          </w:rPr>
          <w:t>direct mate-choice based on a selected trait</w:t>
        </w:r>
      </w:ins>
      <w:r w:rsidR="003918D5" w:rsidRPr="002B237D">
        <w:rPr>
          <w:rFonts w:ascii="Helvetica" w:hAnsi="Helvetica"/>
          <w:color w:val="000000"/>
          <w:kern w:val="36"/>
        </w:rPr>
        <w:t xml:space="preserve">. </w:t>
      </w:r>
    </w:p>
    <w:p w14:paraId="6C166676" w14:textId="77777777" w:rsidR="00E70276" w:rsidRPr="002B237D" w:rsidRDefault="00E70276" w:rsidP="002B237D">
      <w:pPr>
        <w:jc w:val="both"/>
        <w:textAlignment w:val="baseline"/>
        <w:outlineLvl w:val="0"/>
        <w:rPr>
          <w:rFonts w:ascii="Helvetica" w:hAnsi="Helvetica"/>
          <w:color w:val="000000"/>
          <w:kern w:val="36"/>
        </w:rPr>
      </w:pPr>
    </w:p>
    <w:p w14:paraId="4D8A1F95" w14:textId="56D20308" w:rsidR="00E70276" w:rsidRPr="002B237D" w:rsidRDefault="003918D5" w:rsidP="002B237D">
      <w:pPr>
        <w:jc w:val="both"/>
        <w:textAlignment w:val="baseline"/>
        <w:outlineLvl w:val="0"/>
        <w:rPr>
          <w:rFonts w:ascii="Helvetica" w:hAnsi="Helvetica"/>
          <w:color w:val="000000"/>
          <w:kern w:val="36"/>
        </w:rPr>
      </w:pPr>
      <w:r w:rsidRPr="002B237D">
        <w:rPr>
          <w:rFonts w:ascii="Helvetica" w:hAnsi="Helvetica"/>
          <w:color w:val="000000"/>
          <w:kern w:val="36"/>
        </w:rPr>
        <w:t>I</w:t>
      </w:r>
      <w:r w:rsidR="004E1A6F" w:rsidRPr="002B237D">
        <w:rPr>
          <w:rFonts w:ascii="Helvetica" w:hAnsi="Helvetica"/>
          <w:color w:val="000000"/>
          <w:kern w:val="36"/>
        </w:rPr>
        <w:t>n this report, we sought to investigate causal relationships among couples within the UKBB using MR. We analyzed 11</w:t>
      </w:r>
      <w:r w:rsidR="00982F86" w:rsidRPr="002B237D">
        <w:rPr>
          <w:rFonts w:ascii="Helvetica" w:hAnsi="Helvetica"/>
          <w:color w:val="000000"/>
          <w:kern w:val="36"/>
        </w:rPr>
        <w:t>8</w:t>
      </w:r>
      <w:r w:rsidR="004E1A6F" w:rsidRPr="002B237D">
        <w:rPr>
          <w:rFonts w:ascii="Helvetica" w:hAnsi="Helvetica"/>
          <w:color w:val="000000"/>
          <w:kern w:val="36"/>
        </w:rPr>
        <w:t xml:space="preserve"> traits, representing a wide range of anthropometric</w:t>
      </w:r>
      <w:ins w:id="430" w:author="Zoltan Kutalik" w:date="2022-03-02T23:12:00Z">
        <w:r w:rsidR="000F12E0">
          <w:rPr>
            <w:rFonts w:ascii="Helvetica" w:hAnsi="Helvetica"/>
            <w:color w:val="000000"/>
            <w:kern w:val="36"/>
          </w:rPr>
          <w:t>-</w:t>
        </w:r>
      </w:ins>
      <w:r w:rsidR="004E1A6F" w:rsidRPr="002B237D">
        <w:rPr>
          <w:rFonts w:ascii="Helvetica" w:hAnsi="Helvetica"/>
          <w:color w:val="000000"/>
          <w:kern w:val="36"/>
        </w:rPr>
        <w:t xml:space="preserve">, </w:t>
      </w:r>
      <w:r w:rsidR="00B21A29" w:rsidRPr="002B237D">
        <w:rPr>
          <w:rFonts w:ascii="Helvetica" w:hAnsi="Helvetica"/>
          <w:color w:val="000000"/>
          <w:kern w:val="36"/>
        </w:rPr>
        <w:t>behavioural</w:t>
      </w:r>
      <w:ins w:id="431" w:author="Zoltan Kutalik" w:date="2022-03-02T23:12:00Z">
        <w:r w:rsidR="000F12E0">
          <w:rPr>
            <w:rFonts w:ascii="Helvetica" w:hAnsi="Helvetica"/>
            <w:color w:val="000000"/>
            <w:kern w:val="36"/>
          </w:rPr>
          <w:t>-</w:t>
        </w:r>
      </w:ins>
      <w:r w:rsidR="00B21A29" w:rsidRPr="002B237D">
        <w:rPr>
          <w:rFonts w:ascii="Helvetica" w:hAnsi="Helvetica"/>
          <w:color w:val="000000"/>
          <w:kern w:val="36"/>
        </w:rPr>
        <w:t>,</w:t>
      </w:r>
      <w:r w:rsidR="004E1A6F" w:rsidRPr="002B237D">
        <w:rPr>
          <w:rFonts w:ascii="Helvetica" w:hAnsi="Helvetica"/>
          <w:color w:val="000000"/>
          <w:kern w:val="36"/>
        </w:rPr>
        <w:t xml:space="preserve"> and disease-related traits. We identified </w:t>
      </w:r>
      <w:r w:rsidR="002C4828" w:rsidRPr="002B237D">
        <w:rPr>
          <w:rFonts w:ascii="Helvetica" w:hAnsi="Helvetica"/>
          <w:color w:val="000000"/>
          <w:kern w:val="36"/>
        </w:rPr>
        <w:t>3</w:t>
      </w:r>
      <w:r w:rsidR="00B21A29" w:rsidRPr="002B237D">
        <w:rPr>
          <w:rFonts w:ascii="Helvetica" w:hAnsi="Helvetica"/>
          <w:color w:val="000000"/>
          <w:kern w:val="36"/>
        </w:rPr>
        <w:t>8</w:t>
      </w:r>
      <w:r w:rsidR="004E1A6F" w:rsidRPr="002B237D">
        <w:rPr>
          <w:rFonts w:ascii="Helvetica" w:hAnsi="Helvetica"/>
          <w:color w:val="000000"/>
          <w:kern w:val="36"/>
        </w:rPr>
        <w:t xml:space="preserve"> traits which showed significant differences between the MR causal estimates and raw phenotypic correlation. These results suggest that raw phenotypic correlations </w:t>
      </w:r>
      <w:r w:rsidR="00982F86" w:rsidRPr="002B237D">
        <w:rPr>
          <w:rFonts w:ascii="Helvetica" w:hAnsi="Helvetica"/>
          <w:color w:val="000000"/>
          <w:kern w:val="36"/>
        </w:rPr>
        <w:t xml:space="preserve">among couples </w:t>
      </w:r>
      <w:r w:rsidR="004E1A6F" w:rsidRPr="002B237D">
        <w:rPr>
          <w:rFonts w:ascii="Helvetica" w:hAnsi="Helvetica"/>
          <w:color w:val="000000"/>
          <w:kern w:val="36"/>
        </w:rPr>
        <w:t>are likely subject to confounding</w:t>
      </w:r>
      <w:r w:rsidR="00B21A29" w:rsidRPr="002B237D">
        <w:rPr>
          <w:rFonts w:ascii="Helvetica" w:hAnsi="Helvetica"/>
          <w:color w:val="000000"/>
          <w:kern w:val="36"/>
        </w:rPr>
        <w:t xml:space="preserve"> due to correlation with other traits. For instance, the phenotypic correlation of height among couples was 0.38, while the MR estimate within couples was 0.21 (95%CI: XX, p-</w:t>
      </w:r>
      <w:proofErr w:type="spellStart"/>
      <w:r w:rsidR="00B21A29" w:rsidRPr="002B237D">
        <w:rPr>
          <w:rFonts w:ascii="Helvetica" w:hAnsi="Helvetica"/>
          <w:color w:val="000000"/>
          <w:kern w:val="36"/>
        </w:rPr>
        <w:t>val</w:t>
      </w:r>
      <w:proofErr w:type="spellEnd"/>
      <w:r w:rsidR="00B21A29" w:rsidRPr="002B237D">
        <w:rPr>
          <w:rFonts w:ascii="Helvetica" w:hAnsi="Helvetica"/>
          <w:color w:val="000000"/>
          <w:kern w:val="36"/>
        </w:rPr>
        <w:t xml:space="preserve"> = </w:t>
      </w:r>
      <w:r w:rsidR="001B1B09" w:rsidRPr="002B237D">
        <w:rPr>
          <w:rFonts w:ascii="Helvetica" w:hAnsi="Helvetica"/>
          <w:color w:val="000000"/>
          <w:kern w:val="36"/>
        </w:rPr>
        <w:t>XX</w:t>
      </w:r>
      <w:r w:rsidR="00B21A29" w:rsidRPr="002B237D">
        <w:rPr>
          <w:rFonts w:ascii="Helvetica" w:hAnsi="Helvetica"/>
          <w:color w:val="000000"/>
          <w:kern w:val="36"/>
        </w:rPr>
        <w:t xml:space="preserve">), suggestive that </w:t>
      </w:r>
      <w:r w:rsidR="00E70276" w:rsidRPr="002B237D">
        <w:rPr>
          <w:rFonts w:ascii="Helvetica" w:hAnsi="Helvetica"/>
          <w:color w:val="000000"/>
          <w:kern w:val="36"/>
        </w:rPr>
        <w:t>various confounding factors</w:t>
      </w:r>
      <w:r w:rsidR="00B21A29" w:rsidRPr="002B237D">
        <w:rPr>
          <w:rFonts w:ascii="Helvetica" w:hAnsi="Helvetica"/>
          <w:color w:val="000000"/>
          <w:kern w:val="36"/>
        </w:rPr>
        <w:t xml:space="preserve"> may be playing a role the large phenotypic correlation as compared to causal effect. Indeed, we identified many potential confounders of this relationship </w:t>
      </w:r>
      <w:del w:id="432" w:author="Zoltan Kutalik" w:date="2022-03-02T23:15:00Z">
        <w:r w:rsidR="00B21A29" w:rsidRPr="002B237D" w:rsidDel="00292C9C">
          <w:rPr>
            <w:rFonts w:ascii="Helvetica" w:hAnsi="Helvetica"/>
            <w:color w:val="000000"/>
            <w:kern w:val="36"/>
          </w:rPr>
          <w:delText xml:space="preserve">by examining traits with a causal effect on height and for each potential confounder, calculated the corresponding correlation due to confounding. Among the largest effects </w:delText>
        </w:r>
      </w:del>
      <w:r w:rsidR="00B21A29" w:rsidRPr="002B237D">
        <w:rPr>
          <w:rFonts w:ascii="Helvetica" w:hAnsi="Helvetica"/>
          <w:color w:val="000000"/>
          <w:kern w:val="36"/>
        </w:rPr>
        <w:t>includ</w:t>
      </w:r>
      <w:ins w:id="433" w:author="Zoltan Kutalik" w:date="2022-03-02T23:15:00Z">
        <w:r w:rsidR="00292C9C">
          <w:rPr>
            <w:rFonts w:ascii="Helvetica" w:hAnsi="Helvetica"/>
            <w:color w:val="000000"/>
            <w:kern w:val="36"/>
          </w:rPr>
          <w:t>ing</w:t>
        </w:r>
      </w:ins>
      <w:del w:id="434" w:author="Zoltan Kutalik" w:date="2022-03-02T23:15:00Z">
        <w:r w:rsidR="00B21A29" w:rsidRPr="002B237D" w:rsidDel="00292C9C">
          <w:rPr>
            <w:rFonts w:ascii="Helvetica" w:hAnsi="Helvetica"/>
            <w:color w:val="000000"/>
            <w:kern w:val="36"/>
          </w:rPr>
          <w:delText>ed</w:delText>
        </w:r>
      </w:del>
      <w:r w:rsidR="00B21A29" w:rsidRPr="002B237D">
        <w:rPr>
          <w:rFonts w:ascii="Helvetica" w:hAnsi="Helvetica"/>
          <w:color w:val="000000"/>
          <w:kern w:val="36"/>
        </w:rPr>
        <w:t xml:space="preserve"> </w:t>
      </w:r>
      <w:commentRangeStart w:id="435"/>
      <w:commentRangeStart w:id="436"/>
      <w:r w:rsidR="00B21A29" w:rsidRPr="002B237D">
        <w:rPr>
          <w:rFonts w:ascii="Helvetica" w:hAnsi="Helvetica"/>
          <w:color w:val="000000"/>
          <w:kern w:val="36"/>
        </w:rPr>
        <w:t xml:space="preserve">comparative height at age 10, household income </w:t>
      </w:r>
      <w:commentRangeEnd w:id="435"/>
      <w:r w:rsidR="00B21A29" w:rsidRPr="002B237D">
        <w:rPr>
          <w:rStyle w:val="CommentReference"/>
          <w:rFonts w:ascii="Helvetica" w:eastAsiaTheme="minorHAnsi" w:hAnsi="Helvetica" w:cstheme="minorBidi"/>
        </w:rPr>
        <w:commentReference w:id="435"/>
      </w:r>
      <w:commentRangeEnd w:id="436"/>
      <w:r w:rsidR="00292C9C">
        <w:rPr>
          <w:rStyle w:val="CommentReference"/>
          <w:rFonts w:asciiTheme="minorHAnsi" w:eastAsiaTheme="minorHAnsi" w:hAnsiTheme="minorHAnsi" w:cstheme="minorBidi"/>
        </w:rPr>
        <w:commentReference w:id="436"/>
      </w:r>
      <w:r w:rsidR="00B21A29" w:rsidRPr="002B237D">
        <w:rPr>
          <w:rFonts w:ascii="Helvetica" w:hAnsi="Helvetica"/>
          <w:color w:val="000000"/>
          <w:kern w:val="36"/>
        </w:rPr>
        <w:t xml:space="preserve">and lung capacity measures. Together these results suggest that while indeed AM exist at both the phenotypic and causal level for height, the phenotypic correlation among couples may be capturing other important aspects of AM including </w:t>
      </w:r>
      <w:r w:rsidR="00E70276" w:rsidRPr="002B237D">
        <w:rPr>
          <w:rFonts w:ascii="Helvetica" w:hAnsi="Helvetica"/>
          <w:color w:val="000000"/>
          <w:kern w:val="36"/>
        </w:rPr>
        <w:t xml:space="preserve">measures of </w:t>
      </w:r>
      <w:r w:rsidR="00B21A29" w:rsidRPr="002B237D">
        <w:rPr>
          <w:rFonts w:ascii="Helvetica" w:hAnsi="Helvetica"/>
          <w:color w:val="000000"/>
          <w:kern w:val="36"/>
        </w:rPr>
        <w:t xml:space="preserve">socioeconomic </w:t>
      </w:r>
      <w:r w:rsidR="00E70276" w:rsidRPr="002B237D">
        <w:rPr>
          <w:rFonts w:ascii="Helvetica" w:hAnsi="Helvetica"/>
          <w:color w:val="000000"/>
          <w:kern w:val="36"/>
        </w:rPr>
        <w:t>status</w:t>
      </w:r>
      <w:r w:rsidR="00B21A29" w:rsidRPr="002B237D">
        <w:rPr>
          <w:rFonts w:ascii="Helvetica" w:hAnsi="Helvetica"/>
          <w:color w:val="000000"/>
          <w:kern w:val="36"/>
        </w:rPr>
        <w:t xml:space="preserve"> and various measures of health and fitness.</w:t>
      </w:r>
      <w:r w:rsidR="00C52BA1" w:rsidRPr="002B237D">
        <w:rPr>
          <w:rFonts w:ascii="Helvetica" w:hAnsi="Helvetica"/>
          <w:color w:val="000000"/>
          <w:kern w:val="36"/>
        </w:rPr>
        <w:t xml:space="preserve"> When we investigated the impact of common confounders to our entire panel of phenotypes, we found that </w:t>
      </w:r>
      <w:r w:rsidR="00C40F5F" w:rsidRPr="002B237D">
        <w:rPr>
          <w:rFonts w:ascii="Helvetica" w:hAnsi="Helvetica"/>
          <w:color w:val="000000"/>
          <w:kern w:val="36"/>
        </w:rPr>
        <w:t xml:space="preserve">household </w:t>
      </w:r>
      <w:commentRangeStart w:id="437"/>
      <w:commentRangeStart w:id="438"/>
      <w:r w:rsidR="00C52BA1" w:rsidRPr="002B237D">
        <w:rPr>
          <w:rFonts w:ascii="Helvetica" w:hAnsi="Helvetica"/>
          <w:color w:val="000000"/>
          <w:kern w:val="36"/>
        </w:rPr>
        <w:t xml:space="preserve">income </w:t>
      </w:r>
      <w:commentRangeEnd w:id="437"/>
      <w:r w:rsidR="00C40F5F" w:rsidRPr="002B237D">
        <w:rPr>
          <w:rStyle w:val="CommentReference"/>
          <w:rFonts w:ascii="Helvetica" w:eastAsiaTheme="minorHAnsi" w:hAnsi="Helvetica" w:cstheme="minorBidi"/>
        </w:rPr>
        <w:commentReference w:id="437"/>
      </w:r>
      <w:commentRangeEnd w:id="438"/>
      <w:r w:rsidR="00E316F3">
        <w:rPr>
          <w:rStyle w:val="CommentReference"/>
          <w:rFonts w:asciiTheme="minorHAnsi" w:eastAsiaTheme="minorHAnsi" w:hAnsiTheme="minorHAnsi" w:cstheme="minorBidi"/>
        </w:rPr>
        <w:commentReference w:id="438"/>
      </w:r>
      <w:r w:rsidR="00C52BA1" w:rsidRPr="002B237D">
        <w:rPr>
          <w:rFonts w:ascii="Helvetica" w:hAnsi="Helvetica"/>
          <w:color w:val="000000"/>
          <w:kern w:val="36"/>
        </w:rPr>
        <w:t xml:space="preserve">is indeed a strong confounder of observational phenotypic correlations among couples, explaining on average 10% of the </w:t>
      </w:r>
      <w:r w:rsidR="00C40F5F" w:rsidRPr="002B237D">
        <w:rPr>
          <w:rFonts w:ascii="Helvetica" w:hAnsi="Helvetica"/>
          <w:color w:val="000000"/>
          <w:kern w:val="36"/>
        </w:rPr>
        <w:t xml:space="preserve">couple correlation. These results also suggest that phenotypic correlations are significantly confounded by few traits and point to a relatively few key traits which are driving AM observations. </w:t>
      </w:r>
    </w:p>
    <w:p w14:paraId="2A55F345" w14:textId="77777777" w:rsidR="00E70276" w:rsidRPr="002B237D" w:rsidRDefault="00E70276" w:rsidP="002B237D">
      <w:pPr>
        <w:jc w:val="both"/>
        <w:textAlignment w:val="baseline"/>
        <w:outlineLvl w:val="0"/>
        <w:rPr>
          <w:rFonts w:ascii="Helvetica" w:hAnsi="Helvetica"/>
          <w:color w:val="000000"/>
          <w:kern w:val="36"/>
        </w:rPr>
      </w:pPr>
    </w:p>
    <w:p w14:paraId="00CCABED" w14:textId="60008C04" w:rsidR="009A13EA" w:rsidRPr="002B237D" w:rsidRDefault="000F2D3D" w:rsidP="002B237D">
      <w:pPr>
        <w:jc w:val="both"/>
        <w:textAlignment w:val="baseline"/>
        <w:outlineLvl w:val="0"/>
        <w:rPr>
          <w:rFonts w:ascii="Helvetica" w:hAnsi="Helvetica"/>
          <w:color w:val="000000"/>
        </w:rPr>
      </w:pPr>
      <w:r w:rsidRPr="002B237D">
        <w:rPr>
          <w:rFonts w:ascii="Helvetica" w:hAnsi="Helvetica"/>
          <w:color w:val="000000"/>
        </w:rPr>
        <w:t>Among the 118 phenotypes tested, we found widespread evidence of causal effects among partners. In particular, we identified 64 same-trait causal effects within partners (</w:t>
      </w:r>
      <w:r w:rsidR="001B1B09" w:rsidRPr="002B237D">
        <w:rPr>
          <w:rFonts w:ascii="Helvetica" w:hAnsi="Helvetica"/>
          <w:color w:val="000000"/>
        </w:rPr>
        <w:t>out of</w:t>
      </w:r>
      <w:r w:rsidRPr="002B237D">
        <w:rPr>
          <w:rFonts w:ascii="Helvetica" w:hAnsi="Helvetica"/>
          <w:color w:val="000000"/>
        </w:rPr>
        <w:t xml:space="preserve"> 118</w:t>
      </w:r>
      <w:r w:rsidR="001B1B09" w:rsidRPr="002B237D">
        <w:rPr>
          <w:rFonts w:ascii="Helvetica" w:hAnsi="Helvetica"/>
          <w:color w:val="000000"/>
        </w:rPr>
        <w:t xml:space="preserve"> traits</w:t>
      </w:r>
      <w:r w:rsidRPr="002B237D">
        <w:rPr>
          <w:rFonts w:ascii="Helvetica" w:hAnsi="Helvetica"/>
          <w:color w:val="000000"/>
        </w:rPr>
        <w:t>), and w</w:t>
      </w:r>
      <w:r w:rsidR="004E1A6F" w:rsidRPr="002B237D">
        <w:rPr>
          <w:rFonts w:ascii="Helvetica" w:hAnsi="Helvetica"/>
          <w:color w:val="000000"/>
        </w:rPr>
        <w:t xml:space="preserve">e </w:t>
      </w:r>
      <w:r w:rsidRPr="002B237D">
        <w:rPr>
          <w:rFonts w:ascii="Helvetica" w:hAnsi="Helvetica"/>
          <w:color w:val="000000"/>
        </w:rPr>
        <w:t xml:space="preserve">also </w:t>
      </w:r>
      <w:r w:rsidR="004E1A6F" w:rsidRPr="002B237D">
        <w:rPr>
          <w:rFonts w:ascii="Helvetica" w:hAnsi="Helvetica"/>
          <w:color w:val="000000"/>
        </w:rPr>
        <w:t>found no evidence of heterogeneity among s</w:t>
      </w:r>
      <w:r w:rsidR="00E70276" w:rsidRPr="002B237D">
        <w:rPr>
          <w:rFonts w:ascii="Helvetica" w:hAnsi="Helvetica"/>
          <w:color w:val="000000"/>
        </w:rPr>
        <w:t>ame</w:t>
      </w:r>
      <w:r w:rsidR="004E1A6F" w:rsidRPr="002B237D">
        <w:rPr>
          <w:rFonts w:ascii="Helvetica" w:hAnsi="Helvetica"/>
          <w:color w:val="000000"/>
        </w:rPr>
        <w:t>-trait couple MR estimates (</w:t>
      </w:r>
      <m:oMath>
        <m:sSub>
          <m:sSubPr>
            <m:ctrlPr>
              <w:rPr>
                <w:rFonts w:ascii="Cambria Math" w:hAnsi="Cambria Math"/>
                <w:i/>
                <w:color w:val="000000"/>
              </w:rPr>
            </m:ctrlPr>
          </m:sSubPr>
          <m:e>
            <m:r>
              <w:rPr>
                <w:rFonts w:ascii="Cambria Math" w:hAnsi="Cambria Math"/>
                <w:color w:val="000000"/>
              </w:rPr>
              <m:t>α</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oMath>
      <w:r w:rsidR="00E70276" w:rsidRPr="002B237D">
        <w:rPr>
          <w:rFonts w:ascii="Helvetica" w:hAnsi="Helvetica"/>
          <w:color w:val="000000"/>
        </w:rPr>
        <w:t>).</w:t>
      </w:r>
      <w:r w:rsidR="004E1A6F" w:rsidRPr="002B237D">
        <w:rPr>
          <w:rFonts w:ascii="Helvetica" w:hAnsi="Helvetica"/>
          <w:color w:val="000000"/>
        </w:rPr>
        <w:t xml:space="preserve"> This suggests that associations between the index genotype and partner’s phenotype are primarily acting indirectly through the </w:t>
      </w:r>
      <w:r w:rsidR="00E70276" w:rsidRPr="002B237D">
        <w:rPr>
          <w:rFonts w:ascii="Helvetica" w:hAnsi="Helvetica"/>
          <w:color w:val="000000"/>
        </w:rPr>
        <w:t xml:space="preserve">causal </w:t>
      </w:r>
      <w:r w:rsidR="004E1A6F" w:rsidRPr="002B237D">
        <w:rPr>
          <w:rFonts w:ascii="Helvetica" w:hAnsi="Helvetica"/>
          <w:color w:val="000000"/>
        </w:rPr>
        <w:t xml:space="preserve">relationship between the traits, rather than </w:t>
      </w:r>
      <w:r w:rsidR="009A13EA" w:rsidRPr="002B237D">
        <w:rPr>
          <w:rFonts w:ascii="Helvetica" w:hAnsi="Helvetica"/>
          <w:color w:val="000000"/>
        </w:rPr>
        <w:t xml:space="preserve">the presence of </w:t>
      </w:r>
      <w:r w:rsidRPr="002B237D">
        <w:rPr>
          <w:rFonts w:ascii="Helvetica" w:hAnsi="Helvetica"/>
          <w:color w:val="000000"/>
        </w:rPr>
        <w:t>a direct</w:t>
      </w:r>
      <w:r w:rsidR="004E1A6F" w:rsidRPr="002B237D">
        <w:rPr>
          <w:rFonts w:ascii="Helvetica" w:hAnsi="Helvetica"/>
          <w:color w:val="000000"/>
        </w:rPr>
        <w:t xml:space="preserve"> effect</w:t>
      </w:r>
      <w:r w:rsidR="009A13EA" w:rsidRPr="002B237D">
        <w:rPr>
          <w:rFonts w:ascii="Helvetica" w:hAnsi="Helvetica"/>
          <w:color w:val="000000"/>
        </w:rPr>
        <w:t xml:space="preserve"> for index genotype to the partner’s phenotype</w:t>
      </w:r>
      <w:r w:rsidR="004E1A6F" w:rsidRPr="002B237D">
        <w:rPr>
          <w:rFonts w:ascii="Helvetica" w:hAnsi="Helvetica"/>
          <w:color w:val="000000"/>
        </w:rPr>
        <w:t xml:space="preserve">. </w:t>
      </w:r>
      <w:ins w:id="439" w:author="Zoltan Kutalik" w:date="2022-03-02T23:20:00Z">
        <w:r w:rsidR="00E316F3">
          <w:rPr>
            <w:rFonts w:ascii="Helvetica" w:hAnsi="Helvetica"/>
            <w:color w:val="000000"/>
          </w:rPr>
          <w:t xml:space="preserve">If we assume that </w:t>
        </w:r>
      </w:ins>
      <w:ins w:id="440" w:author="Zoltan Kutalik" w:date="2022-03-02T23:21:00Z">
        <w:r w:rsidR="00E316F3">
          <w:rPr>
            <w:rFonts w:ascii="Helvetica" w:hAnsi="Helvetica"/>
            <w:color w:val="000000"/>
          </w:rPr>
          <w:t xml:space="preserve">genetic effects to </w:t>
        </w:r>
      </w:ins>
      <w:ins w:id="441" w:author="Zoltan Kutalik" w:date="2022-03-02T23:20:00Z">
        <w:r w:rsidR="00E316F3">
          <w:rPr>
            <w:rFonts w:ascii="Helvetica" w:hAnsi="Helvetica"/>
            <w:color w:val="000000"/>
          </w:rPr>
          <w:t xml:space="preserve">partner traits can only </w:t>
        </w:r>
      </w:ins>
      <w:ins w:id="442" w:author="Zoltan Kutalik" w:date="2022-03-02T23:21:00Z">
        <w:r w:rsidR="00E316F3">
          <w:rPr>
            <w:rFonts w:ascii="Helvetica" w:hAnsi="Helvetica"/>
            <w:color w:val="000000"/>
          </w:rPr>
          <w:t xml:space="preserve">happen </w:t>
        </w:r>
      </w:ins>
      <w:ins w:id="443" w:author="Zoltan Kutalik" w:date="2022-03-02T23:20:00Z">
        <w:r w:rsidR="00E316F3">
          <w:rPr>
            <w:rFonts w:ascii="Helvetica" w:hAnsi="Helvetica"/>
            <w:color w:val="000000"/>
          </w:rPr>
          <w:t xml:space="preserve">via </w:t>
        </w:r>
      </w:ins>
      <w:ins w:id="444" w:author="Zoltan Kutalik" w:date="2022-03-02T23:21:00Z">
        <w:r w:rsidR="00E316F3">
          <w:rPr>
            <w:rFonts w:ascii="Helvetica" w:hAnsi="Helvetica"/>
            <w:color w:val="000000"/>
          </w:rPr>
          <w:t xml:space="preserve">first altering a trait of the </w:t>
        </w:r>
      </w:ins>
      <w:ins w:id="445" w:author="Zoltan Kutalik" w:date="2022-03-02T23:20:00Z">
        <w:r w:rsidR="00E316F3">
          <w:rPr>
            <w:rFonts w:ascii="Helvetica" w:hAnsi="Helvetica"/>
            <w:color w:val="000000"/>
          </w:rPr>
          <w:t>index case</w:t>
        </w:r>
      </w:ins>
      <w:ins w:id="446" w:author="Zoltan Kutalik" w:date="2022-03-02T23:21:00Z">
        <w:r w:rsidR="00E316F3">
          <w:rPr>
            <w:rFonts w:ascii="Helvetica" w:hAnsi="Helvetica"/>
            <w:color w:val="000000"/>
          </w:rPr>
          <w:t xml:space="preserve">, pleiotropic </w:t>
        </w:r>
      </w:ins>
      <w:ins w:id="447" w:author="Zoltan Kutalik" w:date="2022-03-02T23:23:00Z">
        <w:r w:rsidR="00E316F3">
          <w:rPr>
            <w:rFonts w:ascii="Helvetica" w:hAnsi="Helvetica"/>
            <w:color w:val="000000"/>
          </w:rPr>
          <w:t>instruments</w:t>
        </w:r>
      </w:ins>
      <w:ins w:id="448" w:author="Zoltan Kutalik" w:date="2022-03-02T23:21:00Z">
        <w:r w:rsidR="00E316F3">
          <w:rPr>
            <w:rFonts w:ascii="Helvetica" w:hAnsi="Helvetica"/>
            <w:color w:val="000000"/>
          </w:rPr>
          <w:t xml:space="preserve"> would only </w:t>
        </w:r>
      </w:ins>
      <w:ins w:id="449" w:author="Zoltan Kutalik" w:date="2022-03-02T23:22:00Z">
        <w:r w:rsidR="00E316F3">
          <w:rPr>
            <w:rFonts w:ascii="Helvetica" w:hAnsi="Helvetica"/>
            <w:color w:val="000000"/>
          </w:rPr>
          <w:t xml:space="preserve">emerge from indirect </w:t>
        </w:r>
      </w:ins>
      <w:ins w:id="450" w:author="Zoltan Kutalik" w:date="2022-03-02T23:23:00Z">
        <w:r w:rsidR="00E316F3">
          <w:rPr>
            <w:rFonts w:ascii="Helvetica" w:hAnsi="Helvetica"/>
            <w:color w:val="000000"/>
          </w:rPr>
          <w:t xml:space="preserve">genetic </w:t>
        </w:r>
      </w:ins>
      <w:ins w:id="451" w:author="Zoltan Kutalik" w:date="2022-03-02T23:22:00Z">
        <w:r w:rsidR="00E316F3">
          <w:rPr>
            <w:rFonts w:ascii="Helvetica" w:hAnsi="Helvetica"/>
            <w:color w:val="000000"/>
          </w:rPr>
          <w:t>effects (through another trait), which could be tested</w:t>
        </w:r>
      </w:ins>
      <w:ins w:id="452" w:author="Zoltan Kutalik" w:date="2022-03-02T23:24:00Z">
        <w:r w:rsidR="00E316F3">
          <w:rPr>
            <w:rFonts w:ascii="Helvetica" w:hAnsi="Helvetica"/>
            <w:color w:val="000000"/>
          </w:rPr>
          <w:t xml:space="preserve"> and excluded</w:t>
        </w:r>
      </w:ins>
      <w:ins w:id="453" w:author="Zoltan Kutalik" w:date="2022-03-02T23:22:00Z">
        <w:r w:rsidR="00E316F3">
          <w:rPr>
            <w:rFonts w:ascii="Helvetica" w:hAnsi="Helvetica"/>
            <w:color w:val="000000"/>
          </w:rPr>
          <w:t xml:space="preserve"> </w:t>
        </w:r>
      </w:ins>
      <w:ins w:id="454" w:author="Zoltan Kutalik" w:date="2022-03-02T23:24:00Z">
        <w:r w:rsidR="00E316F3">
          <w:rPr>
            <w:rFonts w:ascii="Helvetica" w:hAnsi="Helvetica"/>
            <w:color w:val="000000"/>
          </w:rPr>
          <w:t>via</w:t>
        </w:r>
      </w:ins>
      <w:ins w:id="455" w:author="Zoltan Kutalik" w:date="2022-03-02T23:22:00Z">
        <w:r w:rsidR="00E316F3">
          <w:rPr>
            <w:rFonts w:ascii="Helvetica" w:hAnsi="Helvetica"/>
            <w:color w:val="000000"/>
          </w:rPr>
          <w:t xml:space="preserve"> </w:t>
        </w:r>
        <w:proofErr w:type="spellStart"/>
        <w:r w:rsidR="00E316F3">
          <w:rPr>
            <w:rFonts w:ascii="Helvetica" w:hAnsi="Helvetica"/>
            <w:color w:val="000000"/>
          </w:rPr>
          <w:t>pheWAS</w:t>
        </w:r>
        <w:proofErr w:type="spellEnd"/>
        <w:r w:rsidR="00E316F3">
          <w:rPr>
            <w:rFonts w:ascii="Helvetica" w:hAnsi="Helvetica"/>
            <w:color w:val="000000"/>
          </w:rPr>
          <w:t xml:space="preserve">. </w:t>
        </w:r>
      </w:ins>
      <w:r w:rsidRPr="002B237D">
        <w:rPr>
          <w:rFonts w:ascii="Helvetica" w:hAnsi="Helvetica"/>
          <w:color w:val="000000"/>
        </w:rPr>
        <w:t xml:space="preserve">We found an enrichment for sex-differences amongst the 64 causal estimates, suggestive that </w:t>
      </w:r>
      <w:r w:rsidR="006B358D" w:rsidRPr="002B237D">
        <w:rPr>
          <w:rFonts w:ascii="Helvetica" w:hAnsi="Helvetica"/>
          <w:color w:val="000000"/>
        </w:rPr>
        <w:t xml:space="preserve">there exists both a sex- and trait-dependent relationship on causal effects among couples. </w:t>
      </w:r>
      <w:commentRangeStart w:id="456"/>
      <w:commentRangeStart w:id="457"/>
      <w:r w:rsidR="006B358D" w:rsidRPr="002B237D">
        <w:rPr>
          <w:rFonts w:ascii="Helvetica" w:hAnsi="Helvetica"/>
          <w:color w:val="000000"/>
        </w:rPr>
        <w:t>However, in general, female-to-male estimates were stronger than male-to-female estimates</w:t>
      </w:r>
      <w:r w:rsidR="00C81BA8" w:rsidRPr="002B237D">
        <w:rPr>
          <w:rFonts w:ascii="Helvetica" w:hAnsi="Helvetica"/>
          <w:color w:val="000000"/>
        </w:rPr>
        <w:t>. The</w:t>
      </w:r>
      <w:r w:rsidR="00BC6037" w:rsidRPr="002B237D">
        <w:rPr>
          <w:rFonts w:ascii="Helvetica" w:hAnsi="Helvetica"/>
          <w:color w:val="000000"/>
        </w:rPr>
        <w:t>se</w:t>
      </w:r>
      <w:r w:rsidR="00C81BA8" w:rsidRPr="002B237D">
        <w:rPr>
          <w:rFonts w:ascii="Helvetica" w:hAnsi="Helvetica"/>
          <w:color w:val="000000"/>
        </w:rPr>
        <w:t xml:space="preserve"> results point to </w:t>
      </w:r>
      <w:r w:rsidR="006B358D" w:rsidRPr="002B237D">
        <w:rPr>
          <w:rFonts w:ascii="Helvetica" w:hAnsi="Helvetica"/>
          <w:color w:val="000000"/>
        </w:rPr>
        <w:t xml:space="preserve">AM </w:t>
      </w:r>
      <w:r w:rsidR="00C81BA8" w:rsidRPr="002B237D">
        <w:rPr>
          <w:rFonts w:ascii="Helvetica" w:hAnsi="Helvetica"/>
          <w:color w:val="000000"/>
        </w:rPr>
        <w:t>being</w:t>
      </w:r>
      <w:r w:rsidR="006B358D" w:rsidRPr="002B237D">
        <w:rPr>
          <w:rFonts w:ascii="Helvetica" w:hAnsi="Helvetica"/>
          <w:color w:val="000000"/>
        </w:rPr>
        <w:t xml:space="preserve"> stronger </w:t>
      </w:r>
      <w:r w:rsidR="00C81BA8" w:rsidRPr="002B237D">
        <w:rPr>
          <w:rFonts w:ascii="Helvetica" w:hAnsi="Helvetica"/>
          <w:color w:val="000000"/>
        </w:rPr>
        <w:t>among</w:t>
      </w:r>
      <w:r w:rsidR="006B358D" w:rsidRPr="002B237D">
        <w:rPr>
          <w:rFonts w:ascii="Helvetica" w:hAnsi="Helvetica"/>
          <w:color w:val="000000"/>
        </w:rPr>
        <w:t xml:space="preserve"> females</w:t>
      </w:r>
      <w:r w:rsidR="00C81BA8" w:rsidRPr="002B237D">
        <w:rPr>
          <w:rFonts w:ascii="Helvetica" w:hAnsi="Helvetica"/>
          <w:color w:val="000000"/>
        </w:rPr>
        <w:t xml:space="preserve"> compared to males</w:t>
      </w:r>
      <w:r w:rsidR="006B358D" w:rsidRPr="002B237D">
        <w:rPr>
          <w:rFonts w:ascii="Helvetica" w:hAnsi="Helvetica"/>
          <w:color w:val="000000"/>
        </w:rPr>
        <w:t xml:space="preserve">. </w:t>
      </w:r>
      <w:commentRangeEnd w:id="456"/>
      <w:r w:rsidR="006B358D" w:rsidRPr="002B237D">
        <w:rPr>
          <w:rStyle w:val="CommentReference"/>
          <w:rFonts w:ascii="Helvetica" w:eastAsiaTheme="minorHAnsi" w:hAnsi="Helvetica" w:cstheme="minorBidi"/>
        </w:rPr>
        <w:commentReference w:id="456"/>
      </w:r>
      <w:commentRangeEnd w:id="457"/>
      <w:r w:rsidR="00E316F3">
        <w:rPr>
          <w:rStyle w:val="CommentReference"/>
          <w:rFonts w:asciiTheme="minorHAnsi" w:eastAsiaTheme="minorHAnsi" w:hAnsiTheme="minorHAnsi" w:cstheme="minorBidi"/>
        </w:rPr>
        <w:commentReference w:id="457"/>
      </w:r>
      <w:commentRangeStart w:id="458"/>
      <w:commentRangeStart w:id="459"/>
      <w:r w:rsidR="00994F63" w:rsidRPr="002B237D">
        <w:rPr>
          <w:rFonts w:ascii="Helvetica" w:hAnsi="Helvetica"/>
          <w:color w:val="000000"/>
        </w:rPr>
        <w:t xml:space="preserve">When we investigated phenotypic correlations across </w:t>
      </w:r>
      <w:r w:rsidR="00994F63" w:rsidRPr="002B237D">
        <w:rPr>
          <w:rFonts w:ascii="Helvetica" w:hAnsi="Helvetica"/>
          <w:color w:val="000000"/>
        </w:rPr>
        <w:lastRenderedPageBreak/>
        <w:t xml:space="preserve">different ages and amount of time-spent-together, our results suggest that fitness and anthropometric measures are important initially, however the correlation decreases as time increases. </w:t>
      </w:r>
      <w:ins w:id="460" w:author="Zoltan Kutalik" w:date="2022-03-02T23:26:00Z">
        <w:r w:rsidR="00E316F3">
          <w:rPr>
            <w:rFonts w:ascii="Helvetica" w:hAnsi="Helvetica"/>
            <w:color w:val="000000"/>
          </w:rPr>
          <w:t xml:space="preserve">This phenomenon may reflect </w:t>
        </w:r>
      </w:ins>
      <w:ins w:id="461" w:author="Zoltan Kutalik" w:date="2022-03-02T23:27:00Z">
        <w:r w:rsidR="00E316F3">
          <w:rPr>
            <w:rFonts w:ascii="Helvetica" w:hAnsi="Helvetica"/>
            <w:color w:val="000000"/>
          </w:rPr>
          <w:t xml:space="preserve">that these traits are important during mate-choice, but the longer people stay together the </w:t>
        </w:r>
      </w:ins>
      <w:ins w:id="462" w:author="Zoltan Kutalik" w:date="2022-03-02T23:28:00Z">
        <w:r w:rsidR="00ED7ED7">
          <w:rPr>
            <w:rFonts w:ascii="Helvetica" w:hAnsi="Helvetica"/>
            <w:color w:val="000000"/>
          </w:rPr>
          <w:t>less important it</w:t>
        </w:r>
      </w:ins>
      <w:ins w:id="463" w:author="Zoltan Kutalik" w:date="2022-03-02T23:27:00Z">
        <w:r w:rsidR="00E316F3">
          <w:rPr>
            <w:rFonts w:ascii="Helvetica" w:hAnsi="Helvetica"/>
            <w:color w:val="000000"/>
          </w:rPr>
          <w:t xml:space="preserve"> become</w:t>
        </w:r>
      </w:ins>
      <w:ins w:id="464" w:author="Zoltan Kutalik" w:date="2022-03-02T23:28:00Z">
        <w:r w:rsidR="00ED7ED7">
          <w:rPr>
            <w:rFonts w:ascii="Helvetica" w:hAnsi="Helvetica"/>
            <w:color w:val="000000"/>
          </w:rPr>
          <w:t xml:space="preserve">s to stay similar in those aspects. </w:t>
        </w:r>
      </w:ins>
      <w:r w:rsidR="00994F63" w:rsidRPr="002B237D">
        <w:rPr>
          <w:rFonts w:ascii="Helvetica" w:hAnsi="Helvetica"/>
          <w:color w:val="000000"/>
        </w:rPr>
        <w:t xml:space="preserve">On the other hand, we found that smoking and medication use (aspirin, specifically) become more concordant among couples as age increases. As age and time-spent-together are highly correlated variables, it is difficult to distinguish whether this is an effect of </w:t>
      </w:r>
      <w:r w:rsidR="001B1B09" w:rsidRPr="002B237D">
        <w:rPr>
          <w:rFonts w:ascii="Helvetica" w:hAnsi="Helvetica"/>
          <w:color w:val="000000"/>
        </w:rPr>
        <w:t xml:space="preserve">convergence or suggestive of an age-dependent AM effect. </w:t>
      </w:r>
      <w:commentRangeEnd w:id="458"/>
      <w:r w:rsidR="001B1B09" w:rsidRPr="002B237D">
        <w:rPr>
          <w:rStyle w:val="CommentReference"/>
          <w:rFonts w:ascii="Helvetica" w:eastAsiaTheme="minorHAnsi" w:hAnsi="Helvetica" w:cstheme="minorBidi"/>
        </w:rPr>
        <w:commentReference w:id="458"/>
      </w:r>
      <w:commentRangeEnd w:id="459"/>
      <w:r w:rsidR="00E316F3">
        <w:rPr>
          <w:rStyle w:val="CommentReference"/>
          <w:rFonts w:asciiTheme="minorHAnsi" w:eastAsiaTheme="minorHAnsi" w:hAnsiTheme="minorHAnsi" w:cstheme="minorBidi"/>
        </w:rPr>
        <w:commentReference w:id="459"/>
      </w:r>
    </w:p>
    <w:p w14:paraId="3829E2ED" w14:textId="77777777" w:rsidR="00C52BA1" w:rsidRPr="002B237D" w:rsidRDefault="00C52BA1" w:rsidP="002B237D">
      <w:pPr>
        <w:jc w:val="both"/>
        <w:textAlignment w:val="baseline"/>
        <w:outlineLvl w:val="0"/>
        <w:rPr>
          <w:rFonts w:ascii="Helvetica" w:hAnsi="Helvetica"/>
          <w:color w:val="000000"/>
        </w:rPr>
      </w:pPr>
    </w:p>
    <w:p w14:paraId="54F87B27" w14:textId="72B061C6" w:rsidR="003D0E77" w:rsidRPr="002B237D" w:rsidRDefault="004E1A6F" w:rsidP="002B237D">
      <w:pPr>
        <w:jc w:val="both"/>
        <w:textAlignment w:val="baseline"/>
        <w:outlineLvl w:val="0"/>
        <w:rPr>
          <w:rFonts w:ascii="Helvetica" w:hAnsi="Helvetica"/>
          <w:color w:val="000000"/>
        </w:rPr>
      </w:pPr>
      <w:r w:rsidRPr="002B237D">
        <w:rPr>
          <w:rFonts w:ascii="Helvetica" w:hAnsi="Helvetica"/>
          <w:color w:val="000000"/>
          <w:kern w:val="36"/>
        </w:rPr>
        <w:t xml:space="preserve">Our findings </w:t>
      </w:r>
      <w:r w:rsidR="008D509B" w:rsidRPr="002B237D">
        <w:rPr>
          <w:rFonts w:ascii="Helvetica" w:hAnsi="Helvetica"/>
          <w:color w:val="000000"/>
          <w:kern w:val="36"/>
        </w:rPr>
        <w:t xml:space="preserve">investigating </w:t>
      </w:r>
      <w:del w:id="465" w:author="Zoltan Kutalik" w:date="2022-03-02T23:30:00Z">
        <w:r w:rsidR="008D509B" w:rsidRPr="002B237D" w:rsidDel="00ED7ED7">
          <w:rPr>
            <w:rFonts w:ascii="Helvetica" w:hAnsi="Helvetica"/>
            <w:color w:val="000000"/>
            <w:kern w:val="36"/>
          </w:rPr>
          <w:delText>two</w:delText>
        </w:r>
      </w:del>
      <w:ins w:id="466" w:author="Zoltan Kutalik" w:date="2022-03-02T23:30:00Z">
        <w:r w:rsidR="00ED7ED7">
          <w:rPr>
            <w:rFonts w:ascii="Helvetica" w:hAnsi="Helvetica"/>
            <w:color w:val="000000"/>
            <w:kern w:val="36"/>
          </w:rPr>
          <w:t>cross</w:t>
        </w:r>
      </w:ins>
      <w:r w:rsidR="008D509B" w:rsidRPr="002B237D">
        <w:rPr>
          <w:rFonts w:ascii="Helvetica" w:hAnsi="Helvetica"/>
          <w:color w:val="000000"/>
          <w:kern w:val="36"/>
        </w:rPr>
        <w:t xml:space="preserve">-trait </w:t>
      </w:r>
      <w:ins w:id="467" w:author="Zoltan Kutalik" w:date="2022-03-02T23:30:00Z">
        <w:r w:rsidR="00ED7ED7">
          <w:rPr>
            <w:rFonts w:ascii="Helvetica" w:hAnsi="Helvetica"/>
            <w:color w:val="000000"/>
            <w:kern w:val="36"/>
          </w:rPr>
          <w:t xml:space="preserve">assortment </w:t>
        </w:r>
      </w:ins>
      <w:del w:id="468" w:author="Zoltan Kutalik" w:date="2022-03-02T23:30:00Z">
        <w:r w:rsidR="008D509B" w:rsidRPr="002B237D" w:rsidDel="00ED7ED7">
          <w:rPr>
            <w:rFonts w:ascii="Helvetica" w:hAnsi="Helvetica"/>
            <w:color w:val="000000"/>
            <w:kern w:val="36"/>
          </w:rPr>
          <w:delText xml:space="preserve">relationships </w:delText>
        </w:r>
        <w:r w:rsidR="00E1614C" w:rsidRPr="002B237D" w:rsidDel="00ED7ED7">
          <w:rPr>
            <w:rFonts w:ascii="Helvetica" w:hAnsi="Helvetica"/>
            <w:color w:val="000000"/>
            <w:kern w:val="36"/>
          </w:rPr>
          <w:delText>within</w:delText>
        </w:r>
        <w:r w:rsidR="008D509B" w:rsidRPr="002B237D" w:rsidDel="00ED7ED7">
          <w:rPr>
            <w:rFonts w:ascii="Helvetica" w:hAnsi="Helvetica"/>
            <w:color w:val="000000"/>
            <w:kern w:val="36"/>
          </w:rPr>
          <w:delText xml:space="preserve"> couples </w:delText>
        </w:r>
      </w:del>
      <w:r w:rsidRPr="002B237D">
        <w:rPr>
          <w:rFonts w:ascii="Helvetica" w:hAnsi="Helvetica"/>
          <w:color w:val="000000"/>
          <w:kern w:val="36"/>
        </w:rPr>
        <w:t xml:space="preserve">suggest that causal effects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1B1B09" w:rsidRPr="002B237D">
        <w:rPr>
          <w:rFonts w:ascii="Helvetica" w:hAnsi="Helvetica"/>
          <w:color w:val="000000"/>
        </w:rPr>
        <w:t xml:space="preserve"> 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1B1B09" w:rsidRPr="002B237D">
        <w:rPr>
          <w:rFonts w:ascii="Helvetica" w:hAnsi="Helvetica"/>
          <w:color w:val="000000"/>
        </w:rPr>
        <w:t xml:space="preserve"> </w:t>
      </w:r>
      <w:r w:rsidRPr="002B237D">
        <w:rPr>
          <w:rFonts w:ascii="Helvetica" w:hAnsi="Helvetica"/>
          <w:color w:val="000000"/>
          <w:kern w:val="36"/>
        </w:rPr>
        <w:t xml:space="preserve"> are primarily driven by assortative mating through </w:t>
      </w:r>
      <m:oMath>
        <m:r>
          <w:rPr>
            <w:rFonts w:ascii="Cambria Math" w:hAnsi="Cambria Math"/>
            <w:color w:val="000000"/>
          </w:rPr>
          <m:t>X</m:t>
        </m:r>
      </m:oMath>
      <w:r w:rsidR="001B1B09" w:rsidRPr="002B237D">
        <w:rPr>
          <w:rFonts w:ascii="Helvetica" w:hAnsi="Helvetica"/>
          <w:color w:val="000000"/>
        </w:rPr>
        <w:t xml:space="preserve"> (i.e.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001B1B09" w:rsidRPr="002B237D">
        <w:rPr>
          <w:rFonts w:ascii="Helvetica" w:hAnsi="Helvetica"/>
          <w:color w:val="000000"/>
        </w:rPr>
        <w:t xml:space="preserve">) </w:t>
      </w:r>
      <w:r w:rsidRPr="002B237D">
        <w:rPr>
          <w:rFonts w:ascii="Helvetica" w:hAnsi="Helvetica"/>
          <w:color w:val="000000"/>
          <w:kern w:val="36"/>
        </w:rPr>
        <w:t xml:space="preserve"> followed by a causal effect within the partner from </w:t>
      </w:r>
      <m:oMath>
        <m:r>
          <w:rPr>
            <w:rFonts w:ascii="Cambria Math" w:hAnsi="Cambria Math"/>
            <w:color w:val="000000"/>
          </w:rPr>
          <m:t>X</m:t>
        </m:r>
      </m:oMath>
      <w:r w:rsidR="001B1B09" w:rsidRPr="002B237D">
        <w:rPr>
          <w:rFonts w:ascii="Helvetica" w:hAnsi="Helvetica"/>
          <w:color w:val="000000"/>
        </w:rPr>
        <w:t xml:space="preserve"> to </w:t>
      </w:r>
      <m:oMath>
        <m:r>
          <w:rPr>
            <w:rFonts w:ascii="Cambria Math" w:hAnsi="Cambria Math"/>
            <w:color w:val="000000"/>
          </w:rPr>
          <m:t>Y</m:t>
        </m:r>
      </m:oMath>
      <w:r w:rsidR="001B1B09" w:rsidRPr="002B237D">
        <w:rPr>
          <w:rFonts w:ascii="Helvetica" w:hAnsi="Helvetica"/>
          <w:color w:val="000000"/>
        </w:rPr>
        <w:t xml:space="preserve"> in the partner (i.e.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1B1B09" w:rsidRPr="002B237D">
        <w:rPr>
          <w:rFonts w:ascii="Helvetica" w:hAnsi="Helvetica"/>
          <w:color w:val="000000"/>
        </w:rPr>
        <w:t>)</w:t>
      </w:r>
      <w:r w:rsidRPr="002B237D">
        <w:rPr>
          <w:rFonts w:ascii="Helvetica" w:hAnsi="Helvetica"/>
          <w:color w:val="000000"/>
          <w:kern w:val="36"/>
        </w:rPr>
        <w:t xml:space="preserve">. In other words, among trait pairs which show a significant causal effect in couples, our results suggest that the exposure is passed from the index to the partner before a causal effect from </w:t>
      </w:r>
      <m:oMath>
        <m:r>
          <w:rPr>
            <w:rFonts w:ascii="Cambria Math" w:hAnsi="Cambria Math"/>
            <w:color w:val="000000"/>
          </w:rPr>
          <m:t>X</m:t>
        </m:r>
      </m:oMath>
      <w:r w:rsidR="001B1B09" w:rsidRPr="002B237D">
        <w:rPr>
          <w:rFonts w:ascii="Helvetica" w:hAnsi="Helvetica"/>
          <w:color w:val="000000"/>
        </w:rPr>
        <w:t xml:space="preserve"> to </w:t>
      </w:r>
      <m:oMath>
        <m:r>
          <w:rPr>
            <w:rFonts w:ascii="Cambria Math" w:hAnsi="Cambria Math"/>
            <w:color w:val="000000"/>
          </w:rPr>
          <m:t>Y</m:t>
        </m:r>
      </m:oMath>
      <w:r w:rsidRPr="002B237D">
        <w:rPr>
          <w:rFonts w:ascii="Helvetica" w:hAnsi="Helvetica"/>
          <w:color w:val="000000"/>
          <w:kern w:val="36"/>
        </w:rPr>
        <w:t xml:space="preserve"> in the partner. In contrast, the less likely path would be the inverse, whereby the presence of a causal effect from </w:t>
      </w:r>
      <m:oMath>
        <m:r>
          <w:rPr>
            <w:rFonts w:ascii="Cambria Math" w:hAnsi="Cambria Math"/>
            <w:color w:val="000000"/>
          </w:rPr>
          <m:t>X</m:t>
        </m:r>
      </m:oMath>
      <w:r w:rsidR="001B1B09" w:rsidRPr="002B237D">
        <w:rPr>
          <w:rFonts w:ascii="Helvetica" w:hAnsi="Helvetica"/>
          <w:color w:val="000000"/>
        </w:rPr>
        <w:t xml:space="preserve"> to </w:t>
      </w:r>
      <m:oMath>
        <m:r>
          <w:rPr>
            <w:rFonts w:ascii="Cambria Math" w:hAnsi="Cambria Math"/>
            <w:color w:val="000000"/>
          </w:rPr>
          <m:t>Y</m:t>
        </m:r>
      </m:oMath>
      <w:r w:rsidR="001B1B09" w:rsidRPr="002B237D">
        <w:rPr>
          <w:rFonts w:ascii="Helvetica" w:hAnsi="Helvetica"/>
          <w:color w:val="000000"/>
        </w:rPr>
        <w:t xml:space="preserve"> </w:t>
      </w:r>
      <w:r w:rsidRPr="002B237D">
        <w:rPr>
          <w:rFonts w:ascii="Helvetica" w:hAnsi="Helvetica"/>
          <w:color w:val="000000"/>
          <w:kern w:val="36"/>
        </w:rPr>
        <w:t>in an index case is then followed by</w:t>
      </w:r>
      <w:r w:rsidR="001B1B09" w:rsidRPr="002B237D">
        <w:rPr>
          <w:rFonts w:ascii="Helvetica" w:hAnsi="Helvetica"/>
          <w:i/>
          <w:color w:val="000000"/>
        </w:rPr>
        <w:t xml:space="preserve"> </w:t>
      </w:r>
      <m:oMath>
        <m:r>
          <w:rPr>
            <w:rFonts w:ascii="Cambria Math" w:hAnsi="Cambria Math"/>
            <w:color w:val="000000"/>
          </w:rPr>
          <m:t>Y</m:t>
        </m:r>
      </m:oMath>
      <w:r w:rsidRPr="002B237D">
        <w:rPr>
          <w:rFonts w:ascii="Helvetica" w:hAnsi="Helvetica"/>
          <w:color w:val="000000"/>
          <w:kern w:val="36"/>
        </w:rPr>
        <w:t xml:space="preserve"> being passed directly from index to partner. </w:t>
      </w:r>
      <w:r w:rsidRPr="002B237D">
        <w:rPr>
          <w:rFonts w:ascii="Helvetica" w:hAnsi="Helvetica"/>
          <w:color w:val="000000"/>
        </w:rPr>
        <w:t>This result was expected, as it is more reasonable for couples to influence each other at the exposure level rather than the outcome level.</w:t>
      </w:r>
      <w:r w:rsidR="00E1614C" w:rsidRPr="002B237D">
        <w:rPr>
          <w:rFonts w:ascii="Helvetica" w:hAnsi="Helvetica"/>
          <w:color w:val="000000"/>
        </w:rPr>
        <w:t xml:space="preserve"> Furthermore, o</w:t>
      </w:r>
      <w:r w:rsidRPr="002B237D">
        <w:rPr>
          <w:rFonts w:ascii="Helvetica" w:hAnsi="Helvetica"/>
          <w:color w:val="000000"/>
        </w:rPr>
        <w:t xml:space="preserve">ur results </w:t>
      </w:r>
      <w:r w:rsidR="00E1614C" w:rsidRPr="002B237D">
        <w:rPr>
          <w:rFonts w:ascii="Helvetica" w:hAnsi="Helvetica"/>
          <w:color w:val="000000"/>
        </w:rPr>
        <w:t>revealed</w:t>
      </w:r>
      <w:r w:rsidRPr="002B237D">
        <w:rPr>
          <w:rFonts w:ascii="Helvetica" w:hAnsi="Helvetica"/>
          <w:color w:val="000000"/>
        </w:rPr>
        <w:t xml:space="preserve"> that the majority of the effect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C40F5F" w:rsidRPr="002B237D">
        <w:rPr>
          <w:rFonts w:ascii="Helvetica" w:hAnsi="Helvetica"/>
          <w:color w:val="000000"/>
        </w:rPr>
        <w:t xml:space="preserve"> 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goes through assortative mating through </w:t>
      </w:r>
      <m:oMath>
        <m:r>
          <w:rPr>
            <w:rFonts w:ascii="Cambria Math" w:hAnsi="Cambria Math"/>
            <w:color w:val="000000"/>
          </w:rPr>
          <m:t>X</m:t>
        </m:r>
      </m:oMath>
      <w:r w:rsidR="00C40F5F" w:rsidRPr="002B237D">
        <w:rPr>
          <w:rFonts w:ascii="Helvetica" w:hAnsi="Helvetica"/>
          <w:color w:val="000000"/>
        </w:rPr>
        <w:t xml:space="preserve"> </w:t>
      </w:r>
      <w:r w:rsidR="00E1614C" w:rsidRPr="002B237D">
        <w:rPr>
          <w:rFonts w:ascii="Helvetica" w:hAnsi="Helvetica"/>
          <w:color w:val="000000"/>
        </w:rPr>
        <w:t>and</w:t>
      </w:r>
      <w:r w:rsidR="00C40F5F" w:rsidRPr="002B237D">
        <w:rPr>
          <w:rFonts w:ascii="Helvetica" w:hAnsi="Helvetica"/>
          <w:color w:val="000000"/>
        </w:rPr>
        <w:t xml:space="preserve"> </w:t>
      </w:r>
      <m:oMath>
        <m:r>
          <w:rPr>
            <w:rFonts w:ascii="Cambria Math" w:hAnsi="Cambria Math"/>
            <w:color w:val="000000"/>
          </w:rPr>
          <m:t>Y</m:t>
        </m:r>
      </m:oMath>
      <w:r w:rsidRPr="002B237D">
        <w:rPr>
          <w:rFonts w:ascii="Helvetica" w:hAnsi="Helvetica"/>
          <w:color w:val="000000"/>
        </w:rPr>
        <w:t xml:space="preserve"> (</w:t>
      </w:r>
      <m:oMath>
        <m:r>
          <w:rPr>
            <w:rFonts w:ascii="Cambria Math" w:hAnsi="Cambria Math"/>
            <w:color w:val="000000"/>
          </w:rPr>
          <m:t>γ</m:t>
        </m:r>
      </m:oMath>
      <w:r w:rsidR="00C40F5F" w:rsidRPr="002B237D">
        <w:rPr>
          <w:rFonts w:ascii="Helvetica" w:hAnsi="Helvetica"/>
          <w:color w:val="000000"/>
        </w:rPr>
        <w:t xml:space="preserve"> and </w:t>
      </w:r>
      <m:oMath>
        <m:r>
          <w:rPr>
            <w:rFonts w:ascii="Cambria Math" w:hAnsi="Cambria Math"/>
            <w:color w:val="000000"/>
          </w:rPr>
          <m:t>ρ</m:t>
        </m:r>
      </m:oMath>
      <w:r w:rsidRPr="002B237D">
        <w:rPr>
          <w:rFonts w:ascii="Helvetica" w:hAnsi="Helvetica"/>
          <w:color w:val="000000"/>
        </w:rPr>
        <w:t xml:space="preserve">, primarily </w:t>
      </w:r>
      <m:oMath>
        <m:r>
          <w:rPr>
            <w:rFonts w:ascii="Cambria Math" w:hAnsi="Cambria Math"/>
            <w:color w:val="000000"/>
          </w:rPr>
          <m:t>γ</m:t>
        </m:r>
      </m:oMath>
      <w:r w:rsidRPr="002B237D">
        <w:rPr>
          <w:rFonts w:ascii="Helvetica" w:hAnsi="Helvetica"/>
          <w:color w:val="000000"/>
        </w:rPr>
        <w:t xml:space="preserve">) rather than directly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8D509B" w:rsidRPr="002B237D">
        <w:rPr>
          <w:rFonts w:ascii="Helvetica" w:hAnsi="Helvetica"/>
          <w:color w:val="000000"/>
        </w:rPr>
        <w:t xml:space="preserve"> 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8D509B" w:rsidRPr="002B237D">
        <w:rPr>
          <w:rFonts w:ascii="Helvetica" w:hAnsi="Helvetica"/>
          <w:color w:val="000000"/>
        </w:rPr>
        <w:t xml:space="preserve"> </w:t>
      </w:r>
      <w:r w:rsidRPr="002B237D">
        <w:rPr>
          <w:rFonts w:ascii="Helvetica" w:hAnsi="Helvetica"/>
          <w:color w:val="000000"/>
        </w:rPr>
        <w:t xml:space="preserve">or through another </w:t>
      </w:r>
      <w:r w:rsidR="00C40F5F" w:rsidRPr="002B237D">
        <w:rPr>
          <w:rFonts w:ascii="Helvetica" w:hAnsi="Helvetica"/>
          <w:color w:val="000000"/>
        </w:rPr>
        <w:t xml:space="preserve">(third) </w:t>
      </w:r>
      <w:r w:rsidRPr="002B237D">
        <w:rPr>
          <w:rFonts w:ascii="Helvetica" w:hAnsi="Helvetica"/>
          <w:color w:val="000000"/>
        </w:rPr>
        <w:t>variable.</w:t>
      </w:r>
      <w:r w:rsidR="00E1614C" w:rsidRPr="002B237D">
        <w:rPr>
          <w:rFonts w:ascii="Helvetica" w:hAnsi="Helvetica"/>
          <w:color w:val="000000"/>
        </w:rPr>
        <w:t xml:space="preserve"> </w:t>
      </w:r>
    </w:p>
    <w:p w14:paraId="28FCF1F1" w14:textId="77777777" w:rsidR="003D0E77" w:rsidRPr="002B237D" w:rsidRDefault="003D0E77" w:rsidP="002B237D">
      <w:pPr>
        <w:jc w:val="both"/>
        <w:textAlignment w:val="baseline"/>
        <w:outlineLvl w:val="0"/>
        <w:rPr>
          <w:rFonts w:ascii="Helvetica" w:hAnsi="Helvetica"/>
          <w:color w:val="000000"/>
        </w:rPr>
      </w:pPr>
    </w:p>
    <w:p w14:paraId="744E9629" w14:textId="0A801AA7" w:rsidR="008D509B" w:rsidRPr="002B237D" w:rsidRDefault="003D0E77" w:rsidP="002B237D">
      <w:pPr>
        <w:jc w:val="both"/>
        <w:textAlignment w:val="baseline"/>
        <w:outlineLvl w:val="0"/>
        <w:rPr>
          <w:rFonts w:ascii="Helvetica" w:hAnsi="Helvetica"/>
          <w:color w:val="000000"/>
        </w:rPr>
      </w:pPr>
      <w:r w:rsidRPr="002B237D">
        <w:rPr>
          <w:rFonts w:ascii="Helvetica" w:hAnsi="Helvetica"/>
          <w:color w:val="000000"/>
        </w:rPr>
        <w:t xml:space="preserve">We found 1006 significant </w:t>
      </w:r>
      <w:ins w:id="469" w:author="Zoltan Kutalik" w:date="2022-03-02T23:31:00Z">
        <w:r w:rsidR="00ED7ED7">
          <w:rPr>
            <w:rFonts w:ascii="Helvetica" w:hAnsi="Helvetica"/>
            <w:color w:val="000000"/>
          </w:rPr>
          <w:t>cross</w:t>
        </w:r>
      </w:ins>
      <w:del w:id="470" w:author="Zoltan Kutalik" w:date="2022-03-02T23:31:00Z">
        <w:r w:rsidRPr="002B237D" w:rsidDel="00ED7ED7">
          <w:rPr>
            <w:rFonts w:ascii="Helvetica" w:hAnsi="Helvetica"/>
            <w:color w:val="000000"/>
          </w:rPr>
          <w:delText>two</w:delText>
        </w:r>
      </w:del>
      <w:r w:rsidRPr="002B237D">
        <w:rPr>
          <w:rFonts w:ascii="Helvetica" w:hAnsi="Helvetica"/>
          <w:color w:val="000000"/>
        </w:rPr>
        <w:t xml:space="preserve">-trait causal effects within couples. </w:t>
      </w:r>
      <w:r w:rsidR="00E1614C" w:rsidRPr="002B237D">
        <w:rPr>
          <w:rFonts w:ascii="Helvetica" w:hAnsi="Helvetica"/>
          <w:color w:val="000000"/>
        </w:rPr>
        <w:t xml:space="preserve">In particular, we found a positive causal effect of time spent watching television on BMI, with a dominant path through </w:t>
      </w:r>
      <m:oMath>
        <m:r>
          <w:rPr>
            <w:rFonts w:ascii="Cambria Math" w:hAnsi="Cambria Math"/>
            <w:color w:val="000000"/>
          </w:rPr>
          <m:t>γ</m:t>
        </m:r>
      </m:oMath>
      <w:r w:rsidR="00E1614C" w:rsidRPr="002B237D">
        <w:rPr>
          <w:rFonts w:ascii="Helvetica" w:hAnsi="Helvetica"/>
          <w:color w:val="000000"/>
        </w:rPr>
        <w:t>. In other words, these results indicate that partners causally influence each other with respect time spent watching television which in turn has an impact on BMI</w:t>
      </w:r>
      <w:r w:rsidR="005D619A" w:rsidRPr="002B237D">
        <w:rPr>
          <w:rFonts w:ascii="Helvetica" w:hAnsi="Helvetica"/>
          <w:color w:val="000000"/>
        </w:rPr>
        <w:t xml:space="preserve"> at the individual level</w:t>
      </w:r>
      <w:r w:rsidR="00E1614C" w:rsidRPr="002B237D">
        <w:rPr>
          <w:rFonts w:ascii="Helvetica" w:hAnsi="Helvetica"/>
          <w:color w:val="000000"/>
        </w:rPr>
        <w:t xml:space="preserve">. We also found a positive causal relationship from height to education, with a stronger path through </w:t>
      </w:r>
      <m:oMath>
        <m:r>
          <w:rPr>
            <w:rFonts w:ascii="Cambria Math" w:hAnsi="Cambria Math"/>
            <w:color w:val="000000"/>
          </w:rPr>
          <m:t>ρ</m:t>
        </m:r>
      </m:oMath>
      <w:r w:rsidR="005D619A" w:rsidRPr="002B237D">
        <w:rPr>
          <w:rFonts w:ascii="Helvetica" w:hAnsi="Helvetica"/>
          <w:color w:val="000000"/>
        </w:rPr>
        <w:t xml:space="preserve">, representing a path whereby height increases education status </w:t>
      </w:r>
      <w:commentRangeStart w:id="471"/>
      <w:r w:rsidR="005D619A" w:rsidRPr="002B237D">
        <w:rPr>
          <w:rFonts w:ascii="Helvetica" w:hAnsi="Helvetica"/>
          <w:color w:val="000000"/>
        </w:rPr>
        <w:t>(found previously)</w:t>
      </w:r>
      <w:commentRangeEnd w:id="471"/>
      <w:r w:rsidR="005D619A" w:rsidRPr="002B237D">
        <w:rPr>
          <w:rStyle w:val="CommentReference"/>
          <w:rFonts w:ascii="Helvetica" w:eastAsiaTheme="minorHAnsi" w:hAnsi="Helvetica" w:cstheme="minorBidi"/>
        </w:rPr>
        <w:commentReference w:id="471"/>
      </w:r>
      <w:r w:rsidR="005D619A" w:rsidRPr="002B237D">
        <w:rPr>
          <w:rFonts w:ascii="Helvetica" w:hAnsi="Helvetica"/>
          <w:color w:val="000000"/>
        </w:rPr>
        <w:t xml:space="preserve"> within a single individual, and AM then occurs via education status. We also found a few cases where the </w:t>
      </w:r>
      <w:r w:rsidRPr="002B237D">
        <w:rPr>
          <w:rFonts w:ascii="Helvetica" w:hAnsi="Helvetica"/>
          <w:color w:val="000000"/>
          <w:shd w:val="clear" w:color="auto" w:fill="FFFFFF"/>
        </w:rPr>
        <w:t xml:space="preserve">causal effect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w:t>
      </w:r>
      <w:r w:rsidRPr="002B237D">
        <w:rPr>
          <w:rFonts w:ascii="Helvetica" w:hAnsi="Helvetica"/>
          <w:color w:val="000000"/>
          <w:shd w:val="clear" w:color="auto" w:fill="FFFFFF"/>
        </w:rPr>
        <w:t xml:space="preserve">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shd w:val="clear" w:color="auto" w:fill="FFFFFF"/>
        </w:rPr>
        <w:t xml:space="preserve"> (given by </w:t>
      </w:r>
      <m:oMath>
        <m:r>
          <w:rPr>
            <w:rFonts w:ascii="Cambria Math" w:hAnsi="Cambria Math"/>
            <w:color w:val="000000"/>
            <w:shd w:val="clear" w:color="auto" w:fill="FFFFFF"/>
          </w:rPr>
          <m:t>ω</m:t>
        </m:r>
      </m:oMath>
      <w:r w:rsidRPr="002B237D">
        <w:rPr>
          <w:rFonts w:ascii="Helvetica" w:hAnsi="Helvetica"/>
          <w:color w:val="000000"/>
          <w:shd w:val="clear" w:color="auto" w:fill="FFFFFF"/>
        </w:rPr>
        <w:t>) was not capture</w:t>
      </w:r>
      <w:ins w:id="472" w:author="Zoltan Kutalik" w:date="2022-03-02T23:32:00Z">
        <w:r w:rsidR="00ED7ED7">
          <w:rPr>
            <w:rFonts w:ascii="Helvetica" w:hAnsi="Helvetica"/>
            <w:color w:val="000000"/>
            <w:shd w:val="clear" w:color="auto" w:fill="FFFFFF"/>
          </w:rPr>
          <w:t>d</w:t>
        </w:r>
      </w:ins>
      <w:r w:rsidRPr="002B237D">
        <w:rPr>
          <w:rFonts w:ascii="Helvetica" w:hAnsi="Helvetica"/>
          <w:color w:val="000000"/>
          <w:shd w:val="clear" w:color="auto" w:fill="FFFFFF"/>
        </w:rPr>
        <w:t xml:space="preserve"> by </w:t>
      </w:r>
      <m:oMath>
        <m:r>
          <w:rPr>
            <w:rFonts w:ascii="Cambria Math" w:hAnsi="Cambria Math"/>
            <w:color w:val="000000"/>
          </w:rPr>
          <m:t>γ</m:t>
        </m:r>
      </m:oMath>
      <w:r w:rsidRPr="002B237D">
        <w:rPr>
          <w:rFonts w:ascii="Helvetica" w:hAnsi="Helvetica"/>
          <w:color w:val="000000"/>
        </w:rPr>
        <w:t xml:space="preserve"> or </w:t>
      </w:r>
      <m:oMath>
        <m:r>
          <w:rPr>
            <w:rFonts w:ascii="Cambria Math" w:hAnsi="Cambria Math"/>
            <w:color w:val="000000"/>
          </w:rPr>
          <m:t>ρ</m:t>
        </m:r>
      </m:oMath>
      <w:r w:rsidRPr="002B237D">
        <w:rPr>
          <w:rFonts w:ascii="Helvetica" w:hAnsi="Helvetica"/>
          <w:color w:val="000000"/>
        </w:rPr>
        <w:t xml:space="preserve"> suggestive of either a direct effect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or the presence of a confounder variable. For example, we found a negative causal effect </w:t>
      </w:r>
      <w:ins w:id="473" w:author="Zoltan Kutalik" w:date="2022-03-02T23:33:00Z">
        <w:r w:rsidR="00ED7ED7">
          <w:rPr>
            <w:rFonts w:ascii="Helvetica" w:hAnsi="Helvetica"/>
            <w:color w:val="000000"/>
          </w:rPr>
          <w:t xml:space="preserve">of being a never </w:t>
        </w:r>
      </w:ins>
      <w:del w:id="474" w:author="Zoltan Kutalik" w:date="2022-03-02T23:33:00Z">
        <w:r w:rsidRPr="002B237D" w:rsidDel="00ED7ED7">
          <w:rPr>
            <w:rFonts w:ascii="Helvetica" w:hAnsi="Helvetica"/>
            <w:color w:val="000000"/>
          </w:rPr>
          <w:delText xml:space="preserve">from </w:delText>
        </w:r>
      </w:del>
      <w:r w:rsidRPr="002B237D">
        <w:rPr>
          <w:rFonts w:ascii="Helvetica" w:hAnsi="Helvetica"/>
          <w:color w:val="000000"/>
        </w:rPr>
        <w:t>smok</w:t>
      </w:r>
      <w:ins w:id="475" w:author="Zoltan Kutalik" w:date="2022-03-02T23:33:00Z">
        <w:r w:rsidR="00ED7ED7">
          <w:rPr>
            <w:rFonts w:ascii="Helvetica" w:hAnsi="Helvetica"/>
            <w:color w:val="000000"/>
          </w:rPr>
          <w:t>er</w:t>
        </w:r>
      </w:ins>
      <w:del w:id="476" w:author="Zoltan Kutalik" w:date="2022-03-02T23:33:00Z">
        <w:r w:rsidRPr="002B237D" w:rsidDel="00ED7ED7">
          <w:rPr>
            <w:rFonts w:ascii="Helvetica" w:hAnsi="Helvetica"/>
            <w:color w:val="000000"/>
          </w:rPr>
          <w:delText>ing</w:delText>
        </w:r>
      </w:del>
      <w:r w:rsidRPr="002B237D">
        <w:rPr>
          <w:rFonts w:ascii="Helvetica" w:hAnsi="Helvetica"/>
          <w:color w:val="000000"/>
        </w:rPr>
        <w:t xml:space="preserve"> </w:t>
      </w:r>
      <w:del w:id="477" w:author="Zoltan Kutalik" w:date="2022-03-02T23:33:00Z">
        <w:r w:rsidRPr="002B237D" w:rsidDel="00ED7ED7">
          <w:rPr>
            <w:rFonts w:ascii="Helvetica" w:hAnsi="Helvetica"/>
            <w:color w:val="000000"/>
          </w:rPr>
          <w:delText xml:space="preserve">status: never </w:delText>
        </w:r>
      </w:del>
      <w:r w:rsidRPr="002B237D">
        <w:rPr>
          <w:rFonts w:ascii="Helvetica" w:hAnsi="Helvetica"/>
          <w:color w:val="000000"/>
        </w:rPr>
        <w:t xml:space="preserve">on white blood cell </w:t>
      </w:r>
      <w:r w:rsidR="0096348F" w:rsidRPr="002B237D">
        <w:rPr>
          <w:rFonts w:ascii="Helvetica" w:hAnsi="Helvetica"/>
          <w:color w:val="000000"/>
        </w:rPr>
        <w:t>l</w:t>
      </w:r>
      <w:r w:rsidRPr="002B237D">
        <w:rPr>
          <w:rFonts w:ascii="Helvetica" w:hAnsi="Helvetica"/>
          <w:color w:val="000000"/>
        </w:rPr>
        <w:t xml:space="preserve">eucocyte count within partners, </w:t>
      </w:r>
      <w:r w:rsidR="0096348F" w:rsidRPr="002B237D">
        <w:rPr>
          <w:rFonts w:ascii="Helvetica" w:hAnsi="Helvetica"/>
          <w:color w:val="000000"/>
        </w:rPr>
        <w:t>in other words</w:t>
      </w:r>
      <w:r w:rsidRPr="002B237D">
        <w:rPr>
          <w:rFonts w:ascii="Helvetica" w:hAnsi="Helvetica"/>
          <w:color w:val="000000"/>
        </w:rPr>
        <w:t xml:space="preserve"> </w:t>
      </w:r>
      <w:r w:rsidR="0096348F" w:rsidRPr="002B237D">
        <w:rPr>
          <w:rFonts w:ascii="Helvetica" w:hAnsi="Helvetica"/>
          <w:color w:val="000000"/>
        </w:rPr>
        <w:t xml:space="preserve">leucocyte count was higher among individuals with partners who smoked. </w:t>
      </w:r>
      <w:commentRangeStart w:id="478"/>
      <w:r w:rsidR="0096348F" w:rsidRPr="002B237D">
        <w:rPr>
          <w:rFonts w:ascii="Helvetica" w:hAnsi="Helvetica"/>
          <w:color w:val="000000"/>
        </w:rPr>
        <w:t xml:space="preserve">While we also identified a significant effect through </w:t>
      </w:r>
      <m:oMath>
        <m:r>
          <w:rPr>
            <w:rFonts w:ascii="Cambria Math" w:hAnsi="Cambria Math"/>
            <w:color w:val="000000"/>
          </w:rPr>
          <m:t>γ</m:t>
        </m:r>
      </m:oMath>
      <w:r w:rsidR="0096348F" w:rsidRPr="002B237D">
        <w:rPr>
          <w:rFonts w:ascii="Helvetica" w:hAnsi="Helvetica"/>
          <w:color w:val="000000"/>
        </w:rPr>
        <w:t xml:space="preserve"> (AM through smoking), the effect was much strong through </w:t>
      </w:r>
      <m:oMath>
        <m:r>
          <w:rPr>
            <w:rFonts w:ascii="Cambria Math" w:hAnsi="Cambria Math"/>
            <w:color w:val="000000"/>
            <w:shd w:val="clear" w:color="auto" w:fill="FFFFFF"/>
          </w:rPr>
          <m:t>ω</m:t>
        </m:r>
      </m:oMath>
      <w:r w:rsidR="0096348F" w:rsidRPr="002B237D">
        <w:rPr>
          <w:rFonts w:ascii="Helvetica" w:hAnsi="Helvetica"/>
          <w:color w:val="000000"/>
        </w:rPr>
        <w:t xml:space="preserve">. </w:t>
      </w:r>
      <w:commentRangeEnd w:id="478"/>
      <w:r w:rsidR="00DC5456" w:rsidRPr="002B237D">
        <w:rPr>
          <w:rStyle w:val="CommentReference"/>
          <w:rFonts w:ascii="Helvetica" w:eastAsiaTheme="minorHAnsi" w:hAnsi="Helvetica" w:cstheme="minorBidi"/>
        </w:rPr>
        <w:commentReference w:id="478"/>
      </w:r>
      <w:r w:rsidR="0096348F" w:rsidRPr="002B237D">
        <w:rPr>
          <w:rFonts w:ascii="Helvetica" w:hAnsi="Helvetica"/>
          <w:color w:val="000000"/>
        </w:rPr>
        <w:t xml:space="preserve">These findings suggest that there could be a direct effect </w:t>
      </w:r>
      <w:r w:rsidR="00DC5456" w:rsidRPr="002B237D">
        <w:rPr>
          <w:rFonts w:ascii="Helvetica" w:hAnsi="Helvetica"/>
          <w:color w:val="000000"/>
        </w:rPr>
        <w:t xml:space="preserve">from index partner by way of second-hand smoke. </w:t>
      </w:r>
    </w:p>
    <w:p w14:paraId="3B6A8145" w14:textId="77777777" w:rsidR="003D0E77" w:rsidRPr="002B237D" w:rsidRDefault="003D0E77" w:rsidP="002B237D">
      <w:pPr>
        <w:jc w:val="both"/>
        <w:textAlignment w:val="baseline"/>
        <w:outlineLvl w:val="0"/>
        <w:rPr>
          <w:rFonts w:ascii="Helvetica" w:hAnsi="Helvetica"/>
          <w:color w:val="000000"/>
        </w:rPr>
      </w:pPr>
    </w:p>
    <w:p w14:paraId="6DA6668D" w14:textId="6C4E77FA" w:rsidR="004E1A6F" w:rsidRPr="002B237D" w:rsidRDefault="00C81BA8" w:rsidP="002B237D">
      <w:pPr>
        <w:jc w:val="both"/>
        <w:textAlignment w:val="baseline"/>
        <w:rPr>
          <w:rFonts w:ascii="Helvetica" w:hAnsi="Helvetica"/>
          <w:color w:val="000000"/>
        </w:rPr>
      </w:pPr>
      <w:r w:rsidRPr="002B237D">
        <w:rPr>
          <w:rFonts w:ascii="Helvetica" w:hAnsi="Helvetica"/>
          <w:color w:val="000000"/>
        </w:rPr>
        <w:t>This study has limitations which should be taken into account. First, w</w:t>
      </w:r>
      <w:r w:rsidR="004E1A6F" w:rsidRPr="002B237D">
        <w:rPr>
          <w:rFonts w:ascii="Helvetica" w:hAnsi="Helvetica"/>
          <w:color w:val="000000"/>
        </w:rPr>
        <w:t xml:space="preserve">ith the current data, we were not able to </w:t>
      </w:r>
      <w:ins w:id="479" w:author="Zoltan Kutalik" w:date="2022-03-02T23:34:00Z">
        <w:r w:rsidR="00ED7ED7">
          <w:rPr>
            <w:rFonts w:ascii="Helvetica" w:hAnsi="Helvetica"/>
            <w:color w:val="000000"/>
          </w:rPr>
          <w:t xml:space="preserve">find strong evidence for couple </w:t>
        </w:r>
      </w:ins>
      <w:del w:id="480" w:author="Zoltan Kutalik" w:date="2022-03-02T23:34:00Z">
        <w:r w:rsidR="004E1A6F" w:rsidRPr="002B237D" w:rsidDel="00ED7ED7">
          <w:rPr>
            <w:rFonts w:ascii="Helvetica" w:hAnsi="Helvetica"/>
            <w:color w:val="000000"/>
          </w:rPr>
          <w:delText xml:space="preserve">perfectly disentangle assortative mating from </w:delText>
        </w:r>
      </w:del>
      <w:r w:rsidR="004E1A6F" w:rsidRPr="002B237D">
        <w:rPr>
          <w:rFonts w:ascii="Helvetica" w:hAnsi="Helvetica"/>
          <w:color w:val="000000"/>
        </w:rPr>
        <w:t>convergence</w:t>
      </w:r>
      <w:ins w:id="481" w:author="Zoltan Kutalik" w:date="2022-03-02T23:34:00Z">
        <w:r w:rsidR="00ED7ED7">
          <w:rPr>
            <w:rFonts w:ascii="Helvetica" w:hAnsi="Helvetica"/>
            <w:color w:val="000000"/>
          </w:rPr>
          <w:t xml:space="preserve"> over time</w:t>
        </w:r>
      </w:ins>
      <w:r w:rsidR="004E1A6F" w:rsidRPr="002B237D">
        <w:rPr>
          <w:rFonts w:ascii="Helvetica" w:hAnsi="Helvetica"/>
          <w:color w:val="000000"/>
        </w:rPr>
        <w:t xml:space="preserve">. We did make use of both age and time-together data (proxied by time at the same address) to help shed light on this question, and were able to show that certain traits indeed appear to converge as a couple spends more time together while other traits appear to be more important in the selection process (i.e. true assortative mating). However, to properly </w:t>
      </w:r>
      <w:r w:rsidR="004E1A6F" w:rsidRPr="002B237D">
        <w:rPr>
          <w:rFonts w:ascii="Helvetica" w:hAnsi="Helvetica"/>
          <w:color w:val="000000"/>
        </w:rPr>
        <w:lastRenderedPageBreak/>
        <w:t>assess the question, longitudinal data including measures before couples were together would be best suited to disentangle the complex relationship between assortative mating and convergence.</w:t>
      </w:r>
      <w:r w:rsidRPr="002B237D">
        <w:rPr>
          <w:rFonts w:ascii="Helvetica" w:hAnsi="Helvetica"/>
          <w:color w:val="000000"/>
        </w:rPr>
        <w:t xml:space="preserve"> </w:t>
      </w:r>
      <w:commentRangeStart w:id="482"/>
      <w:r w:rsidRPr="002B237D">
        <w:rPr>
          <w:rFonts w:ascii="Helvetica" w:hAnsi="Helvetica"/>
          <w:color w:val="000000"/>
        </w:rPr>
        <w:t xml:space="preserve">Secondly, </w:t>
      </w:r>
      <w:ins w:id="483" w:author="Zoltan Kutalik" w:date="2022-03-02T23:35:00Z">
        <w:r w:rsidR="00ED7ED7">
          <w:rPr>
            <w:rFonts w:ascii="Helvetica" w:hAnsi="Helvetica"/>
            <w:color w:val="000000"/>
          </w:rPr>
          <w:t>w</w:t>
        </w:r>
      </w:ins>
      <w:del w:id="484" w:author="Zoltan Kutalik" w:date="2022-03-02T23:35:00Z">
        <w:r w:rsidR="004E1A6F" w:rsidRPr="002B237D" w:rsidDel="00ED7ED7">
          <w:rPr>
            <w:rFonts w:ascii="Helvetica" w:hAnsi="Helvetica"/>
            <w:color w:val="000000"/>
          </w:rPr>
          <w:delText>W</w:delText>
        </w:r>
      </w:del>
      <w:r w:rsidR="004E1A6F" w:rsidRPr="002B237D">
        <w:rPr>
          <w:rFonts w:ascii="Helvetica" w:hAnsi="Helvetica"/>
          <w:color w:val="000000"/>
        </w:rPr>
        <w:t xml:space="preserve">hile </w:t>
      </w:r>
      <w:ins w:id="485" w:author="Zoltan Kutalik" w:date="2022-03-02T23:37:00Z">
        <w:r w:rsidR="00ED7ED7" w:rsidRPr="002B237D">
          <w:rPr>
            <w:rFonts w:ascii="Helvetica" w:hAnsi="Helvetica"/>
            <w:color w:val="000000"/>
          </w:rPr>
          <w:t xml:space="preserve">assortative mating through the exposure </w:t>
        </w:r>
        <w:r w:rsidR="00ED7ED7">
          <w:rPr>
            <w:rFonts w:ascii="Helvetica" w:hAnsi="Helvetica"/>
            <w:color w:val="000000"/>
          </w:rPr>
          <w:t>(</w:t>
        </w:r>
      </w:ins>
      <m:oMath>
        <m:r>
          <w:ins w:id="486" w:author="Zoltan Kutalik" w:date="2022-03-02T23:37:00Z">
            <w:rPr>
              <w:rFonts w:ascii="Cambria Math" w:hAnsi="Cambria Math"/>
              <w:color w:val="000000"/>
            </w:rPr>
            <m:t>γ</m:t>
          </w:ins>
        </m:r>
      </m:oMath>
      <w:ins w:id="487" w:author="Zoltan Kutalik" w:date="2022-03-02T23:37:00Z">
        <w:r w:rsidR="00ED7ED7">
          <w:rPr>
            <w:rFonts w:ascii="Helvetica" w:hAnsi="Helvetica"/>
            <w:color w:val="000000"/>
          </w:rPr>
          <w:t xml:space="preserve">) </w:t>
        </w:r>
        <w:r w:rsidR="00ED7ED7" w:rsidRPr="002B237D">
          <w:rPr>
            <w:rFonts w:ascii="Helvetica" w:hAnsi="Helvetica"/>
            <w:color w:val="000000"/>
          </w:rPr>
          <w:t xml:space="preserve">and </w:t>
        </w:r>
        <w:r w:rsidR="00ED7ED7">
          <w:rPr>
            <w:rFonts w:ascii="Helvetica" w:hAnsi="Helvetica"/>
            <w:color w:val="000000"/>
          </w:rPr>
          <w:t xml:space="preserve">the </w:t>
        </w:r>
        <w:r w:rsidR="00ED7ED7" w:rsidRPr="002B237D">
          <w:rPr>
            <w:rFonts w:ascii="Helvetica" w:hAnsi="Helvetica"/>
            <w:color w:val="000000"/>
          </w:rPr>
          <w:t>outcome</w:t>
        </w:r>
        <w:r w:rsidR="00ED7ED7">
          <w:rPr>
            <w:rFonts w:ascii="Helvetica" w:hAnsi="Helvetica"/>
            <w:color w:val="000000"/>
          </w:rPr>
          <w:t xml:space="preserve"> </w:t>
        </w:r>
      </w:ins>
      <w:del w:id="488" w:author="Zoltan Kutalik" w:date="2022-03-02T23:35:00Z">
        <w:r w:rsidR="004E1A6F" w:rsidRPr="002B237D" w:rsidDel="00ED7ED7">
          <w:rPr>
            <w:rFonts w:ascii="Helvetica" w:hAnsi="Helvetica"/>
            <w:color w:val="000000"/>
          </w:rPr>
          <w:delText>gamma</w:delText>
        </w:r>
      </w:del>
      <w:r w:rsidR="004E1A6F" w:rsidRPr="002B237D">
        <w:rPr>
          <w:rFonts w:ascii="Helvetica" w:hAnsi="Helvetica"/>
          <w:color w:val="000000"/>
        </w:rPr>
        <w:t xml:space="preserve"> </w:t>
      </w:r>
      <w:del w:id="489" w:author="Zoltan Kutalik" w:date="2022-03-02T23:37:00Z">
        <w:r w:rsidR="004E1A6F" w:rsidRPr="002B237D" w:rsidDel="00ED7ED7">
          <w:rPr>
            <w:rFonts w:ascii="Helvetica" w:hAnsi="Helvetica"/>
            <w:color w:val="000000"/>
          </w:rPr>
          <w:delText xml:space="preserve">and </w:delText>
        </w:r>
      </w:del>
      <w:ins w:id="490" w:author="Zoltan Kutalik" w:date="2022-03-02T23:37:00Z">
        <w:r w:rsidR="00ED7ED7">
          <w:rPr>
            <w:rFonts w:ascii="Helvetica" w:hAnsi="Helvetica"/>
            <w:color w:val="000000"/>
          </w:rPr>
          <w:t>(</w:t>
        </w:r>
      </w:ins>
      <m:oMath>
        <m:r>
          <w:ins w:id="491" w:author="Zoltan Kutalik" w:date="2022-03-02T23:35:00Z">
            <w:rPr>
              <w:rFonts w:ascii="Cambria Math" w:hAnsi="Cambria Math"/>
              <w:color w:val="000000"/>
            </w:rPr>
            <m:t>ρ</m:t>
          </w:ins>
        </m:r>
        <m:r>
          <w:ins w:id="492" w:author="Zoltan Kutalik" w:date="2022-03-02T23:38:00Z">
            <w:rPr>
              <w:rFonts w:ascii="Cambria Math" w:hAnsi="Cambria Math"/>
              <w:color w:val="000000"/>
            </w:rPr>
            <m:t>)</m:t>
          </w:ins>
        </m:r>
      </m:oMath>
      <w:ins w:id="493" w:author="Zoltan Kutalik" w:date="2022-03-02T23:35:00Z">
        <w:r w:rsidR="00ED7ED7" w:rsidRPr="002B237D" w:rsidDel="00ED7ED7">
          <w:rPr>
            <w:rFonts w:ascii="Helvetica" w:hAnsi="Helvetica"/>
            <w:color w:val="000000"/>
          </w:rPr>
          <w:t xml:space="preserve"> </w:t>
        </w:r>
      </w:ins>
      <w:del w:id="494" w:author="Zoltan Kutalik" w:date="2022-03-02T23:35:00Z">
        <w:r w:rsidR="004E1A6F" w:rsidRPr="002B237D" w:rsidDel="00ED7ED7">
          <w:rPr>
            <w:rFonts w:ascii="Helvetica" w:hAnsi="Helvetica"/>
            <w:color w:val="000000"/>
          </w:rPr>
          <w:delText>rho</w:delText>
        </w:r>
      </w:del>
      <w:r w:rsidR="004E1A6F" w:rsidRPr="002B237D">
        <w:rPr>
          <w:rFonts w:ascii="Helvetica" w:hAnsi="Helvetica"/>
          <w:color w:val="000000"/>
        </w:rPr>
        <w:t xml:space="preserve"> represent independent paths from </w:t>
      </w:r>
      <m:oMath>
        <m:sSub>
          <m:sSubPr>
            <m:ctrlPr>
              <w:ins w:id="495" w:author="Zoltan Kutalik" w:date="2022-03-02T23:35:00Z">
                <w:rPr>
                  <w:rFonts w:ascii="Cambria Math" w:hAnsi="Cambria Math"/>
                  <w:i/>
                  <w:color w:val="000000"/>
                </w:rPr>
              </w:ins>
            </m:ctrlPr>
          </m:sSubPr>
          <m:e>
            <m:r>
              <w:ins w:id="496" w:author="Zoltan Kutalik" w:date="2022-03-02T23:35:00Z">
                <w:rPr>
                  <w:rFonts w:ascii="Cambria Math" w:hAnsi="Cambria Math"/>
                  <w:color w:val="000000"/>
                </w:rPr>
                <m:t>X</m:t>
              </w:ins>
            </m:r>
          </m:e>
          <m:sub>
            <m:r>
              <w:ins w:id="497" w:author="Zoltan Kutalik" w:date="2022-03-02T23:35:00Z">
                <w:rPr>
                  <w:rFonts w:ascii="Cambria Math" w:hAnsi="Cambria Math"/>
                  <w:color w:val="000000"/>
                </w:rPr>
                <m:t>i</m:t>
              </w:ins>
            </m:r>
          </m:sub>
        </m:sSub>
      </m:oMath>
      <w:ins w:id="498" w:author="Zoltan Kutalik" w:date="2022-03-02T23:35:00Z">
        <w:r w:rsidR="00ED7ED7" w:rsidRPr="002B237D">
          <w:rPr>
            <w:rFonts w:ascii="Helvetica" w:hAnsi="Helvetica"/>
            <w:color w:val="000000"/>
          </w:rPr>
          <w:t xml:space="preserve"> </w:t>
        </w:r>
      </w:ins>
      <w:del w:id="499" w:author="Zoltan Kutalik" w:date="2022-03-02T23:35:00Z">
        <w:r w:rsidR="004E1A6F" w:rsidRPr="002B237D" w:rsidDel="00ED7ED7">
          <w:rPr>
            <w:rFonts w:ascii="Helvetica" w:hAnsi="Helvetica"/>
            <w:color w:val="000000"/>
          </w:rPr>
          <w:delText xml:space="preserve">X_i </w:delText>
        </w:r>
      </w:del>
      <w:r w:rsidR="004E1A6F" w:rsidRPr="002B237D">
        <w:rPr>
          <w:rFonts w:ascii="Helvetica" w:hAnsi="Helvetica"/>
          <w:color w:val="000000"/>
        </w:rPr>
        <w:t xml:space="preserve">to </w:t>
      </w:r>
      <m:oMath>
        <m:sSub>
          <m:sSubPr>
            <m:ctrlPr>
              <w:ins w:id="500" w:author="Zoltan Kutalik" w:date="2022-03-02T23:36:00Z">
                <w:rPr>
                  <w:rFonts w:ascii="Cambria Math" w:hAnsi="Cambria Math"/>
                  <w:i/>
                  <w:color w:val="000000"/>
                </w:rPr>
              </w:ins>
            </m:ctrlPr>
          </m:sSubPr>
          <m:e>
            <m:r>
              <w:ins w:id="501" w:author="Zoltan Kutalik" w:date="2022-03-02T23:36:00Z">
                <w:rPr>
                  <w:rFonts w:ascii="Cambria Math" w:hAnsi="Cambria Math"/>
                  <w:color w:val="000000"/>
                </w:rPr>
                <m:t>Y</m:t>
              </w:ins>
            </m:r>
          </m:e>
          <m:sub>
            <m:r>
              <w:ins w:id="502" w:author="Zoltan Kutalik" w:date="2022-03-02T23:36:00Z">
                <w:rPr>
                  <w:rFonts w:ascii="Cambria Math" w:hAnsi="Cambria Math"/>
                  <w:color w:val="000000"/>
                </w:rPr>
                <m:t>p</m:t>
              </w:ins>
            </m:r>
          </m:sub>
        </m:sSub>
      </m:oMath>
      <w:del w:id="503" w:author="Zoltan Kutalik" w:date="2022-03-02T23:36:00Z">
        <w:r w:rsidR="004E1A6F" w:rsidRPr="002B237D" w:rsidDel="00ED7ED7">
          <w:rPr>
            <w:rFonts w:ascii="Helvetica" w:hAnsi="Helvetica"/>
            <w:color w:val="000000"/>
          </w:rPr>
          <w:delText xml:space="preserve">Y_p </w:delText>
        </w:r>
      </w:del>
      <w:del w:id="504" w:author="Zoltan Kutalik" w:date="2022-03-02T23:37:00Z">
        <w:r w:rsidR="004E1A6F" w:rsidRPr="002B237D" w:rsidDel="00ED7ED7">
          <w:rPr>
            <w:rFonts w:ascii="Helvetica" w:hAnsi="Helvetica"/>
            <w:color w:val="000000"/>
          </w:rPr>
          <w:delText>(assortative mating through the exposure and outcome, respectively)</w:delText>
        </w:r>
      </w:del>
      <w:r w:rsidR="004E1A6F" w:rsidRPr="002B237D">
        <w:rPr>
          <w:rFonts w:ascii="Helvetica" w:hAnsi="Helvetica"/>
          <w:color w:val="000000"/>
        </w:rPr>
        <w:t xml:space="preserve">, our results suggest that the computed effects using MR estimates are </w:t>
      </w:r>
      <w:r w:rsidRPr="002B237D">
        <w:rPr>
          <w:rFonts w:ascii="Helvetica" w:hAnsi="Helvetica"/>
          <w:color w:val="000000"/>
        </w:rPr>
        <w:t xml:space="preserve">not </w:t>
      </w:r>
      <w:r w:rsidR="004E1A6F" w:rsidRPr="002B237D">
        <w:rPr>
          <w:rFonts w:ascii="Helvetica" w:hAnsi="Helvetica"/>
          <w:color w:val="000000"/>
        </w:rPr>
        <w:t>perfectly independent. This could potentially be due to overlap in genetic instruments</w:t>
      </w:r>
      <w:ins w:id="505" w:author="Zoltan Kutalik" w:date="2022-03-02T23:39:00Z">
        <w:r w:rsidR="00340567">
          <w:rPr>
            <w:rFonts w:ascii="Helvetica" w:hAnsi="Helvetica"/>
            <w:color w:val="000000"/>
          </w:rPr>
          <w:t>, bidirection</w:t>
        </w:r>
      </w:ins>
      <w:ins w:id="506" w:author="Zoltan Kutalik" w:date="2022-03-02T23:40:00Z">
        <w:r w:rsidR="00340567">
          <w:rPr>
            <w:rFonts w:ascii="Helvetica" w:hAnsi="Helvetica"/>
            <w:color w:val="000000"/>
          </w:rPr>
          <w:t>al causal effect between them</w:t>
        </w:r>
      </w:ins>
      <w:r w:rsidR="004E1A6F" w:rsidRPr="002B237D">
        <w:rPr>
          <w:rFonts w:ascii="Helvetica" w:hAnsi="Helvetica"/>
          <w:color w:val="000000"/>
        </w:rPr>
        <w:t xml:space="preserve"> or</w:t>
      </w:r>
      <w:ins w:id="507" w:author="Zoltan Kutalik" w:date="2022-03-02T23:40:00Z">
        <w:r w:rsidR="00340567">
          <w:rPr>
            <w:rFonts w:ascii="Helvetica" w:hAnsi="Helvetica"/>
            <w:color w:val="000000"/>
          </w:rPr>
          <w:t xml:space="preserve"> </w:t>
        </w:r>
      </w:ins>
      <w:del w:id="508" w:author="Zoltan Kutalik" w:date="2022-03-02T23:40:00Z">
        <w:r w:rsidR="004E1A6F" w:rsidRPr="002B237D" w:rsidDel="00340567">
          <w:rPr>
            <w:rFonts w:ascii="Helvetica" w:hAnsi="Helvetica"/>
            <w:color w:val="000000"/>
          </w:rPr>
          <w:delText xml:space="preserve"> </w:delText>
        </w:r>
      </w:del>
      <w:ins w:id="509" w:author="Zoltan Kutalik" w:date="2022-03-02T23:40:00Z">
        <w:r w:rsidR="00340567">
          <w:rPr>
            <w:rFonts w:ascii="Helvetica" w:hAnsi="Helvetica"/>
            <w:color w:val="000000"/>
          </w:rPr>
          <w:t xml:space="preserve">the fact that </w:t>
        </w:r>
      </w:ins>
      <w:ins w:id="510" w:author="Zoltan Kutalik" w:date="2022-03-02T23:42:00Z">
        <w:r w:rsidR="00340567">
          <w:rPr>
            <w:rFonts w:ascii="Helvetica" w:hAnsi="Helvetica"/>
            <w:color w:val="000000"/>
          </w:rPr>
          <w:t xml:space="preserve">both estimates depend on </w:t>
        </w:r>
      </w:ins>
      <w:ins w:id="511" w:author="Zoltan Kutalik" w:date="2022-03-02T23:43:00Z">
        <w:r w:rsidR="00340567">
          <w:rPr>
            <w:rFonts w:ascii="Helvetica" w:hAnsi="Helvetica"/>
            <w:color w:val="000000"/>
          </w:rPr>
          <w:t>the causal from</w:t>
        </w:r>
        <w:r w:rsidR="00340567" w:rsidRPr="002B237D" w:rsidDel="00340567">
          <w:rPr>
            <w:rFonts w:ascii="Helvetica" w:hAnsi="Helvetica"/>
            <w:color w:val="000000"/>
          </w:rPr>
          <w:t xml:space="preserve"> </w:t>
        </w:r>
        <w:r w:rsidR="00340567" w:rsidRPr="00340567">
          <w:rPr>
            <w:rFonts w:ascii="Helvetica" w:hAnsi="Helvetica"/>
            <w:i/>
            <w:iCs/>
            <w:color w:val="000000"/>
            <w:rPrChange w:id="512" w:author="Zoltan Kutalik" w:date="2022-03-02T23:43:00Z">
              <w:rPr>
                <w:rFonts w:ascii="Helvetica" w:hAnsi="Helvetica"/>
                <w:color w:val="000000"/>
              </w:rPr>
            </w:rPrChange>
          </w:rPr>
          <w:t>X</w:t>
        </w:r>
        <w:r w:rsidR="00340567">
          <w:rPr>
            <w:rFonts w:ascii="Helvetica" w:hAnsi="Helvetica"/>
            <w:color w:val="000000"/>
          </w:rPr>
          <w:t xml:space="preserve"> to </w:t>
        </w:r>
        <w:r w:rsidR="00340567" w:rsidRPr="00340567">
          <w:rPr>
            <w:rFonts w:ascii="Helvetica" w:hAnsi="Helvetica"/>
            <w:i/>
            <w:iCs/>
            <w:color w:val="000000"/>
            <w:rPrChange w:id="513" w:author="Zoltan Kutalik" w:date="2022-03-02T23:43:00Z">
              <w:rPr>
                <w:rFonts w:ascii="Helvetica" w:hAnsi="Helvetica"/>
                <w:color w:val="000000"/>
              </w:rPr>
            </w:rPrChange>
          </w:rPr>
          <w:t>Y</w:t>
        </w:r>
      </w:ins>
      <w:del w:id="514" w:author="Zoltan Kutalik" w:date="2022-03-02T23:40:00Z">
        <w:r w:rsidR="004E1A6F" w:rsidRPr="002B237D" w:rsidDel="00340567">
          <w:rPr>
            <w:rFonts w:ascii="Helvetica" w:hAnsi="Helvetica"/>
            <w:color w:val="000000"/>
          </w:rPr>
          <w:delText>phenotypic similarity</w:delText>
        </w:r>
      </w:del>
      <w:r w:rsidR="004E1A6F" w:rsidRPr="002B237D">
        <w:rPr>
          <w:rFonts w:ascii="Helvetica" w:hAnsi="Helvetica"/>
          <w:color w:val="000000"/>
        </w:rPr>
        <w:t>. To the best of our ability, we tried to mitigate this bias.</w:t>
      </w:r>
      <w:r w:rsidRPr="002B237D">
        <w:rPr>
          <w:rFonts w:ascii="Helvetica" w:hAnsi="Helvetica"/>
          <w:color w:val="000000"/>
        </w:rPr>
        <w:t xml:space="preserve"> I</w:t>
      </w:r>
      <w:r w:rsidR="004E1A6F" w:rsidRPr="002B237D">
        <w:rPr>
          <w:rFonts w:ascii="Helvetica" w:hAnsi="Helvetica"/>
          <w:color w:val="000000"/>
        </w:rPr>
        <w:t xml:space="preserve">n the </w:t>
      </w:r>
      <w:r w:rsidRPr="002B237D">
        <w:rPr>
          <w:rFonts w:ascii="Helvetica" w:hAnsi="Helvetica"/>
          <w:color w:val="000000"/>
        </w:rPr>
        <w:t>calculation</w:t>
      </w:r>
      <w:r w:rsidR="004E1A6F" w:rsidRPr="002B237D">
        <w:rPr>
          <w:rFonts w:ascii="Helvetica" w:hAnsi="Helvetica"/>
          <w:color w:val="000000"/>
        </w:rPr>
        <w:t xml:space="preserve"> of rho, we used a MVMR approach to remove effects of X on Y. </w:t>
      </w:r>
      <w:r w:rsidRPr="002B237D">
        <w:rPr>
          <w:rFonts w:ascii="Helvetica" w:hAnsi="Helvetica"/>
          <w:color w:val="000000"/>
        </w:rPr>
        <w:t>Also</w:t>
      </w:r>
      <w:r w:rsidR="004E1A6F" w:rsidRPr="002B237D">
        <w:rPr>
          <w:rFonts w:ascii="Helvetica" w:hAnsi="Helvetica"/>
          <w:color w:val="000000"/>
        </w:rPr>
        <w:t xml:space="preserve">, when summing gamma and rho we first </w:t>
      </w:r>
      <w:proofErr w:type="spellStart"/>
      <w:r w:rsidR="004E1A6F" w:rsidRPr="002B237D">
        <w:rPr>
          <w:rFonts w:ascii="Helvetica" w:hAnsi="Helvetica"/>
          <w:color w:val="000000"/>
        </w:rPr>
        <w:t>residualized</w:t>
      </w:r>
      <w:proofErr w:type="spellEnd"/>
      <w:r w:rsidR="004E1A6F" w:rsidRPr="002B237D">
        <w:rPr>
          <w:rFonts w:ascii="Helvetica" w:hAnsi="Helvetica"/>
          <w:color w:val="000000"/>
        </w:rPr>
        <w:t xml:space="preserve"> gamma for effects of rho to ensure independence. </w:t>
      </w:r>
      <w:commentRangeEnd w:id="482"/>
      <w:r w:rsidRPr="002B237D">
        <w:rPr>
          <w:rStyle w:val="CommentReference"/>
          <w:rFonts w:ascii="Helvetica" w:eastAsiaTheme="minorHAnsi" w:hAnsi="Helvetica" w:cstheme="minorBidi"/>
        </w:rPr>
        <w:commentReference w:id="482"/>
      </w:r>
      <w:r w:rsidRPr="002B237D">
        <w:rPr>
          <w:rFonts w:ascii="Helvetica" w:hAnsi="Helvetica"/>
          <w:color w:val="000000"/>
        </w:rPr>
        <w:t>Finally, i</w:t>
      </w:r>
      <w:r w:rsidR="004E1A6F" w:rsidRPr="002B237D">
        <w:rPr>
          <w:rFonts w:ascii="Helvetica" w:hAnsi="Helvetica"/>
          <w:color w:val="000000"/>
        </w:rPr>
        <w:t>n an effort to increase statistical power, we limited our traits to those with significant correlation amongst couples and &gt;5 valid IVs (among a few other filtering criteria). As a result, anthropometric traits constituted a larger proportion of our traits under study and represent a large percentage of our significant findings. Other phenotypes, such as behavioural and lifestyle traits, were included where possible but, in general, with less statistical power due to both lower couple correlation and less IVs. Additionally, we were limited to the traits in the UKBB.  </w:t>
      </w:r>
    </w:p>
    <w:p w14:paraId="23B92B62" w14:textId="77777777" w:rsidR="004E1A6F" w:rsidRPr="002B237D" w:rsidRDefault="004E1A6F" w:rsidP="002B237D">
      <w:pPr>
        <w:jc w:val="both"/>
        <w:rPr>
          <w:rFonts w:ascii="Helvetica" w:hAnsi="Helvetica"/>
        </w:rPr>
      </w:pPr>
      <w:r w:rsidRPr="002B237D">
        <w:rPr>
          <w:rFonts w:ascii="Helvetica" w:hAnsi="Helvetica"/>
          <w:color w:val="000000"/>
        </w:rPr>
        <w:t> </w:t>
      </w:r>
    </w:p>
    <w:p w14:paraId="11C20155" w14:textId="23B5F0DF" w:rsidR="004E1A6F" w:rsidRPr="002B237D" w:rsidRDefault="004E1A6F" w:rsidP="002B237D">
      <w:pPr>
        <w:jc w:val="both"/>
        <w:rPr>
          <w:rFonts w:ascii="Helvetica" w:hAnsi="Helvetica"/>
          <w:color w:val="000000"/>
        </w:rPr>
      </w:pPr>
      <w:del w:id="515" w:author="Zoltan Kutalik" w:date="2022-03-02T23:49:00Z">
        <w:r w:rsidRPr="002B237D" w:rsidDel="007914BF">
          <w:rPr>
            <w:rFonts w:ascii="Helvetica" w:hAnsi="Helvetica"/>
            <w:color w:val="000000"/>
          </w:rPr>
          <w:delText> </w:delText>
        </w:r>
      </w:del>
      <w:r w:rsidR="00C81BA8" w:rsidRPr="002B237D">
        <w:rPr>
          <w:rFonts w:ascii="Helvetica" w:hAnsi="Helvetica"/>
          <w:color w:val="000000"/>
        </w:rPr>
        <w:t xml:space="preserve">In </w:t>
      </w:r>
      <w:del w:id="516" w:author="Zoltan Kutalik" w:date="2022-03-02T23:45:00Z">
        <w:r w:rsidR="00C81BA8" w:rsidRPr="002B237D" w:rsidDel="00340567">
          <w:rPr>
            <w:rFonts w:ascii="Helvetica" w:hAnsi="Helvetica"/>
            <w:color w:val="000000"/>
          </w:rPr>
          <w:delText>conclusion</w:delText>
        </w:r>
      </w:del>
      <w:ins w:id="517" w:author="Zoltan Kutalik" w:date="2022-03-02T23:45:00Z">
        <w:r w:rsidR="00340567">
          <w:rPr>
            <w:rFonts w:ascii="Helvetica" w:hAnsi="Helvetica"/>
            <w:color w:val="000000"/>
          </w:rPr>
          <w:t>summary</w:t>
        </w:r>
      </w:ins>
      <w:r w:rsidR="00C81BA8" w:rsidRPr="002B237D">
        <w:rPr>
          <w:rFonts w:ascii="Helvetica" w:hAnsi="Helvetica"/>
          <w:color w:val="000000"/>
        </w:rPr>
        <w:t>, we</w:t>
      </w:r>
      <w:ins w:id="518" w:author="Zoltan Kutalik" w:date="2022-03-02T23:45:00Z">
        <w:r w:rsidR="00340567">
          <w:rPr>
            <w:rFonts w:ascii="Helvetica" w:hAnsi="Helvetica"/>
            <w:color w:val="000000"/>
          </w:rPr>
          <w:t xml:space="preserve"> have surveyed a large number of complex traits with significant couple correlation in the UK Bioban</w:t>
        </w:r>
      </w:ins>
      <w:ins w:id="519" w:author="Zoltan Kutalik" w:date="2022-03-02T23:46:00Z">
        <w:r w:rsidR="00340567">
          <w:rPr>
            <w:rFonts w:ascii="Helvetica" w:hAnsi="Helvetica"/>
            <w:color w:val="000000"/>
          </w:rPr>
          <w:t>k and explored to which extent the observed couple similarity is due to couple convergence or confounding</w:t>
        </w:r>
      </w:ins>
      <w:ins w:id="520" w:author="Zoltan Kutalik" w:date="2022-03-02T23:47:00Z">
        <w:r w:rsidR="00340567">
          <w:rPr>
            <w:rFonts w:ascii="Helvetica" w:hAnsi="Helvetica"/>
            <w:color w:val="000000"/>
          </w:rPr>
          <w:t xml:space="preserve"> (i.e. assortment for correlated phenotype</w:t>
        </w:r>
      </w:ins>
      <w:ins w:id="521" w:author="Zoltan Kutalik" w:date="2022-03-02T23:49:00Z">
        <w:r w:rsidR="007914BF">
          <w:rPr>
            <w:rFonts w:ascii="Helvetica" w:hAnsi="Helvetica"/>
            <w:color w:val="000000"/>
          </w:rPr>
          <w:t>s</w:t>
        </w:r>
      </w:ins>
      <w:ins w:id="522" w:author="Zoltan Kutalik" w:date="2022-03-02T23:47:00Z">
        <w:r w:rsidR="00340567">
          <w:rPr>
            <w:rFonts w:ascii="Helvetica" w:hAnsi="Helvetica"/>
            <w:color w:val="000000"/>
          </w:rPr>
          <w:t xml:space="preserve">). We have also </w:t>
        </w:r>
      </w:ins>
      <w:ins w:id="523" w:author="Zoltan Kutalik" w:date="2022-03-02T23:48:00Z">
        <w:r w:rsidR="00340567">
          <w:rPr>
            <w:rFonts w:ascii="Helvetica" w:hAnsi="Helvetica"/>
            <w:color w:val="000000"/>
          </w:rPr>
          <w:t xml:space="preserve">demonstrated that cross-trait </w:t>
        </w:r>
        <w:r w:rsidR="007914BF">
          <w:rPr>
            <w:rFonts w:ascii="Helvetica" w:hAnsi="Helvetica"/>
            <w:color w:val="000000"/>
          </w:rPr>
          <w:t xml:space="preserve">assortment can largely be explained by assortments between either trait </w:t>
        </w:r>
        <w:proofErr w:type="gramStart"/>
        <w:r w:rsidR="007914BF">
          <w:rPr>
            <w:rFonts w:ascii="Helvetica" w:hAnsi="Helvetica"/>
            <w:color w:val="000000"/>
          </w:rPr>
          <w:t>and</w:t>
        </w:r>
        <w:proofErr w:type="gramEnd"/>
        <w:r w:rsidR="007914BF">
          <w:rPr>
            <w:rFonts w:ascii="Helvetica" w:hAnsi="Helvetica"/>
            <w:color w:val="000000"/>
          </w:rPr>
          <w:t xml:space="preserve"> </w:t>
        </w:r>
      </w:ins>
      <w:ins w:id="524" w:author="Zoltan Kutalik" w:date="2022-03-02T23:49:00Z">
        <w:r w:rsidR="007914BF">
          <w:rPr>
            <w:rFonts w:ascii="Helvetica" w:hAnsi="Helvetica"/>
            <w:color w:val="000000"/>
          </w:rPr>
          <w:t xml:space="preserve">substantial </w:t>
        </w:r>
      </w:ins>
      <w:ins w:id="525" w:author="Zoltan Kutalik" w:date="2022-03-02T23:48:00Z">
        <w:r w:rsidR="007914BF">
          <w:rPr>
            <w:rFonts w:ascii="Helvetica" w:hAnsi="Helvetica"/>
            <w:color w:val="000000"/>
          </w:rPr>
          <w:t>causal effects between these</w:t>
        </w:r>
      </w:ins>
      <w:ins w:id="526" w:author="Zoltan Kutalik" w:date="2022-03-02T23:49:00Z">
        <w:r w:rsidR="007914BF">
          <w:rPr>
            <w:rFonts w:ascii="Helvetica" w:hAnsi="Helvetica"/>
            <w:color w:val="000000"/>
          </w:rPr>
          <w:t xml:space="preserve"> traits.</w:t>
        </w:r>
      </w:ins>
      <w:ins w:id="527" w:author="Zoltan Kutalik" w:date="2022-03-02T23:50:00Z">
        <w:r w:rsidR="007914BF">
          <w:rPr>
            <w:rFonts w:ascii="Helvetica" w:hAnsi="Helvetica"/>
            <w:color w:val="000000"/>
          </w:rPr>
          <w:t xml:space="preserve"> Our findings provide new insights </w:t>
        </w:r>
      </w:ins>
      <w:ins w:id="528" w:author="Zoltan Kutalik" w:date="2022-03-02T23:51:00Z">
        <w:r w:rsidR="007914BF">
          <w:rPr>
            <w:rFonts w:ascii="Helvetica" w:hAnsi="Helvetica"/>
            <w:color w:val="000000"/>
          </w:rPr>
          <w:t>into</w:t>
        </w:r>
      </w:ins>
      <w:ins w:id="529" w:author="Zoltan Kutalik" w:date="2022-03-02T23:50:00Z">
        <w:r w:rsidR="007914BF">
          <w:rPr>
            <w:rFonts w:ascii="Helvetica" w:hAnsi="Helvetica"/>
            <w:color w:val="000000"/>
          </w:rPr>
          <w:t xml:space="preserve"> </w:t>
        </w:r>
      </w:ins>
      <w:ins w:id="530" w:author="Zoltan Kutalik" w:date="2022-03-02T23:51:00Z">
        <w:r w:rsidR="007914BF">
          <w:rPr>
            <w:rFonts w:ascii="Helvetica" w:hAnsi="Helvetica"/>
            <w:color w:val="000000"/>
          </w:rPr>
          <w:t xml:space="preserve">possible mechanisms underlying observed </w:t>
        </w:r>
      </w:ins>
      <w:ins w:id="531" w:author="Zoltan Kutalik" w:date="2022-03-02T23:50:00Z">
        <w:r w:rsidR="007914BF">
          <w:rPr>
            <w:rFonts w:ascii="Helvetica" w:hAnsi="Helvetica"/>
            <w:color w:val="000000"/>
          </w:rPr>
          <w:t>assortative mating</w:t>
        </w:r>
      </w:ins>
      <w:del w:id="532" w:author="Zoltan Kutalik" w:date="2022-03-02T23:45:00Z">
        <w:r w:rsidR="00C81BA8" w:rsidRPr="002B237D" w:rsidDel="00340567">
          <w:rPr>
            <w:rFonts w:ascii="Helvetica" w:hAnsi="Helvetica"/>
            <w:color w:val="000000"/>
          </w:rPr>
          <w:delText xml:space="preserve"> …</w:delText>
        </w:r>
      </w:del>
      <w:del w:id="533" w:author="Zoltan Kutalik" w:date="2022-03-02T23:46:00Z">
        <w:r w:rsidR="00C81BA8" w:rsidRPr="002B237D" w:rsidDel="00340567">
          <w:rPr>
            <w:rFonts w:ascii="Helvetica" w:hAnsi="Helvetica"/>
            <w:color w:val="000000"/>
          </w:rPr>
          <w:delText xml:space="preserve"> </w:delText>
        </w:r>
      </w:del>
      <w:ins w:id="534" w:author="Zoltan Kutalik" w:date="2022-03-02T23:51:00Z">
        <w:r w:rsidR="007914BF">
          <w:rPr>
            <w:rFonts w:ascii="Helvetica" w:hAnsi="Helvetica"/>
            <w:color w:val="000000"/>
          </w:rPr>
          <w:t xml:space="preserve"> patterns at an unprecedented scale.</w:t>
        </w:r>
      </w:ins>
    </w:p>
    <w:p w14:paraId="79CC5805" w14:textId="2F59BDCA" w:rsidR="009C5119" w:rsidRPr="002B237D" w:rsidRDefault="009C5119" w:rsidP="002B237D">
      <w:pPr>
        <w:jc w:val="both"/>
        <w:rPr>
          <w:rFonts w:ascii="Helvetica" w:hAnsi="Helvetica"/>
          <w:color w:val="000000"/>
        </w:rPr>
      </w:pPr>
      <w:r w:rsidRPr="002B237D">
        <w:rPr>
          <w:rFonts w:ascii="Helvetica" w:hAnsi="Helvetica"/>
          <w:color w:val="000000"/>
        </w:rPr>
        <w:br w:type="page"/>
      </w:r>
    </w:p>
    <w:p w14:paraId="5AB9CC3B" w14:textId="2843FC89" w:rsidR="004E1A6F" w:rsidRPr="002B237D" w:rsidRDefault="009C5119" w:rsidP="002B237D">
      <w:pPr>
        <w:spacing w:before="240" w:after="120"/>
        <w:jc w:val="both"/>
        <w:outlineLvl w:val="0"/>
        <w:rPr>
          <w:rFonts w:ascii="Helvetica" w:hAnsi="Helvetica"/>
          <w:b/>
          <w:bCs/>
          <w:kern w:val="36"/>
          <w:sz w:val="48"/>
          <w:szCs w:val="48"/>
        </w:rPr>
      </w:pPr>
      <w:r w:rsidRPr="002B237D">
        <w:rPr>
          <w:rFonts w:ascii="Helvetica" w:hAnsi="Helvetica" w:cs="Arial"/>
          <w:color w:val="2F5496"/>
          <w:kern w:val="36"/>
          <w:sz w:val="32"/>
          <w:szCs w:val="32"/>
        </w:rPr>
        <w:lastRenderedPageBreak/>
        <w:t>References</w:t>
      </w:r>
    </w:p>
    <w:p w14:paraId="105DB180" w14:textId="357A401D" w:rsidR="009C5119" w:rsidRPr="002B237D" w:rsidRDefault="009C5119" w:rsidP="002B237D">
      <w:pPr>
        <w:widowControl w:val="0"/>
        <w:autoSpaceDE w:val="0"/>
        <w:autoSpaceDN w:val="0"/>
        <w:adjustRightInd w:val="0"/>
        <w:ind w:left="640" w:hanging="640"/>
        <w:jc w:val="both"/>
        <w:rPr>
          <w:rFonts w:ascii="Helvetica" w:hAnsi="Helvetica"/>
          <w:noProof/>
          <w:lang w:val="en-US"/>
        </w:rPr>
      </w:pPr>
      <w:r w:rsidRPr="002B237D">
        <w:rPr>
          <w:rFonts w:ascii="Helvetica" w:hAnsi="Helvetica"/>
        </w:rPr>
        <w:fldChar w:fldCharType="begin" w:fldLock="1"/>
      </w:r>
      <w:r w:rsidRPr="002B237D">
        <w:rPr>
          <w:rFonts w:ascii="Helvetica" w:hAnsi="Helvetica"/>
        </w:rPr>
        <w:instrText xml:space="preserve">ADDIN Mendeley Bibliography CSL_BIBLIOGRAPHY </w:instrText>
      </w:r>
      <w:r w:rsidRPr="002B237D">
        <w:rPr>
          <w:rFonts w:ascii="Helvetica" w:hAnsi="Helvetica"/>
        </w:rPr>
        <w:fldChar w:fldCharType="separate"/>
      </w:r>
      <w:r w:rsidRPr="002B237D">
        <w:rPr>
          <w:rFonts w:ascii="Helvetica" w:hAnsi="Helvetica"/>
          <w:noProof/>
          <w:lang w:val="en-US"/>
        </w:rPr>
        <w:t>1.</w:t>
      </w:r>
      <w:r w:rsidRPr="002B237D">
        <w:rPr>
          <w:rFonts w:ascii="Helvetica" w:hAnsi="Helvetica"/>
          <w:noProof/>
          <w:lang w:val="en-US"/>
        </w:rPr>
        <w:tab/>
        <w:t xml:space="preserve">Millard, L. A. C., Davies, N. M., Gaunt, T. R., Smith, G. D. &amp; Tilling, K. Software application profile: PHESANT: A tool for performing automated phenome scans in UK Biobank. </w:t>
      </w:r>
      <w:r w:rsidRPr="002B237D">
        <w:rPr>
          <w:rFonts w:ascii="Helvetica" w:hAnsi="Helvetica"/>
          <w:i/>
          <w:iCs/>
          <w:noProof/>
          <w:lang w:val="en-US"/>
        </w:rPr>
        <w:t>Int. J. Epidemiol.</w:t>
      </w:r>
      <w:r w:rsidRPr="002B237D">
        <w:rPr>
          <w:rFonts w:ascii="Helvetica" w:hAnsi="Helvetica"/>
          <w:noProof/>
          <w:lang w:val="en-US"/>
        </w:rPr>
        <w:t xml:space="preserve"> </w:t>
      </w:r>
      <w:r w:rsidRPr="002B237D">
        <w:rPr>
          <w:rFonts w:ascii="Helvetica" w:hAnsi="Helvetica"/>
          <w:b/>
          <w:bCs/>
          <w:noProof/>
          <w:lang w:val="en-US"/>
        </w:rPr>
        <w:t>47</w:t>
      </w:r>
      <w:r w:rsidRPr="002B237D">
        <w:rPr>
          <w:rFonts w:ascii="Helvetica" w:hAnsi="Helvetica"/>
          <w:noProof/>
          <w:lang w:val="en-US"/>
        </w:rPr>
        <w:t>, 29–35 (2018).</w:t>
      </w:r>
    </w:p>
    <w:p w14:paraId="756F3677" w14:textId="77777777" w:rsidR="009C5119" w:rsidRPr="002B237D" w:rsidRDefault="009C5119" w:rsidP="002B237D">
      <w:pPr>
        <w:widowControl w:val="0"/>
        <w:autoSpaceDE w:val="0"/>
        <w:autoSpaceDN w:val="0"/>
        <w:adjustRightInd w:val="0"/>
        <w:ind w:left="640" w:hanging="640"/>
        <w:jc w:val="both"/>
        <w:rPr>
          <w:rFonts w:ascii="Helvetica" w:hAnsi="Helvetica"/>
          <w:noProof/>
          <w:lang w:val="en-US"/>
        </w:rPr>
      </w:pPr>
      <w:r w:rsidRPr="002B237D">
        <w:rPr>
          <w:rFonts w:ascii="Helvetica" w:hAnsi="Helvetica"/>
          <w:noProof/>
          <w:lang w:val="en-US"/>
        </w:rPr>
        <w:t>2.</w:t>
      </w:r>
      <w:r w:rsidRPr="002B237D">
        <w:rPr>
          <w:rFonts w:ascii="Helvetica" w:hAnsi="Helvetica"/>
          <w:noProof/>
          <w:lang w:val="en-US"/>
        </w:rPr>
        <w:tab/>
        <w:t xml:space="preserve">Pirastu, N. </w:t>
      </w:r>
      <w:r w:rsidRPr="002B237D">
        <w:rPr>
          <w:rFonts w:ascii="Helvetica" w:hAnsi="Helvetica"/>
          <w:i/>
          <w:iCs/>
          <w:noProof/>
          <w:lang w:val="en-US"/>
        </w:rPr>
        <w:t>et al.</w:t>
      </w:r>
      <w:r w:rsidRPr="002B237D">
        <w:rPr>
          <w:rFonts w:ascii="Helvetica" w:hAnsi="Helvetica"/>
          <w:noProof/>
          <w:lang w:val="en-US"/>
        </w:rPr>
        <w:t xml:space="preserve"> Using genetic variation to disentangle the complex relationship between food intake and health outcomes. </w:t>
      </w:r>
      <w:r w:rsidRPr="002B237D">
        <w:rPr>
          <w:rFonts w:ascii="Helvetica" w:hAnsi="Helvetica"/>
          <w:i/>
          <w:iCs/>
          <w:noProof/>
          <w:lang w:val="en-US"/>
        </w:rPr>
        <w:t>bioRxiv</w:t>
      </w:r>
      <w:r w:rsidRPr="002B237D">
        <w:rPr>
          <w:rFonts w:ascii="Helvetica" w:hAnsi="Helvetica"/>
          <w:noProof/>
          <w:lang w:val="en-US"/>
        </w:rPr>
        <w:t xml:space="preserve"> 829952 (2020) doi:10.1101/829952.</w:t>
      </w:r>
    </w:p>
    <w:p w14:paraId="4689718F" w14:textId="77777777" w:rsidR="009C5119" w:rsidRPr="002B237D" w:rsidRDefault="009C5119" w:rsidP="002B237D">
      <w:pPr>
        <w:widowControl w:val="0"/>
        <w:autoSpaceDE w:val="0"/>
        <w:autoSpaceDN w:val="0"/>
        <w:adjustRightInd w:val="0"/>
        <w:ind w:left="640" w:hanging="640"/>
        <w:jc w:val="both"/>
        <w:rPr>
          <w:rFonts w:ascii="Helvetica" w:hAnsi="Helvetica"/>
          <w:noProof/>
          <w:lang w:val="en-US"/>
        </w:rPr>
      </w:pPr>
      <w:r w:rsidRPr="002B237D">
        <w:rPr>
          <w:rFonts w:ascii="Helvetica" w:hAnsi="Helvetica"/>
          <w:noProof/>
          <w:lang w:val="en-US"/>
        </w:rPr>
        <w:t>3.</w:t>
      </w:r>
      <w:r w:rsidRPr="002B237D">
        <w:rPr>
          <w:rFonts w:ascii="Helvetica" w:hAnsi="Helvetica"/>
          <w:noProof/>
          <w:lang w:val="en-US"/>
        </w:rPr>
        <w:tab/>
        <w:t xml:space="preserve">Burgess, S., Butterworth, A. &amp; Thompson, S. G. Mendelian randomization analysis with multiple genetic variants using summarized data. </w:t>
      </w:r>
      <w:r w:rsidRPr="002B237D">
        <w:rPr>
          <w:rFonts w:ascii="Helvetica" w:hAnsi="Helvetica"/>
          <w:i/>
          <w:iCs/>
          <w:noProof/>
          <w:lang w:val="en-US"/>
        </w:rPr>
        <w:t>Genet. Epidemiol.</w:t>
      </w:r>
      <w:r w:rsidRPr="002B237D">
        <w:rPr>
          <w:rFonts w:ascii="Helvetica" w:hAnsi="Helvetica"/>
          <w:noProof/>
          <w:lang w:val="en-US"/>
        </w:rPr>
        <w:t xml:space="preserve"> </w:t>
      </w:r>
      <w:r w:rsidRPr="002B237D">
        <w:rPr>
          <w:rFonts w:ascii="Helvetica" w:hAnsi="Helvetica"/>
          <w:b/>
          <w:bCs/>
          <w:noProof/>
          <w:lang w:val="en-US"/>
        </w:rPr>
        <w:t>37</w:t>
      </w:r>
      <w:r w:rsidRPr="002B237D">
        <w:rPr>
          <w:rFonts w:ascii="Helvetica" w:hAnsi="Helvetica"/>
          <w:noProof/>
          <w:lang w:val="en-US"/>
        </w:rPr>
        <w:t>, 658–665 (2013).</w:t>
      </w:r>
    </w:p>
    <w:p w14:paraId="21D65E62" w14:textId="77777777" w:rsidR="009C5119" w:rsidRPr="002B237D" w:rsidRDefault="009C5119" w:rsidP="002B237D">
      <w:pPr>
        <w:widowControl w:val="0"/>
        <w:autoSpaceDE w:val="0"/>
        <w:autoSpaceDN w:val="0"/>
        <w:adjustRightInd w:val="0"/>
        <w:ind w:left="640" w:hanging="640"/>
        <w:jc w:val="both"/>
        <w:rPr>
          <w:rFonts w:ascii="Helvetica" w:hAnsi="Helvetica"/>
          <w:noProof/>
          <w:lang w:val="en-US"/>
        </w:rPr>
      </w:pPr>
      <w:r w:rsidRPr="002B237D">
        <w:rPr>
          <w:rFonts w:ascii="Helvetica" w:hAnsi="Helvetica"/>
          <w:noProof/>
          <w:lang w:val="en-US"/>
        </w:rPr>
        <w:t>4.</w:t>
      </w:r>
      <w:r w:rsidRPr="002B237D">
        <w:rPr>
          <w:rFonts w:ascii="Helvetica" w:hAnsi="Helvetica"/>
          <w:noProof/>
          <w:lang w:val="en-US"/>
        </w:rPr>
        <w:tab/>
        <w:t xml:space="preserve">Burgess, S., Small, D. S. &amp; Thompson, S. G. A review of instrumental variable estimators for Mendelian randomization. </w:t>
      </w:r>
      <w:r w:rsidRPr="002B237D">
        <w:rPr>
          <w:rFonts w:ascii="Helvetica" w:hAnsi="Helvetica"/>
          <w:i/>
          <w:iCs/>
          <w:noProof/>
          <w:lang w:val="en-US"/>
        </w:rPr>
        <w:t>Stat. Methods Med. Res.</w:t>
      </w:r>
      <w:r w:rsidRPr="002B237D">
        <w:rPr>
          <w:rFonts w:ascii="Helvetica" w:hAnsi="Helvetica"/>
          <w:noProof/>
          <w:lang w:val="en-US"/>
        </w:rPr>
        <w:t xml:space="preserve"> </w:t>
      </w:r>
      <w:r w:rsidRPr="002B237D">
        <w:rPr>
          <w:rFonts w:ascii="Helvetica" w:hAnsi="Helvetica"/>
          <w:b/>
          <w:bCs/>
          <w:noProof/>
          <w:lang w:val="en-US"/>
        </w:rPr>
        <w:t>26</w:t>
      </w:r>
      <w:r w:rsidRPr="002B237D">
        <w:rPr>
          <w:rFonts w:ascii="Helvetica" w:hAnsi="Helvetica"/>
          <w:noProof/>
          <w:lang w:val="en-US"/>
        </w:rPr>
        <w:t>, 2333–2355 (2017).</w:t>
      </w:r>
    </w:p>
    <w:p w14:paraId="37EF8A80" w14:textId="77777777" w:rsidR="009C5119" w:rsidRPr="002B237D" w:rsidRDefault="009C5119" w:rsidP="002B237D">
      <w:pPr>
        <w:widowControl w:val="0"/>
        <w:autoSpaceDE w:val="0"/>
        <w:autoSpaceDN w:val="0"/>
        <w:adjustRightInd w:val="0"/>
        <w:ind w:left="640" w:hanging="640"/>
        <w:jc w:val="both"/>
        <w:rPr>
          <w:rFonts w:ascii="Helvetica" w:hAnsi="Helvetica"/>
          <w:noProof/>
          <w:lang w:val="en-US"/>
        </w:rPr>
      </w:pPr>
      <w:r w:rsidRPr="002B237D">
        <w:rPr>
          <w:rFonts w:ascii="Helvetica" w:hAnsi="Helvetica"/>
          <w:noProof/>
          <w:lang w:val="en-US"/>
        </w:rPr>
        <w:t>5.</w:t>
      </w:r>
      <w:r w:rsidRPr="002B237D">
        <w:rPr>
          <w:rFonts w:ascii="Helvetica" w:hAnsi="Helvetica"/>
          <w:noProof/>
          <w:lang w:val="en-US"/>
        </w:rPr>
        <w:tab/>
        <w:t xml:space="preserve">Gao, X., Starmer, J. &amp; Martin, E. R. A multiple testing correction method for genetic association studies using correlated single nucleotide polymorphisms. </w:t>
      </w:r>
      <w:r w:rsidRPr="002B237D">
        <w:rPr>
          <w:rFonts w:ascii="Helvetica" w:hAnsi="Helvetica"/>
          <w:i/>
          <w:iCs/>
          <w:noProof/>
          <w:lang w:val="en-US"/>
        </w:rPr>
        <w:t>Genet. Epidemiol.</w:t>
      </w:r>
      <w:r w:rsidRPr="002B237D">
        <w:rPr>
          <w:rFonts w:ascii="Helvetica" w:hAnsi="Helvetica"/>
          <w:noProof/>
          <w:lang w:val="en-US"/>
        </w:rPr>
        <w:t xml:space="preserve"> </w:t>
      </w:r>
      <w:r w:rsidRPr="002B237D">
        <w:rPr>
          <w:rFonts w:ascii="Helvetica" w:hAnsi="Helvetica"/>
          <w:b/>
          <w:bCs/>
          <w:noProof/>
          <w:lang w:val="en-US"/>
        </w:rPr>
        <w:t>32</w:t>
      </w:r>
      <w:r w:rsidRPr="002B237D">
        <w:rPr>
          <w:rFonts w:ascii="Helvetica" w:hAnsi="Helvetica"/>
          <w:noProof/>
          <w:lang w:val="en-US"/>
        </w:rPr>
        <w:t>, 361–369 (2008).</w:t>
      </w:r>
    </w:p>
    <w:p w14:paraId="7BA1337A" w14:textId="77777777" w:rsidR="009C5119" w:rsidRPr="002B237D" w:rsidRDefault="009C5119" w:rsidP="002B237D">
      <w:pPr>
        <w:widowControl w:val="0"/>
        <w:autoSpaceDE w:val="0"/>
        <w:autoSpaceDN w:val="0"/>
        <w:adjustRightInd w:val="0"/>
        <w:ind w:left="640" w:hanging="640"/>
        <w:jc w:val="both"/>
        <w:rPr>
          <w:rFonts w:ascii="Helvetica" w:hAnsi="Helvetica"/>
          <w:noProof/>
        </w:rPr>
      </w:pPr>
      <w:r w:rsidRPr="002B237D">
        <w:rPr>
          <w:rFonts w:ascii="Helvetica" w:hAnsi="Helvetica"/>
          <w:noProof/>
          <w:lang w:val="en-US"/>
        </w:rPr>
        <w:t>6.</w:t>
      </w:r>
      <w:r w:rsidRPr="002B237D">
        <w:rPr>
          <w:rFonts w:ascii="Helvetica" w:hAnsi="Helvetica"/>
          <w:noProof/>
          <w:lang w:val="en-US"/>
        </w:rPr>
        <w:tab/>
        <w:t xml:space="preserve">Hemani, G., Tilling, K. &amp; Davey Smith, G. Orienting the causal relationship between imprecisely measured traits using GWAS summary data. </w:t>
      </w:r>
      <w:r w:rsidRPr="002B237D">
        <w:rPr>
          <w:rFonts w:ascii="Helvetica" w:hAnsi="Helvetica"/>
          <w:i/>
          <w:iCs/>
          <w:noProof/>
          <w:lang w:val="en-US"/>
        </w:rPr>
        <w:t>PLOS Genet.</w:t>
      </w:r>
      <w:r w:rsidRPr="002B237D">
        <w:rPr>
          <w:rFonts w:ascii="Helvetica" w:hAnsi="Helvetica"/>
          <w:noProof/>
          <w:lang w:val="en-US"/>
        </w:rPr>
        <w:t xml:space="preserve"> </w:t>
      </w:r>
      <w:r w:rsidRPr="002B237D">
        <w:rPr>
          <w:rFonts w:ascii="Helvetica" w:hAnsi="Helvetica"/>
          <w:b/>
          <w:bCs/>
          <w:noProof/>
          <w:lang w:val="en-US"/>
        </w:rPr>
        <w:t>13</w:t>
      </w:r>
      <w:r w:rsidRPr="002B237D">
        <w:rPr>
          <w:rFonts w:ascii="Helvetica" w:hAnsi="Helvetica"/>
          <w:noProof/>
          <w:lang w:val="en-US"/>
        </w:rPr>
        <w:t>, e1007081 (2017).</w:t>
      </w:r>
    </w:p>
    <w:p w14:paraId="4304B5AE" w14:textId="7240CD7F" w:rsidR="00C21957" w:rsidRPr="002B237D" w:rsidRDefault="009C5119" w:rsidP="002B237D">
      <w:pPr>
        <w:jc w:val="both"/>
        <w:rPr>
          <w:rFonts w:ascii="Helvetica" w:hAnsi="Helvetica"/>
        </w:rPr>
      </w:pPr>
      <w:r w:rsidRPr="002B237D">
        <w:rPr>
          <w:rFonts w:ascii="Helvetica" w:hAnsi="Helvetica"/>
        </w:rPr>
        <w:fldChar w:fldCharType="end"/>
      </w:r>
    </w:p>
    <w:sectPr w:rsidR="00C21957" w:rsidRPr="002B237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Zoltan Kutalik" w:date="2022-03-01T14:37:00Z" w:initials="ZK">
    <w:p w14:paraId="62FE6BED" w14:textId="13B65143" w:rsidR="00E316F3" w:rsidRDefault="00E316F3">
      <w:pPr>
        <w:pStyle w:val="CommentText"/>
      </w:pPr>
      <w:r>
        <w:rPr>
          <w:rStyle w:val="CommentReference"/>
        </w:rPr>
        <w:annotationRef/>
      </w:r>
      <w:r>
        <w:t>Add references to these.</w:t>
      </w:r>
    </w:p>
  </w:comment>
  <w:comment w:id="24" w:author="Zoltan Kutalik" w:date="2022-03-01T14:27:00Z" w:initials="ZK">
    <w:p w14:paraId="24AC9243" w14:textId="18B4F677" w:rsidR="00E316F3" w:rsidRDefault="00E316F3">
      <w:pPr>
        <w:pStyle w:val="CommentText"/>
      </w:pPr>
      <w:r>
        <w:rPr>
          <w:rStyle w:val="CommentReference"/>
        </w:rPr>
        <w:annotationRef/>
      </w:r>
      <w:r>
        <w:t>It’s time to put in all references properly</w:t>
      </w:r>
    </w:p>
  </w:comment>
  <w:comment w:id="30" w:author="Zoltan Kutalik" w:date="2022-03-01T14:45:00Z" w:initials="ZK">
    <w:p w14:paraId="29ED1057" w14:textId="48FF7887" w:rsidR="00E316F3" w:rsidRDefault="00E316F3">
      <w:pPr>
        <w:pStyle w:val="CommentText"/>
      </w:pPr>
      <w:r>
        <w:rPr>
          <w:rStyle w:val="CommentReference"/>
        </w:rPr>
        <w:annotationRef/>
      </w:r>
      <w:r w:rsidRPr="00FA4C62">
        <w:t>https://www.nature.com/articles/s41467-019-12424-x</w:t>
      </w:r>
    </w:p>
  </w:comment>
  <w:comment w:id="45" w:author="Zoltan Kutalik" w:date="2022-03-01T14:53:00Z" w:initials="ZK">
    <w:p w14:paraId="71EC3A91" w14:textId="77C06E13" w:rsidR="00E316F3" w:rsidRDefault="00E316F3">
      <w:pPr>
        <w:pStyle w:val="CommentText"/>
      </w:pPr>
      <w:r>
        <w:rPr>
          <w:rStyle w:val="CommentReference"/>
        </w:rPr>
        <w:annotationRef/>
      </w:r>
      <w:r w:rsidRPr="00141678">
        <w:t>https://www.nature.com/articles/s41562-020-00991-9</w:t>
      </w:r>
    </w:p>
  </w:comment>
  <w:comment w:id="66" w:author="Zoltan Kutalik" w:date="2022-03-01T16:41:00Z" w:initials="ZK">
    <w:p w14:paraId="307593B8" w14:textId="7FEC9EA7" w:rsidR="00E316F3" w:rsidRDefault="00E316F3">
      <w:pPr>
        <w:pStyle w:val="CommentText"/>
      </w:pPr>
      <w:r>
        <w:rPr>
          <w:rStyle w:val="CommentReference"/>
        </w:rPr>
        <w:annotationRef/>
      </w:r>
      <w:r>
        <w:t>I’m not sure this will be needed anywhere.</w:t>
      </w:r>
    </w:p>
  </w:comment>
  <w:comment w:id="74" w:author="Zoltan Kutalik" w:date="2022-03-01T16:40:00Z" w:initials="ZK">
    <w:p w14:paraId="45BD9792" w14:textId="6ADB056B" w:rsidR="00E316F3" w:rsidRDefault="00E316F3">
      <w:pPr>
        <w:pStyle w:val="CommentText"/>
      </w:pPr>
      <w:r>
        <w:rPr>
          <w:rStyle w:val="CommentReference"/>
        </w:rPr>
        <w:annotationRef/>
      </w:r>
      <w:r>
        <w:t>please go for it.</w:t>
      </w:r>
    </w:p>
  </w:comment>
  <w:comment w:id="77" w:author="Zoltan Kutalik" w:date="2022-03-01T16:39:00Z" w:initials="ZK">
    <w:p w14:paraId="3A15E224" w14:textId="217D0A76" w:rsidR="00E316F3" w:rsidRDefault="00E316F3">
      <w:pPr>
        <w:pStyle w:val="CommentText"/>
      </w:pPr>
      <w:r>
        <w:rPr>
          <w:rStyle w:val="CommentReference"/>
        </w:rPr>
        <w:annotationRef/>
      </w:r>
      <w:r>
        <w:t>please create a separate Supplementary document and move these from here.</w:t>
      </w:r>
    </w:p>
  </w:comment>
  <w:comment w:id="79" w:author="Jenny Sjaarda" w:date="2022-02-24T11:07:00Z" w:initials="JS">
    <w:p w14:paraId="3D6D0258" w14:textId="4C2555A3" w:rsidR="00E316F3" w:rsidRDefault="00E316F3">
      <w:pPr>
        <w:pStyle w:val="CommentText"/>
      </w:pPr>
      <w:r>
        <w:rPr>
          <w:rStyle w:val="CommentReference"/>
        </w:rPr>
        <w:annotationRef/>
      </w:r>
      <w:r>
        <w:t xml:space="preserve">Do we need a reference for this? </w:t>
      </w:r>
    </w:p>
  </w:comment>
  <w:comment w:id="81" w:author="Zoltan Kutalik" w:date="2022-03-01T16:56:00Z" w:initials="ZK">
    <w:p w14:paraId="371DD463" w14:textId="276090DC" w:rsidR="00E316F3" w:rsidRDefault="00E316F3">
      <w:pPr>
        <w:pStyle w:val="CommentText"/>
      </w:pPr>
      <w:r>
        <w:rPr>
          <w:rStyle w:val="CommentReference"/>
        </w:rPr>
        <w:annotationRef/>
      </w:r>
      <w:r>
        <w:t>This could be a main figure</w:t>
      </w:r>
    </w:p>
  </w:comment>
  <w:comment w:id="112" w:author="Jenny Sjaarda" w:date="2022-02-17T11:43:00Z" w:initials="JS">
    <w:p w14:paraId="69F36991" w14:textId="77777777" w:rsidR="00E316F3" w:rsidRDefault="00E316F3" w:rsidP="004D0C9F">
      <w:pPr>
        <w:pStyle w:val="CommentText"/>
      </w:pPr>
      <w:r>
        <w:rPr>
          <w:rStyle w:val="CommentReference"/>
        </w:rPr>
        <w:annotationRef/>
      </w:r>
      <w:r>
        <w:t>Explain more clearly</w:t>
      </w:r>
    </w:p>
  </w:comment>
  <w:comment w:id="132" w:author="Jenny Sjaarda" w:date="2022-02-17T11:43:00Z" w:initials="JS">
    <w:p w14:paraId="1129F741" w14:textId="77777777" w:rsidR="00E316F3" w:rsidRDefault="00E316F3" w:rsidP="004D0C9F">
      <w:pPr>
        <w:pStyle w:val="CommentText"/>
      </w:pPr>
      <w:r>
        <w:rPr>
          <w:rStyle w:val="CommentReference"/>
        </w:rPr>
        <w:annotationRef/>
      </w:r>
      <w:r>
        <w:t>Explain more clearly</w:t>
      </w:r>
    </w:p>
  </w:comment>
  <w:comment w:id="151" w:author="Jenny Sjaarda" w:date="2022-02-17T11:43:00Z" w:initials="JS">
    <w:p w14:paraId="05D4877D" w14:textId="036ADBDA" w:rsidR="00E316F3" w:rsidRDefault="00E316F3">
      <w:pPr>
        <w:pStyle w:val="CommentText"/>
      </w:pPr>
      <w:r>
        <w:rPr>
          <w:rStyle w:val="CommentReference"/>
        </w:rPr>
        <w:annotationRef/>
      </w:r>
      <w:r>
        <w:t>Explain more clearly</w:t>
      </w:r>
    </w:p>
  </w:comment>
  <w:comment w:id="157" w:author="Jenny Sjaarda" w:date="2022-02-17T11:43:00Z" w:initials="JS">
    <w:p w14:paraId="2CEEA652" w14:textId="77777777" w:rsidR="00E316F3" w:rsidRDefault="00E316F3" w:rsidP="008C03CE">
      <w:pPr>
        <w:pStyle w:val="CommentText"/>
      </w:pPr>
      <w:r>
        <w:rPr>
          <w:rStyle w:val="CommentReference"/>
        </w:rPr>
        <w:annotationRef/>
      </w:r>
      <w:r>
        <w:t>Explain more clearly</w:t>
      </w:r>
    </w:p>
  </w:comment>
  <w:comment w:id="283" w:author="Zoltan Kutalik" w:date="2022-03-02T22:46:00Z" w:initials="ZK">
    <w:p w14:paraId="62D7BBF2" w14:textId="75FAA1D7" w:rsidR="00E316F3" w:rsidRDefault="00E316F3">
      <w:pPr>
        <w:pStyle w:val="CommentText"/>
      </w:pPr>
      <w:r>
        <w:rPr>
          <w:rStyle w:val="CommentReference"/>
        </w:rPr>
        <w:annotationRef/>
      </w:r>
      <w:r>
        <w:t>Let’s check with a 2-sided test. Traits where the correlation is smaller than the causal effect may have a negative confounder (opposite signed effects, i.e. confounding trait with negative assortment).</w:t>
      </w:r>
    </w:p>
  </w:comment>
  <w:comment w:id="284" w:author="Jenny Sjaarda" w:date="2022-02-27T22:04:00Z" w:initials="JS">
    <w:p w14:paraId="28DF1D1E" w14:textId="1F9F5303" w:rsidR="00E316F3" w:rsidRDefault="00E316F3">
      <w:pPr>
        <w:pStyle w:val="CommentText"/>
      </w:pPr>
      <w:r>
        <w:rPr>
          <w:rStyle w:val="CommentReference"/>
        </w:rPr>
        <w:annotationRef/>
      </w:r>
      <w:r>
        <w:t xml:space="preserve">If I prune the traits based on phenotypic correlation (r &lt; 0.8), we only lose one phenotype so not sure it is worth including this table in the main text [too large] or pruning in any way. </w:t>
      </w:r>
    </w:p>
  </w:comment>
  <w:comment w:id="285" w:author="Zoltan Kutalik" w:date="2022-03-02T22:42:00Z" w:initials="ZK">
    <w:p w14:paraId="617E7936" w14:textId="07DB17F8" w:rsidR="00E316F3" w:rsidRDefault="00E316F3">
      <w:pPr>
        <w:pStyle w:val="CommentText"/>
      </w:pPr>
      <w:r>
        <w:rPr>
          <w:rStyle w:val="CommentReference"/>
        </w:rPr>
        <w:annotationRef/>
      </w:r>
      <w:r>
        <w:t>Indeed, the table should go to Supp.</w:t>
      </w:r>
    </w:p>
  </w:comment>
  <w:comment w:id="286" w:author="Zoltan Kutalik" w:date="2022-03-02T22:45:00Z" w:initials="ZK">
    <w:p w14:paraId="7B333D49" w14:textId="110408F1" w:rsidR="00E316F3" w:rsidRDefault="00E316F3">
      <w:pPr>
        <w:pStyle w:val="CommentText"/>
      </w:pPr>
      <w:r>
        <w:rPr>
          <w:rStyle w:val="CommentReference"/>
        </w:rPr>
        <w:annotationRef/>
      </w:r>
      <w:r>
        <w:t>Fill in pls</w:t>
      </w:r>
    </w:p>
  </w:comment>
  <w:comment w:id="287" w:author="Zoltan Kutalik" w:date="2022-03-02T23:13:00Z" w:initials="ZK">
    <w:p w14:paraId="0B577D31" w14:textId="7C4C6E04" w:rsidR="00E316F3" w:rsidRDefault="00E316F3">
      <w:pPr>
        <w:pStyle w:val="CommentText"/>
      </w:pPr>
      <w:r>
        <w:rPr>
          <w:rStyle w:val="CommentReference"/>
        </w:rPr>
        <w:annotationRef/>
      </w:r>
      <w:r>
        <w:t>You write in the Discussion that height correlation is 0.38, but here it more looks like 0.26. Why?</w:t>
      </w:r>
    </w:p>
  </w:comment>
  <w:comment w:id="288" w:author="Zoltan Kutalik" w:date="2022-03-02T22:47:00Z" w:initials="ZK">
    <w:p w14:paraId="2B1FB23D" w14:textId="5B4577C1" w:rsidR="00E316F3" w:rsidRDefault="00E316F3">
      <w:pPr>
        <w:pStyle w:val="CommentText"/>
      </w:pPr>
      <w:r>
        <w:rPr>
          <w:rStyle w:val="CommentReference"/>
        </w:rPr>
        <w:annotationRef/>
      </w:r>
      <w:r>
        <w:t>See my comment above: alpha &gt; r is also interesting.</w:t>
      </w:r>
    </w:p>
  </w:comment>
  <w:comment w:id="307" w:author="Jenny Sjaarda" w:date="2022-02-18T14:38:00Z" w:initials="JS">
    <w:p w14:paraId="1B93E7D3" w14:textId="5D680DAC" w:rsidR="00E316F3" w:rsidRDefault="00E316F3">
      <w:pPr>
        <w:pStyle w:val="CommentText"/>
      </w:pPr>
      <w:r>
        <w:rPr>
          <w:rStyle w:val="CommentReference"/>
        </w:rPr>
        <w:annotationRef/>
      </w:r>
      <w:r>
        <w:t xml:space="preserve">To move to </w:t>
      </w:r>
      <w:proofErr w:type="gramStart"/>
      <w:r>
        <w:t>methods?</w:t>
      </w:r>
      <w:proofErr w:type="gramEnd"/>
      <w:r>
        <w:t xml:space="preserve"> </w:t>
      </w:r>
    </w:p>
  </w:comment>
  <w:comment w:id="308" w:author="Zoltan Kutalik" w:date="2022-03-02T22:51:00Z" w:initials="ZK">
    <w:p w14:paraId="0ECBAD37" w14:textId="3CCCA14D" w:rsidR="00E316F3" w:rsidRDefault="00E316F3">
      <w:pPr>
        <w:pStyle w:val="CommentText"/>
      </w:pPr>
      <w:r>
        <w:rPr>
          <w:rStyle w:val="CommentReference"/>
        </w:rPr>
        <w:annotationRef/>
      </w:r>
      <w:r>
        <w:t>Yes, pls</w:t>
      </w:r>
    </w:p>
  </w:comment>
  <w:comment w:id="309" w:author="Jenny Sjaarda" w:date="2022-03-03T09:45:00Z" w:initials="JS">
    <w:p w14:paraId="18A2F42B" w14:textId="6B96B402" w:rsidR="00D22393" w:rsidRDefault="00D22393">
      <w:pPr>
        <w:pStyle w:val="CommentText"/>
      </w:pPr>
      <w:r>
        <w:rPr>
          <w:rStyle w:val="CommentReference"/>
        </w:rPr>
        <w:annotationRef/>
      </w:r>
      <w:r>
        <w:t>Change to simple C-sum DAG</w:t>
      </w:r>
    </w:p>
  </w:comment>
  <w:comment w:id="310" w:author="Jenny Sjaarda" w:date="2022-02-27T20:16:00Z" w:initials="JS">
    <w:p w14:paraId="59B014BF" w14:textId="7BC01813" w:rsidR="00E316F3" w:rsidRDefault="00E316F3">
      <w:pPr>
        <w:pStyle w:val="CommentText"/>
      </w:pPr>
      <w:r>
        <w:rPr>
          <w:rStyle w:val="CommentReference"/>
        </w:rPr>
        <w:annotationRef/>
      </w:r>
      <w:r>
        <w:t xml:space="preserve">To revise and sort out the non-sensical C’s… </w:t>
      </w:r>
    </w:p>
  </w:comment>
  <w:comment w:id="311" w:author="Zoltan Kutalik" w:date="2022-03-02T22:53:00Z" w:initials="ZK">
    <w:p w14:paraId="1154D3A1" w14:textId="42EE2383" w:rsidR="00E316F3" w:rsidRDefault="00E316F3">
      <w:pPr>
        <w:pStyle w:val="CommentText"/>
      </w:pPr>
      <w:r>
        <w:rPr>
          <w:rStyle w:val="CommentReference"/>
        </w:rPr>
        <w:annotationRef/>
      </w:r>
      <w:r>
        <w:t xml:space="preserve">If the </w:t>
      </w:r>
      <w:proofErr w:type="spellStart"/>
      <w:r>
        <w:t>C_sum</w:t>
      </w:r>
      <w:proofErr w:type="spellEnd"/>
      <w:r>
        <w:t xml:space="preserve"> remains tricky, we can switch to </w:t>
      </w:r>
      <w:proofErr w:type="spellStart"/>
      <w:r>
        <w:t>C_max</w:t>
      </w:r>
      <w:proofErr w:type="spellEnd"/>
    </w:p>
  </w:comment>
  <w:comment w:id="314" w:author="Zoltan Kutalik" w:date="2022-03-02T22:55:00Z" w:initials="ZK">
    <w:p w14:paraId="32875C81" w14:textId="637BEE67" w:rsidR="00E316F3" w:rsidRDefault="00E316F3">
      <w:pPr>
        <w:pStyle w:val="CommentText"/>
      </w:pPr>
      <w:r>
        <w:rPr>
          <w:rStyle w:val="CommentReference"/>
        </w:rPr>
        <w:annotationRef/>
      </w:r>
      <w:r>
        <w:t xml:space="preserve">And if you do a one-sided test (e.g. null hypothesis female effects are larger)? Can we make a statement that </w:t>
      </w:r>
      <w:proofErr w:type="spellStart"/>
      <w:r>
        <w:t>eg</w:t>
      </w:r>
      <w:proofErr w:type="spellEnd"/>
      <w:r>
        <w:t xml:space="preserve"> male effects tend to be larger across all traits?</w:t>
      </w:r>
    </w:p>
  </w:comment>
  <w:comment w:id="312" w:author="Jenny Sjaarda" w:date="2022-02-17T13:03:00Z" w:initials="JS">
    <w:p w14:paraId="45DD9F2D" w14:textId="079B4562" w:rsidR="00E316F3" w:rsidRDefault="00E316F3">
      <w:pPr>
        <w:pStyle w:val="CommentText"/>
      </w:pPr>
      <w:r>
        <w:rPr>
          <w:rStyle w:val="CommentReference"/>
        </w:rPr>
        <w:annotationRef/>
      </w:r>
      <w:r>
        <w:t xml:space="preserve">I got the p-value from the function: 1 – </w:t>
      </w:r>
      <w:proofErr w:type="spellStart"/>
      <w:proofErr w:type="gramStart"/>
      <w:r>
        <w:t>pbinom</w:t>
      </w:r>
      <w:proofErr w:type="spellEnd"/>
      <w:r>
        <w:t>(</w:t>
      </w:r>
      <w:proofErr w:type="gramEnd"/>
      <w:r>
        <w:t xml:space="preserve">15, 64, 0.05). Is this correct? How did you get the X-times higher than expected part? </w:t>
      </w:r>
    </w:p>
  </w:comment>
  <w:comment w:id="313" w:author="Zoltan Kutalik" w:date="2022-03-02T22:55:00Z" w:initials="ZK">
    <w:p w14:paraId="44D5228B" w14:textId="01A006EC" w:rsidR="00E316F3" w:rsidRDefault="00E316F3">
      <w:pPr>
        <w:pStyle w:val="CommentText"/>
      </w:pPr>
      <w:r>
        <w:rPr>
          <w:rStyle w:val="CommentReference"/>
        </w:rPr>
        <w:annotationRef/>
      </w:r>
      <w:r>
        <w:t>Good. 15</w:t>
      </w:r>
      <w:proofErr w:type="gramStart"/>
      <w:r>
        <w:t>/(</w:t>
      </w:r>
      <w:proofErr w:type="gramEnd"/>
      <w:r>
        <w:t>64*.05) is the fold enrichment</w:t>
      </w:r>
    </w:p>
  </w:comment>
  <w:comment w:id="318" w:author="Jenny Sjaarda" w:date="2022-02-27T21:05:00Z" w:initials="JS">
    <w:p w14:paraId="7D1000C7" w14:textId="5207C511" w:rsidR="00E316F3" w:rsidRDefault="00E316F3">
      <w:pPr>
        <w:pStyle w:val="CommentText"/>
      </w:pPr>
      <w:r>
        <w:rPr>
          <w:rStyle w:val="CommentReference"/>
        </w:rPr>
        <w:annotationRef/>
      </w:r>
      <w:r>
        <w:t xml:space="preserve">These are the unweighted results, if we weight the </w:t>
      </w:r>
      <w:proofErr w:type="spellStart"/>
      <w:r>
        <w:t>lm</w:t>
      </w:r>
      <w:proofErr w:type="spellEnd"/>
      <w:r>
        <w:t xml:space="preserve"> models by </w:t>
      </w:r>
      <w:proofErr w:type="gramStart"/>
      <w:r>
        <w:t>SE</w:t>
      </w:r>
      <w:proofErr w:type="gramEnd"/>
      <w:r>
        <w:t xml:space="preserve"> we lose the walking/standing sig difference. </w:t>
      </w:r>
    </w:p>
  </w:comment>
  <w:comment w:id="319" w:author="Jenny Sjaarda" w:date="2022-02-27T21:15:00Z" w:initials="JS">
    <w:p w14:paraId="5DC4C838" w14:textId="3D54109E" w:rsidR="00E316F3" w:rsidRDefault="00E316F3">
      <w:pPr>
        <w:pStyle w:val="CommentText"/>
      </w:pPr>
      <w:r>
        <w:rPr>
          <w:rStyle w:val="CommentReference"/>
        </w:rPr>
        <w:annotationRef/>
      </w:r>
      <w:r>
        <w:t xml:space="preserve">I was curious to see if (given these two results) in general F-&gt;M gets stronger over time and M-&gt;F gets weaker, and maybe we could point to some general conclusion of females becoming more influential with time/age… but I don’t see any real trend unfortunately. </w:t>
      </w:r>
      <w:r>
        <w:br/>
      </w:r>
      <w:r>
        <w:br/>
        <w:t xml:space="preserve">Do you have other ideas/suggestions of how best to present these results? We could also give the nominal results with a binomial p-value as we did above… </w:t>
      </w:r>
    </w:p>
  </w:comment>
  <w:comment w:id="316" w:author="Zoltan Kutalik" w:date="2022-03-02T22:58:00Z" w:initials="ZK">
    <w:p w14:paraId="3B915F89" w14:textId="79D32F62" w:rsidR="00E316F3" w:rsidRDefault="00E316F3">
      <w:pPr>
        <w:pStyle w:val="CommentText"/>
      </w:pPr>
      <w:r>
        <w:rPr>
          <w:rStyle w:val="CommentReference"/>
        </w:rPr>
        <w:annotationRef/>
      </w:r>
      <w:r>
        <w:t>I’d drop these, hard to interpret and very borderline significant.</w:t>
      </w:r>
    </w:p>
  </w:comment>
  <w:comment w:id="317" w:author="Jenny Sjaarda" w:date="2022-03-03T09:48:00Z" w:initials="JS">
    <w:p w14:paraId="28800153" w14:textId="39B23FCB" w:rsidR="00703116" w:rsidRDefault="00703116">
      <w:pPr>
        <w:pStyle w:val="CommentText"/>
      </w:pPr>
      <w:r>
        <w:rPr>
          <w:rStyle w:val="CommentReference"/>
        </w:rPr>
        <w:annotationRef/>
      </w:r>
      <w:r>
        <w:t>Remove</w:t>
      </w:r>
    </w:p>
  </w:comment>
  <w:comment w:id="321" w:author="Zoltan Kutalik" w:date="2022-03-02T23:00:00Z" w:initials="ZK">
    <w:p w14:paraId="35CDCD12" w14:textId="400AF4AD" w:rsidR="00E316F3" w:rsidRDefault="00E316F3">
      <w:pPr>
        <w:pStyle w:val="CommentText"/>
      </w:pPr>
      <w:r>
        <w:rPr>
          <w:rStyle w:val="CommentReference"/>
        </w:rPr>
        <w:annotationRef/>
      </w:r>
      <w:r>
        <w:t>Could you pls make 1 figure with 4 subplots showing these graphically?</w:t>
      </w:r>
    </w:p>
  </w:comment>
  <w:comment w:id="415" w:author="Jenny Sjaarda" w:date="2022-02-28T09:43:00Z" w:initials="JS">
    <w:p w14:paraId="5B92F9FC" w14:textId="58FD21C8" w:rsidR="00E316F3" w:rsidRDefault="00E316F3">
      <w:pPr>
        <w:pStyle w:val="CommentText"/>
      </w:pPr>
      <w:r>
        <w:rPr>
          <w:rStyle w:val="CommentReference"/>
        </w:rPr>
        <w:annotationRef/>
      </w:r>
      <w:r w:rsidRPr="0074405A">
        <w:rPr>
          <w:rFonts w:ascii="Times" w:hAnsi="Times" w:cs="Menlo"/>
          <w:color w:val="000000"/>
          <w:sz w:val="22"/>
          <w:szCs w:val="22"/>
          <w:lang w:val="en-US"/>
        </w:rPr>
        <w:t xml:space="preserve">We only go from 13924 (118^2) to 13568 by this filter. </w:t>
      </w:r>
      <w:r>
        <w:rPr>
          <w:rFonts w:ascii="Menlo" w:hAnsi="Menlo" w:cs="Menlo"/>
          <w:color w:val="000000"/>
          <w:sz w:val="22"/>
          <w:szCs w:val="22"/>
          <w:lang w:val="en-US"/>
        </w:rPr>
        <w:t>dim(</w:t>
      </w:r>
      <w:proofErr w:type="spellStart"/>
      <w:r>
        <w:rPr>
          <w:rFonts w:ascii="Menlo" w:hAnsi="Menlo" w:cs="Menlo"/>
          <w:color w:val="000000"/>
          <w:sz w:val="22"/>
          <w:szCs w:val="22"/>
          <w:lang w:val="en-US"/>
        </w:rPr>
        <w:t>household_MR_summary_corr_filter</w:t>
      </w:r>
      <w:proofErr w:type="spellEnd"/>
      <w:r>
        <w:rPr>
          <w:rFonts w:ascii="Menlo" w:hAnsi="Menlo" w:cs="Menlo"/>
          <w:color w:val="000000"/>
          <w:sz w:val="22"/>
          <w:szCs w:val="22"/>
          <w:lang w:val="en-US"/>
        </w:rPr>
        <w:t>)</w:t>
      </w:r>
    </w:p>
  </w:comment>
  <w:comment w:id="416" w:author="Jenny Sjaarda" w:date="2022-02-28T09:43:00Z" w:initials="JS">
    <w:p w14:paraId="4FEBF483" w14:textId="393126EB" w:rsidR="00E316F3" w:rsidRDefault="00E316F3">
      <w:pPr>
        <w:pStyle w:val="CommentText"/>
      </w:pPr>
      <w:r>
        <w:rPr>
          <w:rStyle w:val="CommentReference"/>
        </w:rPr>
        <w:annotationRef/>
      </w:r>
      <w:r>
        <w:rPr>
          <w:rFonts w:ascii="Menlo" w:hAnsi="Menlo" w:cs="Menlo"/>
          <w:color w:val="000000"/>
          <w:sz w:val="22"/>
          <w:szCs w:val="22"/>
          <w:lang w:val="en-US"/>
        </w:rPr>
        <w:t>dim(</w:t>
      </w:r>
      <w:proofErr w:type="spellStart"/>
      <w:r>
        <w:rPr>
          <w:rFonts w:ascii="Menlo" w:hAnsi="Menlo" w:cs="Menlo"/>
          <w:color w:val="000000"/>
          <w:sz w:val="22"/>
          <w:szCs w:val="22"/>
          <w:lang w:val="en-US"/>
        </w:rPr>
        <w:t>household_MR_summary_BF_sig</w:t>
      </w:r>
      <w:proofErr w:type="spellEnd"/>
      <w:r>
        <w:rPr>
          <w:rFonts w:ascii="Menlo" w:hAnsi="Menlo" w:cs="Menlo"/>
          <w:color w:val="000000"/>
          <w:sz w:val="22"/>
          <w:szCs w:val="22"/>
          <w:lang w:val="en-US"/>
        </w:rPr>
        <w:t>)</w:t>
      </w:r>
    </w:p>
  </w:comment>
  <w:comment w:id="417" w:author="Jenny Sjaarda" w:date="2022-02-28T09:44:00Z" w:initials="JS">
    <w:p w14:paraId="2DAEC656" w14:textId="1A095B4D" w:rsidR="00E316F3" w:rsidRDefault="00E316F3">
      <w:pPr>
        <w:pStyle w:val="CommentText"/>
      </w:pPr>
      <w:r>
        <w:rPr>
          <w:rStyle w:val="CommentReference"/>
        </w:rPr>
        <w:annotationRef/>
      </w:r>
      <w:r>
        <w:t xml:space="preserve">We could instead apply a threshold which corresponds to the number of effective tests by the PCs of r2 matrix as we did above, I think we should then switch the order and apply a significance filter (0.05/[number_effective_tests^2]) and then a correlation filter. </w:t>
      </w:r>
    </w:p>
  </w:comment>
  <w:comment w:id="423" w:author="Jenny Sjaarda" w:date="2022-02-28T10:33:00Z" w:initials="JS">
    <w:p w14:paraId="39FCC024" w14:textId="59BE619C" w:rsidR="00E316F3" w:rsidRDefault="00E316F3">
      <w:pPr>
        <w:pStyle w:val="CommentText"/>
      </w:pPr>
      <w:r>
        <w:rPr>
          <w:rStyle w:val="CommentReference"/>
        </w:rPr>
        <w:annotationRef/>
      </w:r>
      <w:r>
        <w:t xml:space="preserve">I’m a little bit confused about what we want to say about this analysis. That omega explains 76% of gamma and </w:t>
      </w:r>
      <w:proofErr w:type="spellStart"/>
      <w:r>
        <w:t>rho_resid</w:t>
      </w:r>
      <w:proofErr w:type="spellEnd"/>
      <w:r>
        <w:t xml:space="preserve">? Capturing nearly all the signal. </w:t>
      </w:r>
    </w:p>
  </w:comment>
  <w:comment w:id="424" w:author="Zoltan Kutalik" w:date="2022-03-02T23:09:00Z" w:initials="ZK">
    <w:p w14:paraId="489A6CF2" w14:textId="29DF54EF" w:rsidR="00E316F3" w:rsidRDefault="00E316F3">
      <w:pPr>
        <w:pStyle w:val="CommentText"/>
      </w:pPr>
      <w:r>
        <w:rPr>
          <w:rStyle w:val="CommentReference"/>
        </w:rPr>
        <w:annotationRef/>
      </w:r>
      <w:r>
        <w:rPr>
          <w:rStyle w:val="CommentReference"/>
        </w:rPr>
        <w:t xml:space="preserve">Two points we want to show: (1) R^2=76%, i.e. the total effect can be well predicted by the two paths.  (2) The sum of </w:t>
      </w:r>
      <w:proofErr w:type="spellStart"/>
      <w:r>
        <w:rPr>
          <w:rStyle w:val="CommentReference"/>
        </w:rPr>
        <w:t>rho_res+gamma</w:t>
      </w:r>
      <w:proofErr w:type="spellEnd"/>
      <w:r>
        <w:rPr>
          <w:rStyle w:val="CommentReference"/>
        </w:rPr>
        <w:t xml:space="preserve"> is on average very close to the total effect.</w:t>
      </w:r>
    </w:p>
  </w:comment>
  <w:comment w:id="435" w:author="Jenny Sjaarda" w:date="2022-02-18T15:24:00Z" w:initials="JS">
    <w:p w14:paraId="11AC499F" w14:textId="77777777" w:rsidR="00E316F3" w:rsidRDefault="00E316F3" w:rsidP="00B21A29">
      <w:pPr>
        <w:pStyle w:val="CommentText"/>
      </w:pPr>
      <w:r>
        <w:rPr>
          <w:rStyle w:val="CommentReference"/>
        </w:rPr>
        <w:annotationRef/>
      </w:r>
      <w:r>
        <w:t xml:space="preserve">Not sure what to do with comparative height… but household income could be a parental effect which makes sense? </w:t>
      </w:r>
    </w:p>
  </w:comment>
  <w:comment w:id="436" w:author="Zoltan Kutalik" w:date="2022-03-02T23:16:00Z" w:initials="ZK">
    <w:p w14:paraId="51CB20D3" w14:textId="0346C3CF" w:rsidR="00E316F3" w:rsidRDefault="00E316F3">
      <w:pPr>
        <w:pStyle w:val="CommentText"/>
      </w:pPr>
      <w:r>
        <w:rPr>
          <w:rStyle w:val="CommentReference"/>
        </w:rPr>
        <w:annotationRef/>
      </w:r>
      <w:r>
        <w:t>Yes, income makes sense, but childhood size cannot play any role in mate-choice, nor lung capacity. Any other confounder to list?</w:t>
      </w:r>
    </w:p>
  </w:comment>
  <w:comment w:id="437" w:author="Jenny Sjaarda" w:date="2022-02-28T10:24:00Z" w:initials="JS">
    <w:p w14:paraId="3DF7F271" w14:textId="36D2F65F" w:rsidR="00E316F3" w:rsidRDefault="00E316F3">
      <w:pPr>
        <w:pStyle w:val="CommentText"/>
      </w:pPr>
      <w:r>
        <w:rPr>
          <w:rStyle w:val="CommentReference"/>
        </w:rPr>
        <w:annotationRef/>
      </w:r>
      <w:r>
        <w:t xml:space="preserve">But this a household measure so we would expect it to be confounded here right? </w:t>
      </w:r>
    </w:p>
  </w:comment>
  <w:comment w:id="438" w:author="Zoltan Kutalik" w:date="2022-03-02T23:18:00Z" w:initials="ZK">
    <w:p w14:paraId="1B4FD842" w14:textId="7D256246" w:rsidR="00E316F3" w:rsidRDefault="00E316F3">
      <w:pPr>
        <w:pStyle w:val="CommentText"/>
      </w:pPr>
      <w:r>
        <w:rPr>
          <w:rStyle w:val="CommentReference"/>
        </w:rPr>
        <w:annotationRef/>
      </w:r>
      <w:r>
        <w:t>I haven’t noticed it before, this should not be tested, it must be the same for couple with 100% assortment, but it is not a measure of earlier wealth.</w:t>
      </w:r>
    </w:p>
  </w:comment>
  <w:comment w:id="456" w:author="Jenny Sjaarda" w:date="2022-02-27T23:20:00Z" w:initials="JS">
    <w:p w14:paraId="3E62A261" w14:textId="79877C05" w:rsidR="00E316F3" w:rsidRDefault="00E316F3">
      <w:pPr>
        <w:pStyle w:val="CommentText"/>
      </w:pPr>
      <w:r>
        <w:rPr>
          <w:rStyle w:val="CommentReference"/>
        </w:rPr>
        <w:annotationRef/>
      </w:r>
      <w:r>
        <w:t xml:space="preserve">We could show this by a t-test (p = 0.01) just among the 15 nominally significant sex-diff estimates. </w:t>
      </w:r>
    </w:p>
  </w:comment>
  <w:comment w:id="457" w:author="Zoltan Kutalik" w:date="2022-03-02T23:25:00Z" w:initials="ZK">
    <w:p w14:paraId="1D27E309" w14:textId="6F1629C0" w:rsidR="00E316F3" w:rsidRDefault="00E316F3">
      <w:pPr>
        <w:pStyle w:val="CommentText"/>
      </w:pPr>
      <w:r>
        <w:rPr>
          <w:rStyle w:val="CommentReference"/>
        </w:rPr>
        <w:annotationRef/>
      </w:r>
      <w:r>
        <w:t>Great, I asked about it above. Thx</w:t>
      </w:r>
    </w:p>
  </w:comment>
  <w:comment w:id="458" w:author="Jenny Sjaarda" w:date="2022-02-28T10:10:00Z" w:initials="JS">
    <w:p w14:paraId="5DADBE3B" w14:textId="42A699A0" w:rsidR="00E316F3" w:rsidRDefault="00E316F3">
      <w:pPr>
        <w:pStyle w:val="CommentText"/>
      </w:pPr>
      <w:r>
        <w:rPr>
          <w:rStyle w:val="CommentReference"/>
        </w:rPr>
        <w:annotationRef/>
      </w:r>
      <w:r>
        <w:t xml:space="preserve">I did not right anything about the binned MR effects because I’m not sure how best to interpret them. </w:t>
      </w:r>
    </w:p>
  </w:comment>
  <w:comment w:id="459" w:author="Zoltan Kutalik" w:date="2022-03-02T23:24:00Z" w:initials="ZK">
    <w:p w14:paraId="3BBA8CCC" w14:textId="310EBAFA" w:rsidR="00E316F3" w:rsidRDefault="00E316F3">
      <w:pPr>
        <w:pStyle w:val="CommentText"/>
      </w:pPr>
      <w:r>
        <w:rPr>
          <w:rStyle w:val="CommentReference"/>
        </w:rPr>
        <w:annotationRef/>
      </w:r>
      <w:r>
        <w:t xml:space="preserve">I suggest </w:t>
      </w:r>
      <w:proofErr w:type="gramStart"/>
      <w:r>
        <w:t>to drop</w:t>
      </w:r>
      <w:proofErr w:type="gramEnd"/>
      <w:r>
        <w:t xml:space="preserve"> them (See above)</w:t>
      </w:r>
    </w:p>
  </w:comment>
  <w:comment w:id="471" w:author="Jenny Sjaarda" w:date="2022-02-28T10:58:00Z" w:initials="JS">
    <w:p w14:paraId="678411C8" w14:textId="48AAF45D" w:rsidR="00E316F3" w:rsidRDefault="00E316F3">
      <w:pPr>
        <w:pStyle w:val="CommentText"/>
      </w:pPr>
      <w:r>
        <w:rPr>
          <w:rStyle w:val="CommentReference"/>
        </w:rPr>
        <w:annotationRef/>
      </w:r>
      <w:r w:rsidRPr="005D619A">
        <w:t>https://pubmed.ncbi.nlm.nih.gov/26956984/</w:t>
      </w:r>
    </w:p>
  </w:comment>
  <w:comment w:id="478" w:author="Jenny Sjaarda" w:date="2022-02-28T11:12:00Z" w:initials="JS">
    <w:p w14:paraId="12E44CFB" w14:textId="1C7789D1" w:rsidR="00E316F3" w:rsidRDefault="00E316F3">
      <w:pPr>
        <w:pStyle w:val="CommentText"/>
      </w:pPr>
      <w:r>
        <w:rPr>
          <w:rStyle w:val="CommentReference"/>
        </w:rPr>
        <w:annotationRef/>
      </w:r>
      <w:r>
        <w:t>Consistent with previous work showing higher WBC count in smokers:</w:t>
      </w:r>
      <w:r w:rsidRPr="00DC5456">
        <w:t xml:space="preserve"> https://www.ahajournals.org/doi/full/10.1161/ATVBAHA.118.312338#:~:text=White%20blood%20cell%20counts%20were,cessation%20had%20the%20highest%20increases.</w:t>
      </w:r>
    </w:p>
  </w:comment>
  <w:comment w:id="482" w:author="Jenny Sjaarda" w:date="2022-02-27T23:25:00Z" w:initials="JS">
    <w:p w14:paraId="2ABD9693" w14:textId="2480A344" w:rsidR="00E316F3" w:rsidRDefault="00E316F3">
      <w:pPr>
        <w:pStyle w:val="CommentText"/>
      </w:pPr>
      <w:r>
        <w:rPr>
          <w:rStyle w:val="CommentReference"/>
        </w:rPr>
        <w:annotationRef/>
      </w:r>
      <w:r>
        <w:t>Add Greek letters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FE6BED" w15:done="0"/>
  <w15:commentEx w15:paraId="24AC9243" w15:done="0"/>
  <w15:commentEx w15:paraId="29ED1057" w15:done="0"/>
  <w15:commentEx w15:paraId="71EC3A91" w15:done="0"/>
  <w15:commentEx w15:paraId="307593B8" w15:done="0"/>
  <w15:commentEx w15:paraId="45BD9792" w15:done="0"/>
  <w15:commentEx w15:paraId="3A15E224" w15:done="0"/>
  <w15:commentEx w15:paraId="3D6D0258" w15:done="0"/>
  <w15:commentEx w15:paraId="371DD463" w15:done="0"/>
  <w15:commentEx w15:paraId="69F36991" w15:done="0"/>
  <w15:commentEx w15:paraId="1129F741" w15:done="0"/>
  <w15:commentEx w15:paraId="05D4877D" w15:done="0"/>
  <w15:commentEx w15:paraId="2CEEA652" w15:done="0"/>
  <w15:commentEx w15:paraId="62D7BBF2" w15:done="0"/>
  <w15:commentEx w15:paraId="28DF1D1E" w15:done="0"/>
  <w15:commentEx w15:paraId="617E7936" w15:paraIdParent="28DF1D1E" w15:done="0"/>
  <w15:commentEx w15:paraId="7B333D49" w15:done="0"/>
  <w15:commentEx w15:paraId="0B577D31" w15:done="0"/>
  <w15:commentEx w15:paraId="2B1FB23D" w15:done="0"/>
  <w15:commentEx w15:paraId="1B93E7D3" w15:done="0"/>
  <w15:commentEx w15:paraId="0ECBAD37" w15:paraIdParent="1B93E7D3" w15:done="0"/>
  <w15:commentEx w15:paraId="18A2F42B" w15:done="0"/>
  <w15:commentEx w15:paraId="59B014BF" w15:done="0"/>
  <w15:commentEx w15:paraId="1154D3A1" w15:paraIdParent="59B014BF" w15:done="0"/>
  <w15:commentEx w15:paraId="32875C81" w15:done="0"/>
  <w15:commentEx w15:paraId="45DD9F2D" w15:done="0"/>
  <w15:commentEx w15:paraId="44D5228B" w15:paraIdParent="45DD9F2D" w15:done="0"/>
  <w15:commentEx w15:paraId="7D1000C7" w15:done="0"/>
  <w15:commentEx w15:paraId="5DC4C838" w15:done="0"/>
  <w15:commentEx w15:paraId="3B915F89" w15:done="0"/>
  <w15:commentEx w15:paraId="28800153" w15:done="0"/>
  <w15:commentEx w15:paraId="35CDCD12" w15:done="0"/>
  <w15:commentEx w15:paraId="5B92F9FC" w15:done="0"/>
  <w15:commentEx w15:paraId="4FEBF483" w15:done="0"/>
  <w15:commentEx w15:paraId="2DAEC656" w15:done="0"/>
  <w15:commentEx w15:paraId="39FCC024" w15:done="0"/>
  <w15:commentEx w15:paraId="489A6CF2" w15:paraIdParent="39FCC024" w15:done="0"/>
  <w15:commentEx w15:paraId="11AC499F" w15:done="0"/>
  <w15:commentEx w15:paraId="51CB20D3" w15:paraIdParent="11AC499F" w15:done="0"/>
  <w15:commentEx w15:paraId="3DF7F271" w15:done="0"/>
  <w15:commentEx w15:paraId="1B4FD842" w15:paraIdParent="3DF7F271" w15:done="0"/>
  <w15:commentEx w15:paraId="3E62A261" w15:done="0"/>
  <w15:commentEx w15:paraId="1D27E309" w15:paraIdParent="3E62A261" w15:done="0"/>
  <w15:commentEx w15:paraId="5DADBE3B" w15:done="0"/>
  <w15:commentEx w15:paraId="3BBA8CCC" w15:paraIdParent="5DADBE3B" w15:done="0"/>
  <w15:commentEx w15:paraId="678411C8" w15:done="0"/>
  <w15:commentEx w15:paraId="12E44CFB" w15:done="0"/>
  <w15:commentEx w15:paraId="2ABD96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8AE1F" w16cex:dateUtc="2022-03-01T13:37:00Z"/>
  <w16cex:commentExtensible w16cex:durableId="25C8ABB9" w16cex:dateUtc="2022-03-01T13:27:00Z"/>
  <w16cex:commentExtensible w16cex:durableId="25C8AFF5" w16cex:dateUtc="2022-03-01T13:45:00Z"/>
  <w16cex:commentExtensible w16cex:durableId="25C8B1D9" w16cex:dateUtc="2022-03-01T13:53:00Z"/>
  <w16cex:commentExtensible w16cex:durableId="25C8CB36" w16cex:dateUtc="2022-03-01T15:41:00Z"/>
  <w16cex:commentExtensible w16cex:durableId="25C8CAE1" w16cex:dateUtc="2022-03-01T15:40:00Z"/>
  <w16cex:commentExtensible w16cex:durableId="25C8CAA9" w16cex:dateUtc="2022-03-01T15:39:00Z"/>
  <w16cex:commentExtensible w16cex:durableId="25C1E557" w16cex:dateUtc="2022-02-24T10:07:00Z"/>
  <w16cex:commentExtensible w16cex:durableId="25C8CEB9" w16cex:dateUtc="2022-03-01T15:56:00Z"/>
  <w16cex:commentExtensible w16cex:durableId="25C9B3DF" w16cex:dateUtc="2022-02-17T10:43:00Z"/>
  <w16cex:commentExtensible w16cex:durableId="25C9B416" w16cex:dateUtc="2022-02-17T10:43:00Z"/>
  <w16cex:commentExtensible w16cex:durableId="25B8B378" w16cex:dateUtc="2022-02-17T10:43:00Z"/>
  <w16cex:commentExtensible w16cex:durableId="25C21871" w16cex:dateUtc="2022-02-17T10:43:00Z"/>
  <w16cex:commentExtensible w16cex:durableId="25CA7240" w16cex:dateUtc="2022-03-02T21:46:00Z"/>
  <w16cex:commentExtensible w16cex:durableId="25C673FF" w16cex:dateUtc="2022-02-27T21:04:00Z"/>
  <w16cex:commentExtensible w16cex:durableId="25CA716B" w16cex:dateUtc="2022-03-02T21:42:00Z"/>
  <w16cex:commentExtensible w16cex:durableId="25CA71F3" w16cex:dateUtc="2022-03-02T21:45:00Z"/>
  <w16cex:commentExtensible w16cex:durableId="25CA78B3" w16cex:dateUtc="2022-03-02T22:13:00Z"/>
  <w16cex:commentExtensible w16cex:durableId="25CA729A" w16cex:dateUtc="2022-03-02T21:47:00Z"/>
  <w16cex:commentExtensible w16cex:durableId="25BA2DDA" w16cex:dateUtc="2022-02-18T13:38:00Z"/>
  <w16cex:commentExtensible w16cex:durableId="25CA737C" w16cex:dateUtc="2022-03-02T21:51:00Z"/>
  <w16cex:commentExtensible w16cex:durableId="25CB0CD3" w16cex:dateUtc="2022-03-03T08:45:00Z"/>
  <w16cex:commentExtensible w16cex:durableId="25C65AA1" w16cex:dateUtc="2022-02-27T19:16:00Z"/>
  <w16cex:commentExtensible w16cex:durableId="25CA73FB" w16cex:dateUtc="2022-03-02T21:53:00Z"/>
  <w16cex:commentExtensible w16cex:durableId="25CA747F" w16cex:dateUtc="2022-03-02T21:55:00Z"/>
  <w16cex:commentExtensible w16cex:durableId="25B8C605" w16cex:dateUtc="2022-02-17T12:03:00Z"/>
  <w16cex:commentExtensible w16cex:durableId="25CA744B" w16cex:dateUtc="2022-03-02T21:55:00Z"/>
  <w16cex:commentExtensible w16cex:durableId="25C6662C" w16cex:dateUtc="2022-02-27T20:05:00Z"/>
  <w16cex:commentExtensible w16cex:durableId="25C66863" w16cex:dateUtc="2022-02-27T20:15:00Z"/>
  <w16cex:commentExtensible w16cex:durableId="25CA750F" w16cex:dateUtc="2022-03-02T21:58:00Z"/>
  <w16cex:commentExtensible w16cex:durableId="25CB0D65" w16cex:dateUtc="2022-03-03T08:48:00Z"/>
  <w16cex:commentExtensible w16cex:durableId="25CA757A" w16cex:dateUtc="2022-03-02T22:00:00Z"/>
  <w16cex:commentExtensible w16cex:durableId="25C717C6" w16cex:dateUtc="2022-02-28T08:43:00Z"/>
  <w16cex:commentExtensible w16cex:durableId="25C717D4" w16cex:dateUtc="2022-02-28T08:43:00Z"/>
  <w16cex:commentExtensible w16cex:durableId="25C717F5" w16cex:dateUtc="2022-02-28T08:44:00Z"/>
  <w16cex:commentExtensible w16cex:durableId="25C72365" w16cex:dateUtc="2022-02-28T09:33:00Z"/>
  <w16cex:commentExtensible w16cex:durableId="25CA7795" w16cex:dateUtc="2022-03-02T22:09:00Z"/>
  <w16cex:commentExtensible w16cex:durableId="25BA38A1" w16cex:dateUtc="2022-02-18T14:24:00Z"/>
  <w16cex:commentExtensible w16cex:durableId="25CA793E" w16cex:dateUtc="2022-03-02T22:16:00Z"/>
  <w16cex:commentExtensible w16cex:durableId="25C7215A" w16cex:dateUtc="2022-02-28T09:24:00Z"/>
  <w16cex:commentExtensible w16cex:durableId="25CA79AE" w16cex:dateUtc="2022-03-02T22:18:00Z"/>
  <w16cex:commentExtensible w16cex:durableId="25C685B5" w16cex:dateUtc="2022-02-27T22:20:00Z"/>
  <w16cex:commentExtensible w16cex:durableId="25CA7B5F" w16cex:dateUtc="2022-03-02T22:25:00Z"/>
  <w16cex:commentExtensible w16cex:durableId="25C71E19" w16cex:dateUtc="2022-02-28T09:10:00Z"/>
  <w16cex:commentExtensible w16cex:durableId="25CA7B3E" w16cex:dateUtc="2022-03-02T22:24:00Z"/>
  <w16cex:commentExtensible w16cex:durableId="25C72946" w16cex:dateUtc="2022-02-28T09:58:00Z"/>
  <w16cex:commentExtensible w16cex:durableId="25C72CA7" w16cex:dateUtc="2022-02-28T10:12:00Z"/>
  <w16cex:commentExtensible w16cex:durableId="25C686EF" w16cex:dateUtc="2022-02-27T2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FE6BED" w16cid:durableId="25C8AE1F"/>
  <w16cid:commentId w16cid:paraId="24AC9243" w16cid:durableId="25C8ABB9"/>
  <w16cid:commentId w16cid:paraId="29ED1057" w16cid:durableId="25C8AFF5"/>
  <w16cid:commentId w16cid:paraId="71EC3A91" w16cid:durableId="25C8B1D9"/>
  <w16cid:commentId w16cid:paraId="307593B8" w16cid:durableId="25C8CB36"/>
  <w16cid:commentId w16cid:paraId="45BD9792" w16cid:durableId="25C8CAE1"/>
  <w16cid:commentId w16cid:paraId="3A15E224" w16cid:durableId="25C8CAA9"/>
  <w16cid:commentId w16cid:paraId="3D6D0258" w16cid:durableId="25C1E557"/>
  <w16cid:commentId w16cid:paraId="371DD463" w16cid:durableId="25C8CEB9"/>
  <w16cid:commentId w16cid:paraId="69F36991" w16cid:durableId="25C9B3DF"/>
  <w16cid:commentId w16cid:paraId="1129F741" w16cid:durableId="25C9B416"/>
  <w16cid:commentId w16cid:paraId="05D4877D" w16cid:durableId="25B8B378"/>
  <w16cid:commentId w16cid:paraId="2CEEA652" w16cid:durableId="25C21871"/>
  <w16cid:commentId w16cid:paraId="62D7BBF2" w16cid:durableId="25CA7240"/>
  <w16cid:commentId w16cid:paraId="28DF1D1E" w16cid:durableId="25C673FF"/>
  <w16cid:commentId w16cid:paraId="617E7936" w16cid:durableId="25CA716B"/>
  <w16cid:commentId w16cid:paraId="7B333D49" w16cid:durableId="25CA71F3"/>
  <w16cid:commentId w16cid:paraId="0B577D31" w16cid:durableId="25CA78B3"/>
  <w16cid:commentId w16cid:paraId="2B1FB23D" w16cid:durableId="25CA729A"/>
  <w16cid:commentId w16cid:paraId="1B93E7D3" w16cid:durableId="25BA2DDA"/>
  <w16cid:commentId w16cid:paraId="0ECBAD37" w16cid:durableId="25CA737C"/>
  <w16cid:commentId w16cid:paraId="18A2F42B" w16cid:durableId="25CB0CD3"/>
  <w16cid:commentId w16cid:paraId="59B014BF" w16cid:durableId="25C65AA1"/>
  <w16cid:commentId w16cid:paraId="1154D3A1" w16cid:durableId="25CA73FB"/>
  <w16cid:commentId w16cid:paraId="32875C81" w16cid:durableId="25CA747F"/>
  <w16cid:commentId w16cid:paraId="45DD9F2D" w16cid:durableId="25B8C605"/>
  <w16cid:commentId w16cid:paraId="44D5228B" w16cid:durableId="25CA744B"/>
  <w16cid:commentId w16cid:paraId="7D1000C7" w16cid:durableId="25C6662C"/>
  <w16cid:commentId w16cid:paraId="5DC4C838" w16cid:durableId="25C66863"/>
  <w16cid:commentId w16cid:paraId="3B915F89" w16cid:durableId="25CA750F"/>
  <w16cid:commentId w16cid:paraId="28800153" w16cid:durableId="25CB0D65"/>
  <w16cid:commentId w16cid:paraId="35CDCD12" w16cid:durableId="25CA757A"/>
  <w16cid:commentId w16cid:paraId="5B92F9FC" w16cid:durableId="25C717C6"/>
  <w16cid:commentId w16cid:paraId="4FEBF483" w16cid:durableId="25C717D4"/>
  <w16cid:commentId w16cid:paraId="2DAEC656" w16cid:durableId="25C717F5"/>
  <w16cid:commentId w16cid:paraId="39FCC024" w16cid:durableId="25C72365"/>
  <w16cid:commentId w16cid:paraId="489A6CF2" w16cid:durableId="25CA7795"/>
  <w16cid:commentId w16cid:paraId="11AC499F" w16cid:durableId="25BA38A1"/>
  <w16cid:commentId w16cid:paraId="51CB20D3" w16cid:durableId="25CA793E"/>
  <w16cid:commentId w16cid:paraId="3DF7F271" w16cid:durableId="25C7215A"/>
  <w16cid:commentId w16cid:paraId="1B4FD842" w16cid:durableId="25CA79AE"/>
  <w16cid:commentId w16cid:paraId="3E62A261" w16cid:durableId="25C685B5"/>
  <w16cid:commentId w16cid:paraId="1D27E309" w16cid:durableId="25CA7B5F"/>
  <w16cid:commentId w16cid:paraId="5DADBE3B" w16cid:durableId="25C71E19"/>
  <w16cid:commentId w16cid:paraId="3BBA8CCC" w16cid:durableId="25CA7B3E"/>
  <w16cid:commentId w16cid:paraId="678411C8" w16cid:durableId="25C72946"/>
  <w16cid:commentId w16cid:paraId="12E44CFB" w16cid:durableId="25C72CA7"/>
  <w16cid:commentId w16cid:paraId="2ABD9693" w16cid:durableId="25C686E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072B2"/>
    <w:multiLevelType w:val="multilevel"/>
    <w:tmpl w:val="E782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C79B3"/>
    <w:multiLevelType w:val="multilevel"/>
    <w:tmpl w:val="10F4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81129"/>
    <w:multiLevelType w:val="multilevel"/>
    <w:tmpl w:val="171A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B43361"/>
    <w:multiLevelType w:val="multilevel"/>
    <w:tmpl w:val="B6CC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6F1193"/>
    <w:multiLevelType w:val="multilevel"/>
    <w:tmpl w:val="F0D82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oltan Kutalik">
    <w15:presenceInfo w15:providerId="AD" w15:userId="S::zoltan.kutalik@unil.ch::6a8a9b4f-e33f-4aae-a97c-47a6108578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A6F"/>
    <w:rsid w:val="00015936"/>
    <w:rsid w:val="00044F58"/>
    <w:rsid w:val="000567C2"/>
    <w:rsid w:val="000A61D4"/>
    <w:rsid w:val="000E441B"/>
    <w:rsid w:val="000E71D1"/>
    <w:rsid w:val="000F12E0"/>
    <w:rsid w:val="000F2D3D"/>
    <w:rsid w:val="000F61FA"/>
    <w:rsid w:val="00137CC8"/>
    <w:rsid w:val="00141678"/>
    <w:rsid w:val="00150C47"/>
    <w:rsid w:val="0015216C"/>
    <w:rsid w:val="001778D6"/>
    <w:rsid w:val="0018049A"/>
    <w:rsid w:val="00187D50"/>
    <w:rsid w:val="001B1B09"/>
    <w:rsid w:val="001C5095"/>
    <w:rsid w:val="002226CC"/>
    <w:rsid w:val="00232E94"/>
    <w:rsid w:val="0023456E"/>
    <w:rsid w:val="00292C9C"/>
    <w:rsid w:val="002B237D"/>
    <w:rsid w:val="002C4828"/>
    <w:rsid w:val="002E78F8"/>
    <w:rsid w:val="00340567"/>
    <w:rsid w:val="003732FF"/>
    <w:rsid w:val="003918D5"/>
    <w:rsid w:val="003C6C91"/>
    <w:rsid w:val="003D0E77"/>
    <w:rsid w:val="00411C5F"/>
    <w:rsid w:val="00413FB7"/>
    <w:rsid w:val="00416E56"/>
    <w:rsid w:val="004437FE"/>
    <w:rsid w:val="00461457"/>
    <w:rsid w:val="004856F9"/>
    <w:rsid w:val="004B6ACC"/>
    <w:rsid w:val="004D0C9F"/>
    <w:rsid w:val="004D6575"/>
    <w:rsid w:val="004E1A6F"/>
    <w:rsid w:val="004E7C00"/>
    <w:rsid w:val="00587C65"/>
    <w:rsid w:val="005D1718"/>
    <w:rsid w:val="005D619A"/>
    <w:rsid w:val="005E3A45"/>
    <w:rsid w:val="005F0AE5"/>
    <w:rsid w:val="006322A3"/>
    <w:rsid w:val="006504A2"/>
    <w:rsid w:val="00664D2F"/>
    <w:rsid w:val="006B358D"/>
    <w:rsid w:val="006B3FD3"/>
    <w:rsid w:val="006F5E3E"/>
    <w:rsid w:val="0070217E"/>
    <w:rsid w:val="00703116"/>
    <w:rsid w:val="00741FEF"/>
    <w:rsid w:val="0074405A"/>
    <w:rsid w:val="007914BF"/>
    <w:rsid w:val="0082611D"/>
    <w:rsid w:val="00830B8C"/>
    <w:rsid w:val="00854C03"/>
    <w:rsid w:val="00861940"/>
    <w:rsid w:val="008734A9"/>
    <w:rsid w:val="008740CB"/>
    <w:rsid w:val="00874B84"/>
    <w:rsid w:val="008C03CE"/>
    <w:rsid w:val="008C057A"/>
    <w:rsid w:val="008C14BF"/>
    <w:rsid w:val="008D509B"/>
    <w:rsid w:val="008E622E"/>
    <w:rsid w:val="00917B0D"/>
    <w:rsid w:val="00931526"/>
    <w:rsid w:val="00950033"/>
    <w:rsid w:val="009559F4"/>
    <w:rsid w:val="0096348F"/>
    <w:rsid w:val="00963A81"/>
    <w:rsid w:val="009670CF"/>
    <w:rsid w:val="009713A4"/>
    <w:rsid w:val="00976D11"/>
    <w:rsid w:val="00982F86"/>
    <w:rsid w:val="0098464E"/>
    <w:rsid w:val="00994F63"/>
    <w:rsid w:val="009A13EA"/>
    <w:rsid w:val="009C2A40"/>
    <w:rsid w:val="009C5119"/>
    <w:rsid w:val="009F736B"/>
    <w:rsid w:val="00A45A44"/>
    <w:rsid w:val="00A51DE9"/>
    <w:rsid w:val="00A65996"/>
    <w:rsid w:val="00A940D7"/>
    <w:rsid w:val="00AA3BFA"/>
    <w:rsid w:val="00AC37C4"/>
    <w:rsid w:val="00AD1F76"/>
    <w:rsid w:val="00B140E5"/>
    <w:rsid w:val="00B21A29"/>
    <w:rsid w:val="00B659F4"/>
    <w:rsid w:val="00B95CD4"/>
    <w:rsid w:val="00BC6037"/>
    <w:rsid w:val="00BD033C"/>
    <w:rsid w:val="00BE0EC1"/>
    <w:rsid w:val="00BE1853"/>
    <w:rsid w:val="00BF0D1C"/>
    <w:rsid w:val="00BF1323"/>
    <w:rsid w:val="00C05ACA"/>
    <w:rsid w:val="00C21957"/>
    <w:rsid w:val="00C24905"/>
    <w:rsid w:val="00C40F5F"/>
    <w:rsid w:val="00C52BA1"/>
    <w:rsid w:val="00C81BA8"/>
    <w:rsid w:val="00C90EDB"/>
    <w:rsid w:val="00C92475"/>
    <w:rsid w:val="00CA0173"/>
    <w:rsid w:val="00CA0AE3"/>
    <w:rsid w:val="00CD244C"/>
    <w:rsid w:val="00D22393"/>
    <w:rsid w:val="00D3244C"/>
    <w:rsid w:val="00D410FA"/>
    <w:rsid w:val="00D65A7C"/>
    <w:rsid w:val="00D93838"/>
    <w:rsid w:val="00D97F47"/>
    <w:rsid w:val="00DA7A8A"/>
    <w:rsid w:val="00DB0310"/>
    <w:rsid w:val="00DC5456"/>
    <w:rsid w:val="00E1614C"/>
    <w:rsid w:val="00E316F3"/>
    <w:rsid w:val="00E3346E"/>
    <w:rsid w:val="00E46D98"/>
    <w:rsid w:val="00E70276"/>
    <w:rsid w:val="00E7314E"/>
    <w:rsid w:val="00E97FD8"/>
    <w:rsid w:val="00ED477C"/>
    <w:rsid w:val="00ED7ED7"/>
    <w:rsid w:val="00EF6B51"/>
    <w:rsid w:val="00F42FA5"/>
    <w:rsid w:val="00F711DA"/>
    <w:rsid w:val="00F7391A"/>
    <w:rsid w:val="00F86576"/>
    <w:rsid w:val="00FA4C62"/>
    <w:rsid w:val="00FA7A48"/>
    <w:rsid w:val="00FE0BE8"/>
    <w:rsid w:val="00FF23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9F00C"/>
  <w15:chartTrackingRefBased/>
  <w15:docId w15:val="{F2641932-1FF8-084F-BBCF-5C6F5A69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936"/>
    <w:rPr>
      <w:rFonts w:ascii="Times New Roman" w:eastAsia="Times New Roman" w:hAnsi="Times New Roman" w:cs="Times New Roman"/>
    </w:rPr>
  </w:style>
  <w:style w:type="paragraph" w:styleId="Heading1">
    <w:name w:val="heading 1"/>
    <w:basedOn w:val="Normal"/>
    <w:link w:val="Heading1Char"/>
    <w:uiPriority w:val="9"/>
    <w:qFormat/>
    <w:rsid w:val="004E1A6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4E1A6F"/>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6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E1A6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E1A6F"/>
    <w:pPr>
      <w:spacing w:before="100" w:beforeAutospacing="1" w:after="100" w:afterAutospacing="1"/>
    </w:pPr>
  </w:style>
  <w:style w:type="character" w:styleId="Hyperlink">
    <w:name w:val="Hyperlink"/>
    <w:basedOn w:val="DefaultParagraphFont"/>
    <w:uiPriority w:val="99"/>
    <w:semiHidden/>
    <w:unhideWhenUsed/>
    <w:rsid w:val="004E1A6F"/>
    <w:rPr>
      <w:color w:val="0000FF"/>
      <w:u w:val="single"/>
    </w:rPr>
  </w:style>
  <w:style w:type="character" w:styleId="PlaceholderText">
    <w:name w:val="Placeholder Text"/>
    <w:basedOn w:val="DefaultParagraphFont"/>
    <w:uiPriority w:val="99"/>
    <w:semiHidden/>
    <w:rsid w:val="00187D50"/>
    <w:rPr>
      <w:color w:val="808080"/>
    </w:rPr>
  </w:style>
  <w:style w:type="character" w:styleId="CommentReference">
    <w:name w:val="annotation reference"/>
    <w:basedOn w:val="DefaultParagraphFont"/>
    <w:uiPriority w:val="99"/>
    <w:semiHidden/>
    <w:unhideWhenUsed/>
    <w:rsid w:val="004B6ACC"/>
    <w:rPr>
      <w:sz w:val="16"/>
      <w:szCs w:val="16"/>
    </w:rPr>
  </w:style>
  <w:style w:type="paragraph" w:styleId="CommentText">
    <w:name w:val="annotation text"/>
    <w:basedOn w:val="Normal"/>
    <w:link w:val="CommentTextChar"/>
    <w:uiPriority w:val="99"/>
    <w:semiHidden/>
    <w:unhideWhenUsed/>
    <w:rsid w:val="004B6AC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B6ACC"/>
    <w:rPr>
      <w:sz w:val="20"/>
      <w:szCs w:val="20"/>
    </w:rPr>
  </w:style>
  <w:style w:type="paragraph" w:styleId="CommentSubject">
    <w:name w:val="annotation subject"/>
    <w:basedOn w:val="CommentText"/>
    <w:next w:val="CommentText"/>
    <w:link w:val="CommentSubjectChar"/>
    <w:uiPriority w:val="99"/>
    <w:semiHidden/>
    <w:unhideWhenUsed/>
    <w:rsid w:val="004B6ACC"/>
    <w:rPr>
      <w:b/>
      <w:bCs/>
    </w:rPr>
  </w:style>
  <w:style w:type="character" w:customStyle="1" w:styleId="CommentSubjectChar">
    <w:name w:val="Comment Subject Char"/>
    <w:basedOn w:val="CommentTextChar"/>
    <w:link w:val="CommentSubject"/>
    <w:uiPriority w:val="99"/>
    <w:semiHidden/>
    <w:rsid w:val="004B6ACC"/>
    <w:rPr>
      <w:b/>
      <w:bCs/>
      <w:sz w:val="20"/>
      <w:szCs w:val="20"/>
    </w:rPr>
  </w:style>
  <w:style w:type="table" w:styleId="TableGrid">
    <w:name w:val="Table Grid"/>
    <w:basedOn w:val="TableNormal"/>
    <w:uiPriority w:val="39"/>
    <w:rsid w:val="00416E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16E5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16E5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8740CB"/>
    <w:rPr>
      <w:sz w:val="18"/>
      <w:szCs w:val="18"/>
    </w:rPr>
  </w:style>
  <w:style w:type="character" w:customStyle="1" w:styleId="BalloonTextChar">
    <w:name w:val="Balloon Text Char"/>
    <w:basedOn w:val="DefaultParagraphFont"/>
    <w:link w:val="BalloonText"/>
    <w:uiPriority w:val="99"/>
    <w:semiHidden/>
    <w:rsid w:val="008740CB"/>
    <w:rPr>
      <w:rFonts w:ascii="Times New Roman" w:eastAsia="Times New Roman" w:hAnsi="Times New Roman" w:cs="Times New Roman"/>
      <w:sz w:val="18"/>
      <w:szCs w:val="18"/>
    </w:rPr>
  </w:style>
  <w:style w:type="paragraph" w:styleId="Revision">
    <w:name w:val="Revision"/>
    <w:hidden/>
    <w:uiPriority w:val="99"/>
    <w:semiHidden/>
    <w:rsid w:val="00830B8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74889">
      <w:bodyDiv w:val="1"/>
      <w:marLeft w:val="0"/>
      <w:marRight w:val="0"/>
      <w:marTop w:val="0"/>
      <w:marBottom w:val="0"/>
      <w:divBdr>
        <w:top w:val="none" w:sz="0" w:space="0" w:color="auto"/>
        <w:left w:val="none" w:sz="0" w:space="0" w:color="auto"/>
        <w:bottom w:val="none" w:sz="0" w:space="0" w:color="auto"/>
        <w:right w:val="none" w:sz="0" w:space="0" w:color="auto"/>
      </w:divBdr>
    </w:div>
    <w:div w:id="143789089">
      <w:bodyDiv w:val="1"/>
      <w:marLeft w:val="0"/>
      <w:marRight w:val="0"/>
      <w:marTop w:val="0"/>
      <w:marBottom w:val="0"/>
      <w:divBdr>
        <w:top w:val="none" w:sz="0" w:space="0" w:color="auto"/>
        <w:left w:val="none" w:sz="0" w:space="0" w:color="auto"/>
        <w:bottom w:val="none" w:sz="0" w:space="0" w:color="auto"/>
        <w:right w:val="none" w:sz="0" w:space="0" w:color="auto"/>
      </w:divBdr>
    </w:div>
    <w:div w:id="383453118">
      <w:bodyDiv w:val="1"/>
      <w:marLeft w:val="0"/>
      <w:marRight w:val="0"/>
      <w:marTop w:val="0"/>
      <w:marBottom w:val="0"/>
      <w:divBdr>
        <w:top w:val="none" w:sz="0" w:space="0" w:color="auto"/>
        <w:left w:val="none" w:sz="0" w:space="0" w:color="auto"/>
        <w:bottom w:val="none" w:sz="0" w:space="0" w:color="auto"/>
        <w:right w:val="none" w:sz="0" w:space="0" w:color="auto"/>
      </w:divBdr>
    </w:div>
    <w:div w:id="411315533">
      <w:bodyDiv w:val="1"/>
      <w:marLeft w:val="0"/>
      <w:marRight w:val="0"/>
      <w:marTop w:val="0"/>
      <w:marBottom w:val="0"/>
      <w:divBdr>
        <w:top w:val="none" w:sz="0" w:space="0" w:color="auto"/>
        <w:left w:val="none" w:sz="0" w:space="0" w:color="auto"/>
        <w:bottom w:val="none" w:sz="0" w:space="0" w:color="auto"/>
        <w:right w:val="none" w:sz="0" w:space="0" w:color="auto"/>
      </w:divBdr>
    </w:div>
    <w:div w:id="467018573">
      <w:bodyDiv w:val="1"/>
      <w:marLeft w:val="0"/>
      <w:marRight w:val="0"/>
      <w:marTop w:val="0"/>
      <w:marBottom w:val="0"/>
      <w:divBdr>
        <w:top w:val="none" w:sz="0" w:space="0" w:color="auto"/>
        <w:left w:val="none" w:sz="0" w:space="0" w:color="auto"/>
        <w:bottom w:val="none" w:sz="0" w:space="0" w:color="auto"/>
        <w:right w:val="none" w:sz="0" w:space="0" w:color="auto"/>
      </w:divBdr>
    </w:div>
    <w:div w:id="494347724">
      <w:bodyDiv w:val="1"/>
      <w:marLeft w:val="0"/>
      <w:marRight w:val="0"/>
      <w:marTop w:val="0"/>
      <w:marBottom w:val="0"/>
      <w:divBdr>
        <w:top w:val="none" w:sz="0" w:space="0" w:color="auto"/>
        <w:left w:val="none" w:sz="0" w:space="0" w:color="auto"/>
        <w:bottom w:val="none" w:sz="0" w:space="0" w:color="auto"/>
        <w:right w:val="none" w:sz="0" w:space="0" w:color="auto"/>
      </w:divBdr>
    </w:div>
    <w:div w:id="592973730">
      <w:bodyDiv w:val="1"/>
      <w:marLeft w:val="0"/>
      <w:marRight w:val="0"/>
      <w:marTop w:val="0"/>
      <w:marBottom w:val="0"/>
      <w:divBdr>
        <w:top w:val="none" w:sz="0" w:space="0" w:color="auto"/>
        <w:left w:val="none" w:sz="0" w:space="0" w:color="auto"/>
        <w:bottom w:val="none" w:sz="0" w:space="0" w:color="auto"/>
        <w:right w:val="none" w:sz="0" w:space="0" w:color="auto"/>
      </w:divBdr>
    </w:div>
    <w:div w:id="841093666">
      <w:bodyDiv w:val="1"/>
      <w:marLeft w:val="0"/>
      <w:marRight w:val="0"/>
      <w:marTop w:val="0"/>
      <w:marBottom w:val="0"/>
      <w:divBdr>
        <w:top w:val="none" w:sz="0" w:space="0" w:color="auto"/>
        <w:left w:val="none" w:sz="0" w:space="0" w:color="auto"/>
        <w:bottom w:val="none" w:sz="0" w:space="0" w:color="auto"/>
        <w:right w:val="none" w:sz="0" w:space="0" w:color="auto"/>
      </w:divBdr>
    </w:div>
    <w:div w:id="909122535">
      <w:bodyDiv w:val="1"/>
      <w:marLeft w:val="0"/>
      <w:marRight w:val="0"/>
      <w:marTop w:val="0"/>
      <w:marBottom w:val="0"/>
      <w:divBdr>
        <w:top w:val="none" w:sz="0" w:space="0" w:color="auto"/>
        <w:left w:val="none" w:sz="0" w:space="0" w:color="auto"/>
        <w:bottom w:val="none" w:sz="0" w:space="0" w:color="auto"/>
        <w:right w:val="none" w:sz="0" w:space="0" w:color="auto"/>
      </w:divBdr>
    </w:div>
    <w:div w:id="1050611936">
      <w:bodyDiv w:val="1"/>
      <w:marLeft w:val="0"/>
      <w:marRight w:val="0"/>
      <w:marTop w:val="0"/>
      <w:marBottom w:val="0"/>
      <w:divBdr>
        <w:top w:val="none" w:sz="0" w:space="0" w:color="auto"/>
        <w:left w:val="none" w:sz="0" w:space="0" w:color="auto"/>
        <w:bottom w:val="none" w:sz="0" w:space="0" w:color="auto"/>
        <w:right w:val="none" w:sz="0" w:space="0" w:color="auto"/>
      </w:divBdr>
    </w:div>
    <w:div w:id="1399667116">
      <w:bodyDiv w:val="1"/>
      <w:marLeft w:val="0"/>
      <w:marRight w:val="0"/>
      <w:marTop w:val="0"/>
      <w:marBottom w:val="0"/>
      <w:divBdr>
        <w:top w:val="none" w:sz="0" w:space="0" w:color="auto"/>
        <w:left w:val="none" w:sz="0" w:space="0" w:color="auto"/>
        <w:bottom w:val="none" w:sz="0" w:space="0" w:color="auto"/>
        <w:right w:val="none" w:sz="0" w:space="0" w:color="auto"/>
      </w:divBdr>
    </w:div>
    <w:div w:id="1469321726">
      <w:bodyDiv w:val="1"/>
      <w:marLeft w:val="0"/>
      <w:marRight w:val="0"/>
      <w:marTop w:val="0"/>
      <w:marBottom w:val="0"/>
      <w:divBdr>
        <w:top w:val="none" w:sz="0" w:space="0" w:color="auto"/>
        <w:left w:val="none" w:sz="0" w:space="0" w:color="auto"/>
        <w:bottom w:val="none" w:sz="0" w:space="0" w:color="auto"/>
        <w:right w:val="none" w:sz="0" w:space="0" w:color="auto"/>
      </w:divBdr>
    </w:div>
    <w:div w:id="1777021902">
      <w:bodyDiv w:val="1"/>
      <w:marLeft w:val="0"/>
      <w:marRight w:val="0"/>
      <w:marTop w:val="0"/>
      <w:marBottom w:val="0"/>
      <w:divBdr>
        <w:top w:val="none" w:sz="0" w:space="0" w:color="auto"/>
        <w:left w:val="none" w:sz="0" w:space="0" w:color="auto"/>
        <w:bottom w:val="none" w:sz="0" w:space="0" w:color="auto"/>
        <w:right w:val="none" w:sz="0" w:space="0" w:color="auto"/>
      </w:divBdr>
    </w:div>
    <w:div w:id="1946644520">
      <w:bodyDiv w:val="1"/>
      <w:marLeft w:val="0"/>
      <w:marRight w:val="0"/>
      <w:marTop w:val="0"/>
      <w:marBottom w:val="0"/>
      <w:divBdr>
        <w:top w:val="none" w:sz="0" w:space="0" w:color="auto"/>
        <w:left w:val="none" w:sz="0" w:space="0" w:color="auto"/>
        <w:bottom w:val="none" w:sz="0" w:space="0" w:color="auto"/>
        <w:right w:val="none" w:sz="0" w:space="0" w:color="auto"/>
      </w:divBdr>
    </w:div>
    <w:div w:id="199151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biobank.ctsu.ox.ac.uk/showcase/field.cgi?id=6138"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biobank.ctsu.ox.ac.uk/crystal/field.cgi?id=130"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enomebiology.biomedcentral.com/articles/10.1186/s13059-015-0833-8"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biobank.ctsu.ox.ac.uk/crystal/field.cgi?id=129" TargetMode="External"/><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hyperlink" Target="https://www.nature.com/articles/s41562-016-0016" TargetMode="External"/><Relationship Id="rId19" Type="http://schemas.openxmlformats.org/officeDocument/2006/relationships/image" Target="media/image5.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9DB21-B981-2343-9E0B-BB2530611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25</Pages>
  <Words>9722</Words>
  <Characters>55417</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Sjaarda</dc:creator>
  <cp:keywords/>
  <dc:description/>
  <cp:lastModifiedBy>Jenny Sjaarda</cp:lastModifiedBy>
  <cp:revision>15</cp:revision>
  <cp:lastPrinted>2022-02-27T21:06:00Z</cp:lastPrinted>
  <dcterms:created xsi:type="dcterms:W3CDTF">2022-03-01T13:20:00Z</dcterms:created>
  <dcterms:modified xsi:type="dcterms:W3CDTF">2022-03-03T12:31:00Z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df727d33-acc8-385d-96c0-66a843e98567</vt:lpwstr>
  </property>
  <property fmtid="{D5CDD505-2E9C-101B-9397-08002B2CF9AE}" pid="24" name="Mendeley Citation Style_1">
    <vt:lpwstr>http://www.zotero.org/styles/nature</vt:lpwstr>
  </property>
</Properties>
</file>