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Zoltán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6AB287FA" w:rsidR="000E441B" w:rsidRPr="0081577A" w:rsidRDefault="00CB5ABF" w:rsidP="008D382C">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certain phenotypes, post-mating convergence, or a result of confounding factors such as shared environment</w:t>
      </w:r>
      <w:r w:rsidR="00E55B1F">
        <w:rPr>
          <w:rFonts w:ascii="Helvetica" w:hAnsi="Helvetica"/>
          <w:color w:val="000000"/>
          <w:lang w:val="en-GB"/>
        </w:rPr>
        <w:t xml:space="preserve"> </w:t>
      </w:r>
      <w:r w:rsidR="00343A88">
        <w:rPr>
          <w:rFonts w:ascii="Helvetica" w:hAnsi="Helvetica"/>
          <w:color w:val="000000"/>
          <w:lang w:val="en-GB"/>
        </w:rPr>
        <w:t>or</w:t>
      </w:r>
      <w:r w:rsidR="00143F3F">
        <w:rPr>
          <w:rFonts w:ascii="Helvetica" w:hAnsi="Helvetica"/>
          <w:color w:val="000000"/>
          <w:lang w:val="en-GB"/>
        </w:rPr>
        <w:t xml:space="preserve"> </w:t>
      </w:r>
      <w:r w:rsidR="00E55B1F">
        <w:rPr>
          <w:rFonts w:ascii="Helvetica" w:hAnsi="Helvetica"/>
          <w:color w:val="000000"/>
          <w:lang w:val="en-GB"/>
        </w:rPr>
        <w:t>indirect assortment</w:t>
      </w:r>
      <w:r w:rsidRPr="0081577A">
        <w:rPr>
          <w:rFonts w:ascii="Helvetica" w:hAnsi="Helvetica"/>
          <w:color w:val="000000"/>
          <w:lang w:val="en-GB"/>
        </w:rPr>
        <w:t xml:space="preserve">.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r w:rsidR="00B75C68">
        <w:rPr>
          <w:rFonts w:ascii="Helvetica" w:hAnsi="Helvetica"/>
          <w:color w:val="000000"/>
          <w:lang w:val="en-GB"/>
        </w:rPr>
        <w:t xml:space="preserve">applied </w:t>
      </w:r>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r w:rsidR="00B75C68">
        <w:rPr>
          <w:rFonts w:ascii="Helvetica" w:hAnsi="Helvetica"/>
          <w:color w:val="000000"/>
          <w:lang w:val="en-GB"/>
        </w:rPr>
        <w:t>to</w:t>
      </w:r>
      <w:r w:rsidR="00B75C68" w:rsidRPr="0081577A">
        <w:rPr>
          <w:rFonts w:ascii="Helvetica" w:hAnsi="Helvetica"/>
          <w:color w:val="000000"/>
          <w:lang w:val="en-GB"/>
        </w:rPr>
        <w:t xml:space="preserve"> </w:t>
      </w:r>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r w:rsidR="00B75C68">
        <w:rPr>
          <w:rFonts w:ascii="Helvetica" w:hAnsi="Helvetica"/>
          <w:color w:val="000000"/>
          <w:lang w:val="en-GB"/>
        </w:rPr>
        <w:t>54%</w:t>
      </w:r>
      <w:r w:rsidRPr="0081577A">
        <w:rPr>
          <w:rFonts w:ascii="Helvetica" w:hAnsi="Helvetica"/>
          <w:color w:val="000000"/>
          <w:lang w:val="en-GB"/>
        </w:rPr>
        <w:t xml:space="preserve"> (64 of 118) of the tested traits </w:t>
      </w:r>
      <w:r w:rsidR="00B75C68">
        <w:rPr>
          <w:rFonts w:ascii="Helvetica" w:hAnsi="Helvetica"/>
          <w:color w:val="000000"/>
          <w:lang w:val="en-GB"/>
        </w:rPr>
        <w:t>had a</w:t>
      </w:r>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with female</w:t>
      </w:r>
      <w:r w:rsidR="00844B27">
        <w:rPr>
          <w:rFonts w:ascii="Helvetica" w:hAnsi="Helvetica"/>
          <w:color w:val="000000"/>
          <w:lang w:val="en-GB"/>
        </w:rPr>
        <w:t>-to-male effects</w:t>
      </w:r>
      <w:r w:rsidR="00992DAC" w:rsidRPr="0081577A">
        <w:rPr>
          <w:rFonts w:ascii="Helvetica" w:hAnsi="Helvetica"/>
          <w:color w:val="000000"/>
          <w:lang w:val="en-GB"/>
        </w:rPr>
        <w:t xml:space="preserve"> on average </w:t>
      </w:r>
      <w:r w:rsidR="00E55B1F">
        <w:rPr>
          <w:rFonts w:ascii="Helvetica" w:hAnsi="Helvetica"/>
          <w:color w:val="000000"/>
          <w:lang w:val="en-GB"/>
        </w:rPr>
        <w:t xml:space="preserve">being </w:t>
      </w:r>
      <w:r w:rsidR="00992DAC" w:rsidRPr="0081577A">
        <w:rPr>
          <w:rFonts w:ascii="Helvetica" w:hAnsi="Helvetica"/>
          <w:color w:val="000000"/>
          <w:lang w:val="en-GB"/>
        </w:rPr>
        <w:t>larger</w:t>
      </w:r>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xml:space="preserve">, including systolic blood pressure, basal metabolic rate, </w:t>
      </w:r>
      <w:proofErr w:type="gramStart"/>
      <w:r w:rsidR="002002E7" w:rsidRPr="0081577A">
        <w:rPr>
          <w:rFonts w:ascii="Helvetica" w:hAnsi="Helvetica"/>
          <w:color w:val="000000"/>
          <w:lang w:val="en-GB"/>
        </w:rPr>
        <w:t>weight</w:t>
      </w:r>
      <w:proofErr w:type="gramEnd"/>
      <w:r w:rsidR="002002E7" w:rsidRPr="0081577A">
        <w:rPr>
          <w:rFonts w:ascii="Helvetica" w:hAnsi="Helvetica"/>
          <w:color w:val="000000"/>
          <w:lang w:val="en-GB"/>
        </w:rPr>
        <w:t xml:space="preserve">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002F1EA0">
        <w:rPr>
          <w:rFonts w:ascii="Helvetica" w:hAnsi="Helvetica"/>
          <w:color w:val="000000"/>
          <w:lang w:val="en-GB"/>
        </w:rPr>
        <w:t xml:space="preserve">overall health rating, </w:t>
      </w:r>
      <w:r w:rsidRPr="0081577A">
        <w:rPr>
          <w:rFonts w:ascii="Helvetica" w:hAnsi="Helvetica"/>
          <w:color w:val="000000"/>
          <w:lang w:val="en-GB"/>
        </w:rPr>
        <w:t>education</w:t>
      </w:r>
      <w:r w:rsidR="00143F3F">
        <w:rPr>
          <w:rFonts w:ascii="Helvetica" w:hAnsi="Helvetica"/>
          <w:color w:val="000000"/>
          <w:lang w:val="en-GB"/>
        </w:rPr>
        <w:t xml:space="preserve"> and</w:t>
      </w:r>
      <w:r w:rsidR="00F642FA">
        <w:rPr>
          <w:rFonts w:ascii="Helvetica" w:hAnsi="Helvetica"/>
          <w:color w:val="000000"/>
          <w:lang w:val="en-GB"/>
        </w:rPr>
        <w:t xml:space="preserve"> tobacco smoking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00143F3F">
        <w:rPr>
          <w:rFonts w:ascii="Helvetica" w:hAnsi="Helvetica"/>
          <w:color w:val="000000"/>
          <w:lang w:val="en-GB"/>
        </w:rPr>
        <w:t>14.1,</w:t>
      </w:r>
      <w:r w:rsidR="00143F3F" w:rsidRPr="0081577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xml:space="preserve">, </w:t>
      </w:r>
      <w:r w:rsidR="00143F3F">
        <w:rPr>
          <w:rFonts w:ascii="Helvetica" w:hAnsi="Helvetica"/>
          <w:color w:val="000000"/>
          <w:lang w:val="en-GB"/>
        </w:rPr>
        <w:t xml:space="preserve">and </w:t>
      </w:r>
      <w:r w:rsidR="00F642FA">
        <w:rPr>
          <w:rFonts w:ascii="Helvetica" w:hAnsi="Helvetica"/>
          <w:color w:val="000000"/>
          <w:lang w:val="en-GB"/>
        </w:rPr>
        <w:t>4.78</w:t>
      </w:r>
      <w:r w:rsidR="00143F3F">
        <w:rPr>
          <w:rFonts w:ascii="Helvetica" w:hAnsi="Helvetica"/>
          <w:color w:val="000000"/>
          <w:lang w:val="en-GB"/>
        </w:rPr>
        <w:t>%</w:t>
      </w:r>
      <w:r w:rsidR="00F642FA">
        <w:rPr>
          <w:rFonts w:ascii="Helvetica" w:hAnsi="Helvetica"/>
          <w:color w:val="000000"/>
          <w:lang w:val="en-GB"/>
        </w:rPr>
        <w:t xml:space="preserve">, </w:t>
      </w:r>
      <w:r w:rsidRPr="0081577A">
        <w:rPr>
          <w:rFonts w:ascii="Helvetica" w:hAnsi="Helvetica"/>
          <w:color w:val="000000"/>
          <w:lang w:val="en-GB"/>
        </w:rPr>
        <w:t xml:space="preserve">of </w:t>
      </w:r>
      <w:r w:rsidR="004C51E3">
        <w:rPr>
          <w:rFonts w:ascii="Helvetica" w:hAnsi="Helvetica"/>
          <w:color w:val="000000"/>
          <w:lang w:val="en-GB"/>
        </w:rPr>
        <w:t xml:space="preserve">cross-partner </w:t>
      </w:r>
      <w:r w:rsidRPr="0081577A">
        <w:rPr>
          <w:rFonts w:ascii="Helvetica" w:hAnsi="Helvetica"/>
          <w:color w:val="000000"/>
          <w:lang w:val="en-GB"/>
        </w:rPr>
        <w:t xml:space="preserve">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r w:rsidR="00B75C68">
        <w:rPr>
          <w:rFonts w:ascii="Helvetica" w:hAnsi="Helvetica"/>
          <w:color w:val="000000"/>
          <w:lang w:val="en-GB"/>
        </w:rPr>
        <w:t>detected</w:t>
      </w:r>
      <w:r w:rsidR="00B75C68" w:rsidRPr="0081577A">
        <w:rPr>
          <w:rFonts w:ascii="Helvetica" w:hAnsi="Helvetica"/>
          <w:color w:val="000000"/>
          <w:lang w:val="en-GB"/>
        </w:rPr>
        <w:t xml:space="preserve"> </w:t>
      </w:r>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w:t>
      </w:r>
      <w:proofErr w:type="gramStart"/>
      <w:r w:rsidR="00CF5BBC" w:rsidRPr="0081577A">
        <w:rPr>
          <w:rFonts w:ascii="Helvetica" w:hAnsi="Helvetica"/>
          <w:color w:val="000000"/>
          <w:lang w:val="en-GB"/>
        </w:rPr>
        <w:t>e.g.</w:t>
      </w:r>
      <w:proofErr w:type="gramEnd"/>
      <w:r w:rsidR="00CF5BBC" w:rsidRPr="0081577A">
        <w:rPr>
          <w:rFonts w:ascii="Helvetica" w:hAnsi="Helvetica"/>
          <w:color w:val="000000"/>
          <w:lang w:val="en-GB"/>
        </w:rPr>
        <w:t xml:space="preserve">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Finally, </w:t>
      </w:r>
      <w:r w:rsidR="00E55B1F">
        <w:rPr>
          <w:rFonts w:ascii="Helvetica" w:hAnsi="Helvetica"/>
          <w:color w:val="000000"/>
          <w:lang w:val="en-GB"/>
        </w:rPr>
        <w:t xml:space="preserve">mediation analysis revealed that </w:t>
      </w:r>
      <w:r w:rsidR="00CF5BBC" w:rsidRPr="0081577A">
        <w:rPr>
          <w:rFonts w:ascii="Helvetica" w:hAnsi="Helvetica"/>
          <w:color w:val="000000"/>
          <w:lang w:val="en-GB"/>
        </w:rPr>
        <w:t>the vast majority (</w:t>
      </w:r>
      <w:r w:rsidR="00143F3F">
        <w:rPr>
          <w:rFonts w:ascii="Helvetica" w:hAnsi="Helvetica"/>
          <w:color w:val="000000"/>
          <w:lang w:val="en-GB"/>
        </w:rPr>
        <w:t>&gt;</w:t>
      </w:r>
      <w:r w:rsidR="004A7D5D" w:rsidRPr="0081577A">
        <w:rPr>
          <w:rFonts w:ascii="Helvetica" w:hAnsi="Helvetica"/>
          <w:color w:val="000000"/>
          <w:lang w:val="en-GB"/>
        </w:rPr>
        <w:t>77</w:t>
      </w:r>
      <w:r w:rsidR="00CF5BBC" w:rsidRPr="0081577A">
        <w:rPr>
          <w:rFonts w:ascii="Helvetica" w:hAnsi="Helvetica"/>
          <w:color w:val="000000"/>
          <w:lang w:val="en-GB"/>
        </w:rPr>
        <w:t xml:space="preserve">%) of </w:t>
      </w:r>
      <w:r w:rsidR="008D382C">
        <w:rPr>
          <w:rFonts w:ascii="Helvetica" w:hAnsi="Helvetica"/>
          <w:color w:val="000000"/>
          <w:lang w:val="en-GB"/>
        </w:rPr>
        <w:t xml:space="preserve">causal associations between one trait of an individual and a different trait of their partner </w:t>
      </w:r>
      <w:r w:rsidR="00E55B1F">
        <w:rPr>
          <w:rFonts w:ascii="Helvetica" w:hAnsi="Helvetica"/>
          <w:color w:val="000000"/>
          <w:lang w:val="en-GB"/>
        </w:rPr>
        <w:t>is indirect</w:t>
      </w:r>
      <w:r w:rsidR="008D382C">
        <w:rPr>
          <w:rFonts w:ascii="Helvetica" w:hAnsi="Helvetica"/>
          <w:color w:val="000000"/>
          <w:lang w:val="en-GB"/>
        </w:rPr>
        <w:t xml:space="preserve">. For example, the causal effect of the BMI of an individual on the overall health rating of their partner is entirely acting through the BMI of their partner. </w:t>
      </w:r>
      <w:r w:rsidRPr="0081577A">
        <w:rPr>
          <w:rFonts w:ascii="Helvetica" w:hAnsi="Helvetica"/>
          <w:color w:val="000000"/>
          <w:lang w:val="en-GB"/>
        </w:rPr>
        <w:t xml:space="preserve">In summary, this study revealed many novel causal effects within </w:t>
      </w:r>
      <w:r w:rsidR="00FB2DB1" w:rsidRPr="0081577A">
        <w:rPr>
          <w:rFonts w:ascii="Helvetica" w:hAnsi="Helvetica"/>
          <w:color w:val="000000"/>
          <w:lang w:val="en-GB"/>
        </w:rPr>
        <w:t>couples</w:t>
      </w:r>
      <w:r w:rsidR="00B75C68">
        <w:rPr>
          <w:rFonts w:ascii="Helvetica" w:hAnsi="Helvetica"/>
          <w:color w:val="000000"/>
          <w:lang w:val="en-GB"/>
        </w:rPr>
        <w:t xml:space="preserve">, </w:t>
      </w:r>
      <w:r w:rsidRPr="0081577A">
        <w:rPr>
          <w:rFonts w:ascii="Helvetica" w:hAnsi="Helvetica"/>
          <w:color w:val="000000"/>
          <w:lang w:val="en-GB"/>
        </w:rPr>
        <w:t>shed</w:t>
      </w:r>
      <w:r w:rsidR="00B75C68">
        <w:rPr>
          <w:rFonts w:ascii="Helvetica" w:hAnsi="Helvetica"/>
          <w:color w:val="000000"/>
          <w:lang w:val="en-GB"/>
        </w:rPr>
        <w:t>ding</w:t>
      </w:r>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Introduction</w:t>
      </w:r>
    </w:p>
    <w:p w14:paraId="7AE7F018" w14:textId="5E1782B2" w:rsidR="00E63877" w:rsidRPr="0081577A" w:rsidDel="00143F3F" w:rsidRDefault="00FC138A" w:rsidP="00E22B6B">
      <w:pPr>
        <w:jc w:val="both"/>
        <w:rPr>
          <w:del w:id="0" w:author="Zoltan Kutalik" w:date="2022-04-12T10:26:00Z"/>
          <w:rFonts w:ascii="Helvetica" w:hAnsi="Helvetica"/>
          <w:color w:val="000000"/>
          <w:lang w:val="en-GB"/>
        </w:rPr>
      </w:pPr>
      <w:commentRangeStart w:id="1"/>
      <w:r w:rsidRPr="0081577A">
        <w:rPr>
          <w:rFonts w:ascii="Helvetica" w:hAnsi="Helvetica"/>
          <w:color w:val="000000"/>
          <w:lang w:val="en-GB"/>
        </w:rPr>
        <w:t xml:space="preserve">In human populations, </w:t>
      </w:r>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xml:space="preserve">. </w:t>
      </w:r>
      <w:commentRangeEnd w:id="1"/>
      <w:r w:rsidR="003860BF">
        <w:rPr>
          <w:rStyle w:val="CommentReference"/>
          <w:rFonts w:asciiTheme="minorHAnsi" w:eastAsiaTheme="minorHAnsi" w:hAnsiTheme="minorHAnsi" w:cstheme="minorBidi"/>
        </w:rPr>
        <w:commentReference w:id="1"/>
      </w:r>
      <w:moveFromRangeStart w:id="2" w:author="Zoltan Kutalik" w:date="2022-04-12T10:26:00Z" w:name="move100651623"/>
      <w:moveFrom w:id="3" w:author="Zoltan Kutalik" w:date="2022-04-12T10:26:00Z">
        <w:r w:rsidR="004E1A6F" w:rsidRPr="0081577A" w:rsidDel="00143F3F">
          <w:rPr>
            <w:rFonts w:ascii="Helvetica" w:hAnsi="Helvetica"/>
            <w:color w:val="000000"/>
            <w:lang w:val="en-GB"/>
          </w:rPr>
          <w:t>Th</w:t>
        </w:r>
        <w:r w:rsidR="00277F4E" w:rsidRPr="0081577A" w:rsidDel="00143F3F">
          <w:rPr>
            <w:rFonts w:ascii="Helvetica" w:hAnsi="Helvetica"/>
            <w:color w:val="000000"/>
            <w:lang w:val="en-GB"/>
          </w:rPr>
          <w:t>e</w:t>
        </w:r>
        <w:r w:rsidR="004E1A6F" w:rsidRPr="0081577A" w:rsidDel="00143F3F">
          <w:rPr>
            <w:rFonts w:ascii="Helvetica" w:hAnsi="Helvetica"/>
            <w:color w:val="000000"/>
            <w:lang w:val="en-GB"/>
          </w:rPr>
          <w:t>s</w:t>
        </w:r>
        <w:r w:rsidR="00277F4E" w:rsidRPr="0081577A" w:rsidDel="00143F3F">
          <w:rPr>
            <w:rFonts w:ascii="Helvetica" w:hAnsi="Helvetica"/>
            <w:color w:val="000000"/>
            <w:lang w:val="en-GB"/>
          </w:rPr>
          <w:t>e observations</w:t>
        </w:r>
        <w:r w:rsidR="004E1A6F" w:rsidRPr="0081577A" w:rsidDel="00143F3F">
          <w:rPr>
            <w:rFonts w:ascii="Helvetica" w:hAnsi="Helvetica"/>
            <w:color w:val="000000"/>
            <w:lang w:val="en-GB"/>
          </w:rPr>
          <w:t xml:space="preserve"> can be explained by </w:t>
        </w:r>
        <w:r w:rsidR="00AD1F76" w:rsidRPr="0081577A" w:rsidDel="00143F3F">
          <w:rPr>
            <w:rFonts w:ascii="Helvetica" w:hAnsi="Helvetica"/>
            <w:color w:val="000000"/>
            <w:lang w:val="en-GB"/>
          </w:rPr>
          <w:t xml:space="preserve">several </w:t>
        </w:r>
        <w:r w:rsidR="0066362A" w:rsidRPr="0081577A" w:rsidDel="00143F3F">
          <w:rPr>
            <w:rFonts w:ascii="Helvetica" w:hAnsi="Helvetica"/>
            <w:color w:val="000000"/>
            <w:lang w:val="en-GB"/>
          </w:rPr>
          <w:t>factors</w:t>
        </w:r>
        <w:r w:rsidR="00277F4E" w:rsidRPr="0081577A" w:rsidDel="00143F3F">
          <w:rPr>
            <w:rFonts w:ascii="Helvetica" w:hAnsi="Helvetica"/>
            <w:color w:val="000000"/>
            <w:lang w:val="en-GB"/>
          </w:rPr>
          <w:t>. First,</w:t>
        </w:r>
        <w:r w:rsidR="00AD1F76" w:rsidRPr="0081577A" w:rsidDel="00143F3F">
          <w:rPr>
            <w:rFonts w:ascii="Helvetica" w:hAnsi="Helvetica"/>
            <w:color w:val="000000"/>
            <w:lang w:val="en-GB"/>
          </w:rPr>
          <w:t xml:space="preserve"> </w:t>
        </w:r>
        <w:r w:rsidR="004E1A6F" w:rsidRPr="0081577A" w:rsidDel="00143F3F">
          <w:rPr>
            <w:rFonts w:ascii="Helvetica" w:hAnsi="Helvetica"/>
            <w:color w:val="000000"/>
            <w:lang w:val="en-GB"/>
          </w:rPr>
          <w:t xml:space="preserve">people tend to </w:t>
        </w:r>
        <w:r w:rsidR="00053F45" w:rsidRPr="0081577A" w:rsidDel="00143F3F">
          <w:rPr>
            <w:rFonts w:ascii="Helvetica" w:hAnsi="Helvetica"/>
            <w:color w:val="000000"/>
            <w:lang w:val="en-GB"/>
          </w:rPr>
          <w:t xml:space="preserve">and actively </w:t>
        </w:r>
        <w:r w:rsidR="00CA18A5" w:rsidRPr="0081577A" w:rsidDel="00143F3F">
          <w:rPr>
            <w:rFonts w:ascii="Helvetica" w:hAnsi="Helvetica"/>
            <w:color w:val="000000"/>
            <w:lang w:val="en-GB"/>
          </w:rPr>
          <w:t>se</w:t>
        </w:r>
        <w:r w:rsidR="005D7BB8" w:rsidRPr="0081577A" w:rsidDel="00143F3F">
          <w:rPr>
            <w:rFonts w:ascii="Helvetica" w:hAnsi="Helvetica"/>
            <w:color w:val="000000"/>
            <w:lang w:val="en-GB"/>
          </w:rPr>
          <w:t>ek out</w:t>
        </w:r>
        <w:r w:rsidR="004E1A6F" w:rsidRPr="0081577A" w:rsidDel="00143F3F">
          <w:rPr>
            <w:rFonts w:ascii="Helvetica" w:hAnsi="Helvetica"/>
            <w:color w:val="000000"/>
            <w:lang w:val="en-GB"/>
          </w:rPr>
          <w:t xml:space="preserve"> partners </w:t>
        </w:r>
        <w:r w:rsidR="00277F4E" w:rsidRPr="0081577A" w:rsidDel="00143F3F">
          <w:rPr>
            <w:rFonts w:ascii="Helvetica" w:hAnsi="Helvetica"/>
            <w:color w:val="000000"/>
            <w:lang w:val="en-GB"/>
          </w:rPr>
          <w:t xml:space="preserve">who are </w:t>
        </w:r>
        <w:r w:rsidR="004E1A6F" w:rsidRPr="0081577A" w:rsidDel="00143F3F">
          <w:rPr>
            <w:rFonts w:ascii="Helvetica" w:hAnsi="Helvetica"/>
            <w:color w:val="000000"/>
            <w:lang w:val="en-GB"/>
          </w:rPr>
          <w:t>more similar to themselves</w:t>
        </w:r>
        <w:r w:rsidR="00053F45" w:rsidRPr="0081577A" w:rsidDel="00143F3F">
          <w:rPr>
            <w:rFonts w:ascii="Helvetica" w:hAnsi="Helvetica"/>
            <w:color w:val="000000"/>
            <w:lang w:val="en-GB"/>
          </w:rPr>
          <w:t xml:space="preserve"> </w:t>
        </w:r>
        <w:r w:rsidR="00790F7F" w:rsidRPr="0081577A" w:rsidDel="00143F3F">
          <w:rPr>
            <w:rFonts w:ascii="Helvetica" w:hAnsi="Helvetica"/>
            <w:color w:val="000000"/>
            <w:lang w:val="en-GB"/>
          </w:rPr>
          <w:t>with respect to</w:t>
        </w:r>
        <w:r w:rsidR="00053F45" w:rsidRPr="0081577A" w:rsidDel="00143F3F">
          <w:rPr>
            <w:rFonts w:ascii="Helvetica" w:hAnsi="Helvetica"/>
            <w:color w:val="000000"/>
            <w:lang w:val="en-GB"/>
          </w:rPr>
          <w:t xml:space="preserve"> certain phenotypes</w:t>
        </w:r>
        <w:r w:rsidR="00134825" w:rsidRPr="0081577A" w:rsidDel="00143F3F">
          <w:rPr>
            <w:rFonts w:ascii="Helvetica" w:hAnsi="Helvetica"/>
            <w:color w:val="000000"/>
            <w:lang w:val="en-GB"/>
          </w:rPr>
          <w:fldChar w:fldCharType="begin" w:fldLock="1"/>
        </w:r>
        <w:r w:rsidR="000A675E" w:rsidRPr="0081577A" w:rsidDel="00143F3F">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81577A" w:rsidDel="00143F3F">
          <w:rPr>
            <w:rFonts w:ascii="Helvetica" w:hAnsi="Helvetica"/>
            <w:color w:val="000000"/>
            <w:lang w:val="en-GB"/>
          </w:rPr>
          <w:fldChar w:fldCharType="separate"/>
        </w:r>
        <w:r w:rsidR="00134825" w:rsidRPr="0081577A" w:rsidDel="00143F3F">
          <w:rPr>
            <w:rFonts w:ascii="Helvetica" w:hAnsi="Helvetica"/>
            <w:noProof/>
            <w:color w:val="000000"/>
            <w:vertAlign w:val="superscript"/>
            <w:lang w:val="en-GB"/>
          </w:rPr>
          <w:t>9,10</w:t>
        </w:r>
        <w:r w:rsidR="00134825" w:rsidRPr="0081577A" w:rsidDel="00143F3F">
          <w:rPr>
            <w:rFonts w:ascii="Helvetica" w:hAnsi="Helvetica"/>
            <w:color w:val="000000"/>
            <w:lang w:val="en-GB"/>
          </w:rPr>
          <w:fldChar w:fldCharType="end"/>
        </w:r>
        <w:r w:rsidR="00277F4E" w:rsidRPr="0081577A" w:rsidDel="00143F3F">
          <w:rPr>
            <w:rFonts w:ascii="Helvetica" w:hAnsi="Helvetica"/>
            <w:color w:val="000000"/>
            <w:lang w:val="en-GB"/>
          </w:rPr>
          <w:t>. Second,</w:t>
        </w:r>
        <w:r w:rsidR="00AD1F76" w:rsidRPr="0081577A" w:rsidDel="00143F3F">
          <w:rPr>
            <w:rFonts w:ascii="Helvetica" w:hAnsi="Helvetica"/>
            <w:color w:val="000000"/>
            <w:lang w:val="en-GB"/>
          </w:rPr>
          <w:t xml:space="preserve"> </w:t>
        </w:r>
        <w:r w:rsidR="001B1627" w:rsidRPr="0081577A" w:rsidDel="00143F3F">
          <w:rPr>
            <w:rFonts w:ascii="Helvetica" w:hAnsi="Helvetica"/>
            <w:color w:val="000000"/>
            <w:lang w:val="en-GB"/>
          </w:rPr>
          <w:t xml:space="preserve">phenotypic similarity can reflect post-mating </w:t>
        </w:r>
        <w:r w:rsidR="00CA18A5" w:rsidRPr="0081577A" w:rsidDel="00143F3F">
          <w:rPr>
            <w:rFonts w:ascii="Helvetica" w:hAnsi="Helvetica"/>
            <w:color w:val="000000"/>
            <w:lang w:val="en-GB"/>
          </w:rPr>
          <w:t>convergence</w:t>
        </w:r>
        <w:r w:rsidR="004E4FD6" w:rsidDel="00143F3F">
          <w:rPr>
            <w:rFonts w:ascii="Helvetica" w:hAnsi="Helvetica"/>
            <w:color w:val="000000"/>
            <w:lang w:val="en-GB"/>
          </w:rPr>
          <w:t>, where traits become more simi</w:t>
        </w:r>
        <w:r w:rsidR="00143F3F" w:rsidDel="00143F3F">
          <w:rPr>
            <w:rFonts w:ascii="Helvetica" w:hAnsi="Helvetica"/>
            <w:color w:val="000000"/>
            <w:lang w:val="en-GB"/>
          </w:rPr>
          <w:t>l</w:t>
        </w:r>
        <w:r w:rsidR="004E4FD6" w:rsidDel="00143F3F">
          <w:rPr>
            <w:rFonts w:ascii="Helvetica" w:hAnsi="Helvetica"/>
            <w:color w:val="000000"/>
            <w:lang w:val="en-GB"/>
          </w:rPr>
          <w:t>ar,</w:t>
        </w:r>
        <w:r w:rsidR="00CA18A5" w:rsidRPr="0081577A" w:rsidDel="00143F3F">
          <w:rPr>
            <w:rFonts w:ascii="Helvetica" w:hAnsi="Helvetica"/>
            <w:color w:val="000000"/>
            <w:lang w:val="en-GB"/>
          </w:rPr>
          <w:t xml:space="preserve"> </w:t>
        </w:r>
        <w:r w:rsidR="00AD1F76" w:rsidRPr="0081577A" w:rsidDel="00143F3F">
          <w:rPr>
            <w:rFonts w:ascii="Helvetica" w:hAnsi="Helvetica"/>
            <w:color w:val="000000"/>
            <w:lang w:val="en-GB"/>
          </w:rPr>
          <w:t xml:space="preserve">due to shared </w:t>
        </w:r>
        <w:r w:rsidR="00E63877" w:rsidRPr="0081577A" w:rsidDel="00143F3F">
          <w:rPr>
            <w:rFonts w:ascii="Helvetica" w:hAnsi="Helvetica"/>
            <w:color w:val="000000"/>
            <w:lang w:val="en-GB"/>
          </w:rPr>
          <w:t>household</w:t>
        </w:r>
        <w:r w:rsidR="007966EC" w:rsidRPr="0081577A" w:rsidDel="00143F3F">
          <w:rPr>
            <w:rFonts w:ascii="Helvetica" w:hAnsi="Helvetica"/>
            <w:color w:val="000000"/>
            <w:lang w:val="en-GB"/>
          </w:rPr>
          <w:t xml:space="preserve"> and</w:t>
        </w:r>
        <w:r w:rsidR="00CA18A5" w:rsidRPr="0081577A" w:rsidDel="00143F3F">
          <w:rPr>
            <w:rFonts w:ascii="Helvetica" w:hAnsi="Helvetica"/>
            <w:color w:val="000000"/>
            <w:lang w:val="en-GB"/>
          </w:rPr>
          <w:t>/</w:t>
        </w:r>
        <w:r w:rsidR="007966EC" w:rsidRPr="0081577A" w:rsidDel="00143F3F">
          <w:rPr>
            <w:rFonts w:ascii="Helvetica" w:hAnsi="Helvetica"/>
            <w:color w:val="000000"/>
            <w:lang w:val="en-GB"/>
          </w:rPr>
          <w:t>or partner influence</w:t>
        </w:r>
        <w:r w:rsidR="00CA18A5" w:rsidRPr="0081577A" w:rsidDel="00143F3F">
          <w:rPr>
            <w:rFonts w:ascii="Helvetica" w:hAnsi="Helvetica"/>
            <w:color w:val="000000"/>
            <w:lang w:val="en-GB"/>
          </w:rPr>
          <w:t xml:space="preserve"> </w:t>
        </w:r>
        <w:r w:rsidR="0008740A" w:rsidRPr="0081577A" w:rsidDel="00143F3F">
          <w:rPr>
            <w:rFonts w:ascii="Helvetica" w:hAnsi="Helvetica"/>
            <w:color w:val="000000"/>
            <w:lang w:val="en-GB"/>
          </w:rPr>
          <w:t xml:space="preserve">and interaction </w:t>
        </w:r>
        <w:r w:rsidR="0066362A" w:rsidRPr="0081577A" w:rsidDel="00143F3F">
          <w:rPr>
            <w:rFonts w:ascii="Helvetica" w:hAnsi="Helvetica"/>
            <w:color w:val="000000"/>
            <w:lang w:val="en-GB"/>
          </w:rPr>
          <w:t>over</w:t>
        </w:r>
        <w:r w:rsidR="007966EC" w:rsidRPr="0081577A" w:rsidDel="00143F3F">
          <w:rPr>
            <w:rFonts w:ascii="Helvetica" w:hAnsi="Helvetica"/>
            <w:color w:val="000000"/>
            <w:lang w:val="en-GB"/>
          </w:rPr>
          <w:t xml:space="preserve"> time</w:t>
        </w:r>
        <w:r w:rsidR="000A675E" w:rsidRPr="0081577A" w:rsidDel="00143F3F">
          <w:rPr>
            <w:rFonts w:ascii="Helvetica" w:hAnsi="Helvetica"/>
            <w:color w:val="000000"/>
            <w:lang w:val="en-GB"/>
          </w:rPr>
          <w:fldChar w:fldCharType="begin" w:fldLock="1"/>
        </w:r>
        <w:r w:rsidR="001A259B" w:rsidRPr="0081577A" w:rsidDel="00143F3F">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81577A" w:rsidDel="00143F3F">
          <w:rPr>
            <w:rFonts w:ascii="Helvetica" w:hAnsi="Helvetica"/>
            <w:color w:val="000000"/>
            <w:lang w:val="en-GB"/>
          </w:rPr>
          <w:fldChar w:fldCharType="separate"/>
        </w:r>
        <w:r w:rsidR="000A675E" w:rsidRPr="0081577A" w:rsidDel="00143F3F">
          <w:rPr>
            <w:rFonts w:ascii="Helvetica" w:hAnsi="Helvetica"/>
            <w:noProof/>
            <w:color w:val="000000"/>
            <w:vertAlign w:val="superscript"/>
            <w:lang w:val="en-GB"/>
          </w:rPr>
          <w:t>11–13</w:t>
        </w:r>
        <w:r w:rsidR="000A675E" w:rsidRPr="0081577A" w:rsidDel="00143F3F">
          <w:rPr>
            <w:rFonts w:ascii="Helvetica" w:hAnsi="Helvetica"/>
            <w:color w:val="000000"/>
            <w:lang w:val="en-GB"/>
          </w:rPr>
          <w:fldChar w:fldCharType="end"/>
        </w:r>
        <w:r w:rsidR="00CA18A5" w:rsidRPr="0081577A" w:rsidDel="00143F3F">
          <w:rPr>
            <w:rFonts w:ascii="Helvetica" w:hAnsi="Helvetica"/>
            <w:color w:val="000000"/>
            <w:lang w:val="en-GB"/>
          </w:rPr>
          <w:t>.</w:t>
        </w:r>
        <w:r w:rsidR="00277F4E" w:rsidRPr="0081577A" w:rsidDel="00143F3F">
          <w:rPr>
            <w:rFonts w:ascii="Helvetica" w:hAnsi="Helvetica"/>
            <w:color w:val="000000"/>
            <w:lang w:val="en-GB"/>
          </w:rPr>
          <w:t xml:space="preserve"> </w:t>
        </w:r>
        <w:r w:rsidR="00695D10" w:rsidRPr="0081577A" w:rsidDel="00143F3F">
          <w:rPr>
            <w:rFonts w:ascii="Helvetica" w:hAnsi="Helvetica"/>
            <w:color w:val="000000"/>
            <w:lang w:val="en-GB"/>
          </w:rPr>
          <w:t xml:space="preserve">Finally, non-random assortment with respect to a phenotype can be due to confounders </w:t>
        </w:r>
        <w:r w:rsidR="00AA5BB6" w:rsidRPr="0081577A" w:rsidDel="00143F3F">
          <w:rPr>
            <w:rFonts w:ascii="Helvetica" w:hAnsi="Helvetica"/>
            <w:color w:val="000000"/>
            <w:lang w:val="en-GB"/>
          </w:rPr>
          <w:t xml:space="preserve">(at the moment of mate choice) </w:t>
        </w:r>
        <w:r w:rsidR="00695D10" w:rsidRPr="0081577A" w:rsidDel="00143F3F">
          <w:rPr>
            <w:rFonts w:ascii="Helvetica" w:hAnsi="Helvetica"/>
            <w:color w:val="000000"/>
            <w:lang w:val="en-GB"/>
          </w:rPr>
          <w:t xml:space="preserve">such as </w:t>
        </w:r>
        <w:r w:rsidR="006A77A9" w:rsidRPr="0081577A" w:rsidDel="00143F3F">
          <w:rPr>
            <w:rFonts w:ascii="Helvetica" w:hAnsi="Helvetica"/>
            <w:color w:val="000000"/>
            <w:lang w:val="en-GB"/>
          </w:rPr>
          <w:t xml:space="preserve">shared environment and </w:t>
        </w:r>
        <w:r w:rsidR="00695D10" w:rsidRPr="0081577A" w:rsidDel="00143F3F">
          <w:rPr>
            <w:rFonts w:ascii="Helvetica" w:hAnsi="Helvetica"/>
            <w:color w:val="000000"/>
            <w:lang w:val="en-GB"/>
          </w:rPr>
          <w:t>sociocultural and</w:t>
        </w:r>
        <w:r w:rsidR="006C607D" w:rsidRPr="0081577A" w:rsidDel="00143F3F">
          <w:rPr>
            <w:rFonts w:ascii="Helvetica" w:hAnsi="Helvetica"/>
            <w:color w:val="000000"/>
            <w:lang w:val="en-GB"/>
          </w:rPr>
          <w:t>/or</w:t>
        </w:r>
        <w:r w:rsidR="00695D10" w:rsidRPr="0081577A" w:rsidDel="00143F3F">
          <w:rPr>
            <w:rFonts w:ascii="Helvetica" w:hAnsi="Helvetica"/>
            <w:color w:val="000000"/>
            <w:lang w:val="en-GB"/>
          </w:rPr>
          <w:t xml:space="preserve"> geographical barriers</w:t>
        </w:r>
        <w:r w:rsidR="00695D10" w:rsidRPr="0081577A" w:rsidDel="00143F3F">
          <w:rPr>
            <w:rFonts w:ascii="Helvetica" w:hAnsi="Helvetica"/>
            <w:color w:val="000000"/>
            <w:lang w:val="en-GB"/>
          </w:rPr>
          <w:fldChar w:fldCharType="begin" w:fldLock="1"/>
        </w:r>
        <w:r w:rsidR="00695D10" w:rsidRPr="0081577A" w:rsidDel="00143F3F">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695D10" w:rsidRPr="0081577A" w:rsidDel="00143F3F">
          <w:rPr>
            <w:rFonts w:ascii="Helvetica" w:hAnsi="Helvetica"/>
            <w:color w:val="000000"/>
            <w:lang w:val="en-GB"/>
          </w:rPr>
          <w:fldChar w:fldCharType="separate"/>
        </w:r>
        <w:r w:rsidR="00695D10" w:rsidRPr="0081577A" w:rsidDel="00143F3F">
          <w:rPr>
            <w:rFonts w:ascii="Helvetica" w:hAnsi="Helvetica"/>
            <w:noProof/>
            <w:color w:val="000000"/>
            <w:vertAlign w:val="superscript"/>
            <w:lang w:val="en-GB"/>
          </w:rPr>
          <w:t>14–16</w:t>
        </w:r>
        <w:r w:rsidR="00695D10" w:rsidRPr="0081577A" w:rsidDel="00143F3F">
          <w:rPr>
            <w:rFonts w:ascii="Helvetica" w:hAnsi="Helvetica"/>
            <w:color w:val="000000"/>
            <w:lang w:val="en-GB"/>
          </w:rPr>
          <w:fldChar w:fldCharType="end"/>
        </w:r>
        <w:r w:rsidR="00695D10" w:rsidRPr="0081577A" w:rsidDel="00143F3F">
          <w:rPr>
            <w:rFonts w:ascii="Helvetica" w:hAnsi="Helvetica"/>
            <w:color w:val="000000"/>
            <w:lang w:val="en-GB"/>
          </w:rPr>
          <w:t>.</w:t>
        </w:r>
      </w:moveFrom>
      <w:moveFromRangeEnd w:id="2"/>
    </w:p>
    <w:p w14:paraId="413B97A8" w14:textId="159FB160" w:rsidR="00E63877" w:rsidRPr="0081577A" w:rsidDel="00143F3F" w:rsidRDefault="00E63877" w:rsidP="00E22B6B">
      <w:pPr>
        <w:jc w:val="both"/>
        <w:rPr>
          <w:del w:id="4" w:author="Zoltan Kutalik" w:date="2022-04-12T10:26:00Z"/>
          <w:rFonts w:ascii="Helvetica" w:hAnsi="Helvetica"/>
          <w:color w:val="000000"/>
          <w:lang w:val="en-GB"/>
        </w:rPr>
      </w:pPr>
    </w:p>
    <w:p w14:paraId="2EF2B750" w14:textId="0977ED1E" w:rsidR="00E63877" w:rsidRDefault="00E63877" w:rsidP="00E63877">
      <w:pPr>
        <w:jc w:val="both"/>
        <w:rPr>
          <w:ins w:id="5" w:author="Zoltan Kutalik" w:date="2022-04-12T10:26:00Z"/>
          <w:rFonts w:ascii="Helvetica" w:hAnsi="Helvetica"/>
          <w:color w:val="000000"/>
          <w:lang w:val="en-GB"/>
        </w:rPr>
      </w:pPr>
      <w:r w:rsidRPr="0081577A">
        <w:rPr>
          <w:rFonts w:ascii="Helvetica" w:hAnsi="Helvetica"/>
          <w:color w:val="000000"/>
          <w:lang w:val="en-GB"/>
        </w:rPr>
        <w:t>The causes and consequences of phenotypic assortment remain unresolved and have implications in the study of human behavio</w:t>
      </w:r>
      <w:r w:rsidR="00863E27">
        <w:rPr>
          <w:rFonts w:ascii="Helvetica" w:hAnsi="Helvetica"/>
          <w:color w:val="000000"/>
          <w:lang w:val="en-GB"/>
        </w:rPr>
        <w:t>u</w:t>
      </w:r>
      <w:r w:rsidRPr="0081577A">
        <w:rPr>
          <w:rFonts w:ascii="Helvetica" w:hAnsi="Helvetica"/>
          <w:color w:val="000000"/>
          <w:lang w:val="en-GB"/>
        </w:rPr>
        <w:t xml:space="preserve">r, population genetics, and public health. </w:t>
      </w:r>
      <w:commentRangeStart w:id="6"/>
      <w:commentRangeStart w:id="7"/>
      <w:r w:rsidRPr="0081577A">
        <w:rPr>
          <w:rFonts w:ascii="Helvetica" w:hAnsi="Helvetica"/>
          <w:color w:val="000000"/>
          <w:lang w:val="en-GB"/>
        </w:rPr>
        <w:t xml:space="preserve">For instance, increased phenotypic similarity could naturally imply genetic similarity. </w:t>
      </w:r>
      <w:r w:rsidR="00272AB1" w:rsidRPr="0081577A">
        <w:rPr>
          <w:rFonts w:ascii="Helvetica" w:hAnsi="Helvetica"/>
          <w:color w:val="000000"/>
          <w:lang w:val="en-GB"/>
        </w:rPr>
        <w:t>T</w:t>
      </w:r>
      <w:r w:rsidRPr="0081577A">
        <w:rPr>
          <w:rFonts w:ascii="Helvetica" w:hAnsi="Helvetica"/>
          <w:color w:val="000000"/>
          <w:lang w:val="en-GB"/>
        </w:rPr>
        <w:t>his can result in variants that are otherwise independent to become correlated, which can consequently result in elevated resemblance between siblings and increased variation between different families, ultimately result</w:t>
      </w:r>
      <w:r w:rsidR="00B75C68">
        <w:rPr>
          <w:rFonts w:ascii="Helvetica" w:hAnsi="Helvetica"/>
          <w:color w:val="000000"/>
          <w:lang w:val="en-GB"/>
        </w:rPr>
        <w:t>ing</w:t>
      </w:r>
      <w:r w:rsidRPr="0081577A">
        <w:rPr>
          <w:rFonts w:ascii="Helvetica" w:hAnsi="Helvetica"/>
          <w:color w:val="000000"/>
          <w:lang w:val="en-GB"/>
        </w:rPr>
        <w:t xml:space="preserve"> in a concentration of (genetic) resources</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17–19</w:t>
      </w:r>
      <w:r w:rsidR="00187A09">
        <w:rPr>
          <w:rFonts w:ascii="Helvetica" w:hAnsi="Helvetica"/>
          <w:color w:val="000000"/>
          <w:lang w:val="en-GB"/>
        </w:rPr>
        <w:fldChar w:fldCharType="end"/>
      </w:r>
      <w:r w:rsidRPr="0081577A">
        <w:rPr>
          <w:rFonts w:ascii="Helvetica" w:hAnsi="Helvetica"/>
          <w:color w:val="000000"/>
          <w:lang w:val="en-GB"/>
        </w:rPr>
        <w:t xml:space="preserve">. </w:t>
      </w:r>
      <w:commentRangeEnd w:id="6"/>
      <w:r w:rsidR="00853B66">
        <w:rPr>
          <w:rStyle w:val="CommentReference"/>
          <w:rFonts w:asciiTheme="minorHAnsi" w:eastAsiaTheme="minorHAnsi" w:hAnsiTheme="minorHAnsi" w:cstheme="minorBidi"/>
        </w:rPr>
        <w:commentReference w:id="6"/>
      </w:r>
      <w:commentRangeEnd w:id="7"/>
      <w:r w:rsidR="00853B66">
        <w:rPr>
          <w:rStyle w:val="CommentReference"/>
          <w:rFonts w:asciiTheme="minorHAnsi" w:eastAsiaTheme="minorHAnsi" w:hAnsiTheme="minorHAnsi" w:cstheme="minorBidi"/>
        </w:rPr>
        <w:commentReference w:id="7"/>
      </w:r>
      <w:r w:rsidR="00272AB1" w:rsidRPr="0081577A">
        <w:rPr>
          <w:rFonts w:ascii="Helvetica" w:hAnsi="Helvetica"/>
          <w:color w:val="000000"/>
          <w:lang w:val="en-GB"/>
        </w:rPr>
        <w:t xml:space="preserve">Indeed, evidence for </w:t>
      </w:r>
      <w:r w:rsidR="004E4FD6">
        <w:rPr>
          <w:rFonts w:ascii="Helvetica" w:hAnsi="Helvetica"/>
          <w:color w:val="000000"/>
          <w:lang w:val="en-GB"/>
        </w:rPr>
        <w:t xml:space="preserve">indirect </w:t>
      </w:r>
      <w:r w:rsidR="00272AB1" w:rsidRPr="0081577A">
        <w:rPr>
          <w:rFonts w:ascii="Helvetica" w:hAnsi="Helvetica"/>
          <w:color w:val="000000"/>
          <w:lang w:val="en-GB"/>
        </w:rPr>
        <w:t>genetic effects among couples have been observed. For instance, it has been shown that the genome of an individual can predict the traits of their partner</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20&lt;/sup&gt;","plainTextFormattedCitation":"20"},"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20</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found </w:t>
      </w:r>
      <w:r w:rsidR="004E4FD6" w:rsidRPr="004E4FD6">
        <w:rPr>
          <w:rFonts w:ascii="Helvetica" w:hAnsi="Helvetica"/>
          <w:color w:val="000000"/>
        </w:rPr>
        <w:t xml:space="preserve">evidence of genetic associations between the genome of an individual and the traits of the partner, suggesting that </w:t>
      </w:r>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21&lt;/sup&gt;","plainTextFormattedCitation":"21","previouslyFormattedCitation":"&lt;sup&gt;20&lt;/sup&gt;"},"properties":{"noteIndex":0},"schema":"https://github.com/citation-style-language/schema/raw/master/csl-citation.json"}</w:instrText>
      </w:r>
      <w:r w:rsidR="00B935C0"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21</w:t>
      </w:r>
      <w:r w:rsidR="00B935C0" w:rsidRPr="0081577A">
        <w:rPr>
          <w:rFonts w:ascii="Helvetica" w:hAnsi="Helvetica"/>
          <w:color w:val="000000"/>
          <w:lang w:val="en-GB"/>
        </w:rPr>
        <w:fldChar w:fldCharType="end"/>
      </w:r>
      <w:r w:rsidR="00B935C0" w:rsidRPr="0081577A">
        <w:rPr>
          <w:rFonts w:ascii="Helvetica" w:hAnsi="Helvetica"/>
          <w:color w:val="000000"/>
          <w:lang w:val="en-GB"/>
        </w:rPr>
        <w:t>.</w:t>
      </w:r>
    </w:p>
    <w:p w14:paraId="58D047C7" w14:textId="495E79C1" w:rsidR="00143F3F" w:rsidRDefault="00143F3F" w:rsidP="00E63877">
      <w:pPr>
        <w:jc w:val="both"/>
        <w:rPr>
          <w:ins w:id="8" w:author="Zoltan Kutalik" w:date="2022-04-12T10:26:00Z"/>
          <w:rFonts w:ascii="Helvetica" w:hAnsi="Helvetica"/>
          <w:color w:val="000000"/>
          <w:lang w:val="en-GB"/>
        </w:rPr>
      </w:pPr>
    </w:p>
    <w:p w14:paraId="4EF2AABE" w14:textId="361EB208" w:rsidR="00143F3F" w:rsidRPr="0081577A" w:rsidRDefault="00143F3F" w:rsidP="00143F3F">
      <w:pPr>
        <w:jc w:val="both"/>
        <w:rPr>
          <w:moveTo w:id="9" w:author="Zoltan Kutalik" w:date="2022-04-12T10:26:00Z"/>
          <w:rFonts w:ascii="Helvetica" w:hAnsi="Helvetica"/>
          <w:color w:val="000000"/>
          <w:lang w:val="en-GB"/>
        </w:rPr>
      </w:pPr>
      <w:commentRangeStart w:id="10"/>
      <w:ins w:id="11" w:author="Zoltan Kutalik" w:date="2022-04-12T10:27:00Z">
        <w:r>
          <w:rPr>
            <w:rFonts w:ascii="Helvetica" w:hAnsi="Helvetica"/>
            <w:color w:val="000000"/>
            <w:lang w:val="en-GB"/>
          </w:rPr>
          <w:t>The o</w:t>
        </w:r>
      </w:ins>
      <w:moveToRangeStart w:id="12" w:author="Zoltan Kutalik" w:date="2022-04-12T10:26:00Z" w:name="move100651623"/>
      <w:moveTo w:id="13" w:author="Zoltan Kutalik" w:date="2022-04-12T10:26:00Z">
        <w:del w:id="14" w:author="Zoltan Kutalik" w:date="2022-04-12T10:27:00Z">
          <w:r w:rsidRPr="0081577A" w:rsidDel="00143F3F">
            <w:rPr>
              <w:rFonts w:ascii="Helvetica" w:hAnsi="Helvetica"/>
              <w:color w:val="000000"/>
              <w:lang w:val="en-GB"/>
            </w:rPr>
            <w:delText>These o</w:delText>
          </w:r>
        </w:del>
        <w:r w:rsidRPr="0081577A">
          <w:rPr>
            <w:rFonts w:ascii="Helvetica" w:hAnsi="Helvetica"/>
            <w:color w:val="000000"/>
            <w:lang w:val="en-GB"/>
          </w:rPr>
          <w:t>bserv</w:t>
        </w:r>
      </w:moveTo>
      <w:ins w:id="15" w:author="Zoltan Kutalik" w:date="2022-04-12T10:27:00Z">
        <w:r>
          <w:rPr>
            <w:rFonts w:ascii="Helvetica" w:hAnsi="Helvetica"/>
            <w:color w:val="000000"/>
            <w:lang w:val="en-GB"/>
          </w:rPr>
          <w:t>ed phenotypic similarity</w:t>
        </w:r>
      </w:ins>
      <w:moveTo w:id="16" w:author="Zoltan Kutalik" w:date="2022-04-12T10:26:00Z">
        <w:del w:id="17" w:author="Zoltan Kutalik" w:date="2022-04-12T10:27:00Z">
          <w:r w:rsidRPr="0081577A" w:rsidDel="00143F3F">
            <w:rPr>
              <w:rFonts w:ascii="Helvetica" w:hAnsi="Helvetica"/>
              <w:color w:val="000000"/>
              <w:lang w:val="en-GB"/>
            </w:rPr>
            <w:delText>ations</w:delText>
          </w:r>
        </w:del>
        <w:r w:rsidRPr="0081577A">
          <w:rPr>
            <w:rFonts w:ascii="Helvetica" w:hAnsi="Helvetica"/>
            <w:color w:val="000000"/>
            <w:lang w:val="en-GB"/>
          </w:rPr>
          <w:t xml:space="preserve"> can be explained by several factors. First, people tend to and actively seek out partners who are more similar to themselves with respect to certain phenotypes</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9,10</w:t>
        </w:r>
        <w:r w:rsidRPr="0081577A">
          <w:rPr>
            <w:rFonts w:ascii="Helvetica" w:hAnsi="Helvetica"/>
            <w:color w:val="000000"/>
            <w:lang w:val="en-GB"/>
          </w:rPr>
          <w:fldChar w:fldCharType="end"/>
        </w:r>
        <w:r w:rsidRPr="0081577A">
          <w:rPr>
            <w:rFonts w:ascii="Helvetica" w:hAnsi="Helvetica"/>
            <w:color w:val="000000"/>
            <w:lang w:val="en-GB"/>
          </w:rPr>
          <w:t>. Second, phenotypic similarity can reflect post-mating convergence</w:t>
        </w:r>
        <w:r>
          <w:rPr>
            <w:rFonts w:ascii="Helvetica" w:hAnsi="Helvetica"/>
            <w:color w:val="000000"/>
            <w:lang w:val="en-GB"/>
          </w:rPr>
          <w:t>, where traits become more similar,</w:t>
        </w:r>
        <w:r w:rsidRPr="0081577A">
          <w:rPr>
            <w:rFonts w:ascii="Helvetica" w:hAnsi="Helvetica"/>
            <w:color w:val="000000"/>
            <w:lang w:val="en-GB"/>
          </w:rPr>
          <w:t xml:space="preserve"> due to shared household and/or partner influence and interaction over time</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11–13</w:t>
        </w:r>
        <w:r w:rsidRPr="0081577A">
          <w:rPr>
            <w:rFonts w:ascii="Helvetica" w:hAnsi="Helvetica"/>
            <w:color w:val="000000"/>
            <w:lang w:val="en-GB"/>
          </w:rPr>
          <w:fldChar w:fldCharType="end"/>
        </w:r>
        <w:r w:rsidRPr="0081577A">
          <w:rPr>
            <w:rFonts w:ascii="Helvetica" w:hAnsi="Helvetica"/>
            <w:color w:val="000000"/>
            <w:lang w:val="en-GB"/>
          </w:rPr>
          <w:t xml:space="preserve">. Finally, non-random assortment with respect to a phenotype can be due to confounders (at the moment of mate choice) such as shared </w:t>
        </w:r>
      </w:moveTo>
      <w:ins w:id="18" w:author="Zoltan Kutalik" w:date="2022-04-12T10:29:00Z">
        <w:r>
          <w:rPr>
            <w:rFonts w:ascii="Helvetica" w:hAnsi="Helvetica"/>
            <w:color w:val="000000"/>
            <w:lang w:val="en-GB"/>
          </w:rPr>
          <w:t>(</w:t>
        </w:r>
        <w:r w:rsidRPr="0081577A">
          <w:rPr>
            <w:rFonts w:ascii="Helvetica" w:hAnsi="Helvetica"/>
            <w:color w:val="000000"/>
            <w:lang w:val="en-GB"/>
          </w:rPr>
          <w:t>sociocultural</w:t>
        </w:r>
        <w:r>
          <w:rPr>
            <w:rFonts w:ascii="Helvetica" w:hAnsi="Helvetica"/>
            <w:color w:val="000000"/>
            <w:lang w:val="en-GB"/>
          </w:rPr>
          <w:t xml:space="preserve">) </w:t>
        </w:r>
      </w:ins>
      <w:moveTo w:id="19" w:author="Zoltan Kutalik" w:date="2022-04-12T10:26:00Z">
        <w:r w:rsidRPr="0081577A">
          <w:rPr>
            <w:rFonts w:ascii="Helvetica" w:hAnsi="Helvetica"/>
            <w:color w:val="000000"/>
            <w:lang w:val="en-GB"/>
          </w:rPr>
          <w:t>environment</w:t>
        </w:r>
      </w:moveTo>
      <w:ins w:id="20" w:author="Zoltan Kutalik" w:date="2022-04-12T10:28:00Z">
        <w:r>
          <w:rPr>
            <w:rFonts w:ascii="Helvetica" w:hAnsi="Helvetica"/>
            <w:color w:val="000000"/>
            <w:lang w:val="en-GB"/>
          </w:rPr>
          <w:t xml:space="preserve">, </w:t>
        </w:r>
      </w:ins>
      <w:moveTo w:id="21" w:author="Zoltan Kutalik" w:date="2022-04-12T10:26:00Z">
        <w:del w:id="22" w:author="Zoltan Kutalik" w:date="2022-04-12T10:28:00Z">
          <w:r w:rsidRPr="0081577A" w:rsidDel="00143F3F">
            <w:rPr>
              <w:rFonts w:ascii="Helvetica" w:hAnsi="Helvetica"/>
              <w:color w:val="000000"/>
              <w:lang w:val="en-GB"/>
            </w:rPr>
            <w:delText xml:space="preserve"> and </w:delText>
          </w:r>
        </w:del>
        <w:del w:id="23" w:author="Zoltan Kutalik" w:date="2022-04-12T10:29:00Z">
          <w:r w:rsidRPr="0081577A" w:rsidDel="00143F3F">
            <w:rPr>
              <w:rFonts w:ascii="Helvetica" w:hAnsi="Helvetica"/>
              <w:color w:val="000000"/>
              <w:lang w:val="en-GB"/>
            </w:rPr>
            <w:delText>sociocultural</w:delText>
          </w:r>
        </w:del>
        <w:r w:rsidRPr="0081577A">
          <w:rPr>
            <w:rFonts w:ascii="Helvetica" w:hAnsi="Helvetica"/>
            <w:color w:val="000000"/>
            <w:lang w:val="en-GB"/>
          </w:rPr>
          <w:t xml:space="preserve"> </w:t>
        </w:r>
        <w:del w:id="24" w:author="Zoltan Kutalik" w:date="2022-04-12T10:29:00Z">
          <w:r w:rsidRPr="0081577A" w:rsidDel="00143F3F">
            <w:rPr>
              <w:rFonts w:ascii="Helvetica" w:hAnsi="Helvetica"/>
              <w:color w:val="000000"/>
              <w:lang w:val="en-GB"/>
            </w:rPr>
            <w:delText>and/</w:delText>
          </w:r>
        </w:del>
        <w:r w:rsidRPr="0081577A">
          <w:rPr>
            <w:rFonts w:ascii="Helvetica" w:hAnsi="Helvetica"/>
            <w:color w:val="000000"/>
            <w:lang w:val="en-GB"/>
          </w:rPr>
          <w:t>or geographical barriers</w:t>
        </w:r>
        <w:r w:rsidRPr="0081577A">
          <w:rPr>
            <w:rFonts w:ascii="Helvetica" w:hAnsi="Helvetica"/>
            <w:color w:val="000000"/>
            <w:lang w:val="en-GB"/>
          </w:rPr>
          <w:fldChar w:fldCharType="begin" w:fldLock="1"/>
        </w:r>
        <w:r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Pr="0081577A">
          <w:rPr>
            <w:rFonts w:ascii="Helvetica" w:hAnsi="Helvetica"/>
            <w:color w:val="000000"/>
            <w:lang w:val="en-GB"/>
          </w:rPr>
          <w:fldChar w:fldCharType="separate"/>
        </w:r>
        <w:r w:rsidRPr="0081577A">
          <w:rPr>
            <w:rFonts w:ascii="Helvetica" w:hAnsi="Helvetica"/>
            <w:noProof/>
            <w:color w:val="000000"/>
            <w:vertAlign w:val="superscript"/>
            <w:lang w:val="en-GB"/>
          </w:rPr>
          <w:t>14–16</w:t>
        </w:r>
        <w:r w:rsidRPr="0081577A">
          <w:rPr>
            <w:rFonts w:ascii="Helvetica" w:hAnsi="Helvetica"/>
            <w:color w:val="000000"/>
            <w:lang w:val="en-GB"/>
          </w:rPr>
          <w:fldChar w:fldCharType="end"/>
        </w:r>
        <w:r w:rsidRPr="0081577A">
          <w:rPr>
            <w:rFonts w:ascii="Helvetica" w:hAnsi="Helvetica"/>
            <w:color w:val="000000"/>
            <w:lang w:val="en-GB"/>
          </w:rPr>
          <w:t>.</w:t>
        </w:r>
      </w:moveTo>
    </w:p>
    <w:moveToRangeEnd w:id="12"/>
    <w:p w14:paraId="79C4EE00" w14:textId="77777777" w:rsidR="00E63877" w:rsidRPr="0081577A" w:rsidRDefault="00E63877" w:rsidP="00E63877">
      <w:pPr>
        <w:jc w:val="both"/>
        <w:rPr>
          <w:rFonts w:ascii="Helvetica" w:hAnsi="Helvetica"/>
          <w:color w:val="000000"/>
          <w:lang w:val="en-GB"/>
        </w:rPr>
      </w:pPr>
    </w:p>
    <w:p w14:paraId="12EB7E5F" w14:textId="5506BEA8"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r w:rsidR="00490BFD">
        <w:rPr>
          <w:rFonts w:ascii="Helvetica" w:hAnsi="Helvetica"/>
          <w:color w:val="000000"/>
          <w:lang w:val="en-GB"/>
        </w:rPr>
        <w:t>. Therefore,</w:t>
      </w:r>
      <w:r w:rsidRPr="0081577A">
        <w:rPr>
          <w:rFonts w:ascii="Helvetica" w:hAnsi="Helvetica"/>
          <w:color w:val="000000"/>
          <w:lang w:val="en-GB"/>
        </w:rPr>
        <w:t xml:space="preserve"> it is crucial to separate traits under direct assortment from those that show partner-similarity due to being driven by another trait/factor under direct assortment</w:t>
      </w:r>
      <w:r w:rsidR="00853B66">
        <w:rPr>
          <w:rFonts w:ascii="Helvetica" w:hAnsi="Helvetica"/>
          <w:color w:val="000000"/>
          <w:lang w:val="en-GB"/>
        </w:rPr>
        <w:t xml:space="preserve"> (Figure 1)</w:t>
      </w:r>
      <w:r w:rsidRPr="0081577A">
        <w:rPr>
          <w:rFonts w:ascii="Helvetica" w:hAnsi="Helvetica"/>
          <w:color w:val="000000"/>
          <w:lang w:val="en-GB"/>
        </w:rPr>
        <w:t xml:space="preserve">. Thus, </w:t>
      </w:r>
      <w:r w:rsidR="004E4FD6">
        <w:rPr>
          <w:rFonts w:ascii="Helvetica" w:hAnsi="Helvetica"/>
          <w:color w:val="000000"/>
          <w:lang w:val="en-GB"/>
        </w:rPr>
        <w:t xml:space="preserve">we identify three </w:t>
      </w:r>
      <w:r w:rsidR="00B705DB">
        <w:rPr>
          <w:rFonts w:ascii="Helvetica" w:hAnsi="Helvetica"/>
          <w:color w:val="000000"/>
          <w:lang w:val="en-GB"/>
        </w:rPr>
        <w:t>underlying phenomena</w:t>
      </w:r>
      <w:r w:rsidR="004E4FD6">
        <w:rPr>
          <w:rFonts w:ascii="Helvetica" w:hAnsi="Helvetica"/>
          <w:color w:val="000000"/>
          <w:lang w:val="en-GB"/>
        </w:rPr>
        <w:t xml:space="preserve"> </w:t>
      </w:r>
      <w:r w:rsidR="00B705DB">
        <w:rPr>
          <w:rFonts w:ascii="Helvetica" w:hAnsi="Helvetica"/>
          <w:color w:val="000000"/>
          <w:lang w:val="en-GB"/>
        </w:rPr>
        <w:t>leading to</w:t>
      </w:r>
      <w:r w:rsidR="004E4FD6">
        <w:rPr>
          <w:rFonts w:ascii="Helvetica" w:hAnsi="Helvetica"/>
          <w:color w:val="000000"/>
          <w:lang w:val="en-GB"/>
        </w:rPr>
        <w:t xml:space="preserve"> AM:</w:t>
      </w:r>
      <w:commentRangeEnd w:id="10"/>
      <w:r w:rsidR="00494D15">
        <w:rPr>
          <w:rStyle w:val="CommentReference"/>
          <w:rFonts w:asciiTheme="minorHAnsi" w:eastAsiaTheme="minorHAnsi" w:hAnsiTheme="minorHAnsi" w:cstheme="minorBidi"/>
        </w:rPr>
        <w:commentReference w:id="10"/>
      </w:r>
      <w:r w:rsidR="004E4FD6">
        <w:rPr>
          <w:rFonts w:ascii="Helvetica" w:hAnsi="Helvetica"/>
          <w:color w:val="000000"/>
          <w:lang w:val="en-GB"/>
        </w:rPr>
        <w:t xml:space="preserve">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r w:rsidRPr="0081577A">
        <w:rPr>
          <w:rFonts w:ascii="Helvetica" w:hAnsi="Helvetica"/>
          <w:color w:val="000000"/>
          <w:lang w:val="en-GB"/>
        </w:rPr>
        <w:t xml:space="preserve">traits can be under direct- and/or </w:t>
      </w:r>
      <w:r w:rsidR="004E4FD6">
        <w:rPr>
          <w:rFonts w:ascii="Helvetica" w:hAnsi="Helvetica"/>
          <w:color w:val="000000"/>
          <w:lang w:val="en-GB"/>
        </w:rPr>
        <w:t xml:space="preserve">(ii) </w:t>
      </w:r>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r w:rsidR="004E4FD6">
        <w:rPr>
          <w:rFonts w:ascii="Helvetica" w:hAnsi="Helvetica"/>
          <w:color w:val="000000"/>
          <w:lang w:val="en-GB"/>
        </w:rPr>
        <w:t xml:space="preserve">(iii) </w:t>
      </w:r>
      <w:r w:rsidRPr="0081577A">
        <w:rPr>
          <w:rFonts w:ascii="Helvetica" w:hAnsi="Helvetica"/>
          <w:color w:val="000000"/>
          <w:lang w:val="en-GB"/>
        </w:rPr>
        <w:t>additionally modified by post-mating convergence</w:t>
      </w:r>
      <w:r w:rsidR="00B705DB">
        <w:rPr>
          <w:rFonts w:ascii="Helvetica" w:hAnsi="Helvetica"/>
          <w:color w:val="000000"/>
          <w:lang w:val="en-GB"/>
        </w:rPr>
        <w:t xml:space="preserve"> (during cohabitation)</w:t>
      </w:r>
      <w:r w:rsidRPr="0081577A">
        <w:rPr>
          <w:rFonts w:ascii="Helvetica" w:hAnsi="Helvetica"/>
          <w:color w:val="000000"/>
          <w:lang w:val="en-GB"/>
        </w:rPr>
        <w:t xml:space="preserve">. These phenomena can be rephrased for modelling purposes as follows: direct assortment </w:t>
      </w:r>
      <w:r w:rsidR="00490BFD">
        <w:rPr>
          <w:rFonts w:ascii="Helvetica" w:hAnsi="Helvetica"/>
          <w:color w:val="000000"/>
          <w:lang w:val="en-GB"/>
        </w:rPr>
        <w:t xml:space="preserve">is treated </w:t>
      </w:r>
      <w:r w:rsidRPr="0081577A">
        <w:rPr>
          <w:rFonts w:ascii="Helvetica" w:hAnsi="Helvetica"/>
          <w:color w:val="000000"/>
          <w:lang w:val="en-GB"/>
        </w:rPr>
        <w:t xml:space="preserve">as a </w:t>
      </w:r>
      <w:r w:rsidR="00B705DB">
        <w:rPr>
          <w:rFonts w:ascii="Helvetica" w:hAnsi="Helvetica"/>
          <w:color w:val="000000"/>
          <w:lang w:val="en-GB"/>
        </w:rPr>
        <w:t xml:space="preserve">(direct) </w:t>
      </w:r>
      <w:r w:rsidRPr="0081577A">
        <w:rPr>
          <w:rFonts w:ascii="Helvetica" w:hAnsi="Helvetica"/>
          <w:color w:val="000000"/>
          <w:lang w:val="en-GB"/>
        </w:rPr>
        <w:t>causal effect acting between the traits of the couple (index to partner) and indirect assortment as a confounder effect. Confounder effects can emerge due to shared factors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traits </w:t>
      </w:r>
      <w:r w:rsidRPr="0081577A">
        <w:rPr>
          <w:rFonts w:ascii="Helvetica" w:hAnsi="Helvetica"/>
          <w:color w:val="000000"/>
          <w:lang w:val="en-GB"/>
        </w:rPr>
        <w:lastRenderedPageBreak/>
        <w:t xml:space="preserve">under </w:t>
      </w:r>
      <w:commentRangeStart w:id="25"/>
      <w:r w:rsidRPr="0081577A">
        <w:rPr>
          <w:rFonts w:ascii="Helvetica" w:hAnsi="Helvetica"/>
          <w:color w:val="000000"/>
          <w:lang w:val="en-GB"/>
        </w:rPr>
        <w:t xml:space="preserve">direct </w:t>
      </w:r>
      <w:commentRangeEnd w:id="25"/>
      <w:r w:rsidR="009D1FD9">
        <w:rPr>
          <w:rStyle w:val="CommentReference"/>
          <w:rFonts w:asciiTheme="minorHAnsi" w:eastAsiaTheme="minorHAnsi" w:hAnsiTheme="minorHAnsi" w:cstheme="minorBidi"/>
        </w:rPr>
        <w:commentReference w:id="25"/>
      </w:r>
      <w:r w:rsidRPr="0081577A">
        <w:rPr>
          <w:rFonts w:ascii="Helvetica" w:hAnsi="Helvetica"/>
          <w:color w:val="000000"/>
          <w:lang w:val="en-GB"/>
        </w:rPr>
        <w:t>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w:t>
      </w:r>
      <w:r w:rsidR="005108EE">
        <w:rPr>
          <w:rFonts w:ascii="Helvetica" w:hAnsi="Helvetica"/>
          <w:color w:val="000000"/>
          <w:lang w:val="en-GB"/>
        </w:rPr>
        <w:t>(</w:t>
      </w:r>
      <w:r w:rsidRPr="0081577A">
        <w:rPr>
          <w:rFonts w:ascii="Helvetica" w:hAnsi="Helvetica"/>
          <w:color w:val="000000"/>
          <w:lang w:val="en-GB"/>
        </w:rPr>
        <w:t>or intensified post-mate choice due to shared household/habits</w:t>
      </w:r>
      <w:r w:rsidR="005108EE">
        <w:rPr>
          <w:rFonts w:ascii="Helvetica" w:hAnsi="Helvetica"/>
          <w:color w:val="000000"/>
          <w:lang w:val="en-GB"/>
        </w:rPr>
        <w:t>)</w:t>
      </w:r>
      <w:r w:rsidRPr="0081577A">
        <w:rPr>
          <w:rFonts w:ascii="Helvetica" w:hAnsi="Helvetica"/>
          <w:color w:val="000000"/>
          <w:lang w:val="en-GB"/>
        </w:rPr>
        <w:t xml:space="preserve">. </w:t>
      </w:r>
    </w:p>
    <w:p w14:paraId="6F5BCC77" w14:textId="77777777" w:rsidR="00E63877" w:rsidRPr="0081577A" w:rsidRDefault="00E63877" w:rsidP="00E63877">
      <w:pPr>
        <w:jc w:val="both"/>
        <w:rPr>
          <w:rFonts w:ascii="Helvetica" w:hAnsi="Helvetica"/>
          <w:color w:val="000000"/>
          <w:lang w:val="en-GB"/>
        </w:rPr>
      </w:pPr>
    </w:p>
    <w:p w14:paraId="4F7695D4" w14:textId="12CA0FA5"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pioneering work, it </w:t>
      </w:r>
      <w:r w:rsidR="00490BFD">
        <w:rPr>
          <w:rFonts w:ascii="Helvetica" w:hAnsi="Helvetica"/>
          <w:color w:val="000000"/>
          <w:lang w:val="en-GB"/>
        </w:rPr>
        <w:t xml:space="preserve">remains difficult to untangle the role of </w:t>
      </w:r>
      <w:r w:rsidRPr="0081577A">
        <w:rPr>
          <w:rFonts w:ascii="Helvetica" w:hAnsi="Helvetica"/>
          <w:color w:val="000000"/>
          <w:lang w:val="en-GB"/>
        </w:rPr>
        <w:t>the three outlined components</w:t>
      </w:r>
      <w:r w:rsidR="00490BFD">
        <w:rPr>
          <w:rFonts w:ascii="Helvetica" w:hAnsi="Helvetica"/>
          <w:color w:val="000000"/>
          <w:lang w:val="en-GB"/>
        </w:rPr>
        <w:t xml:space="preserve"> in explaining observed phenotypic similarity between partners and </w:t>
      </w:r>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r w:rsidR="008540D2">
        <w:rPr>
          <w:rFonts w:ascii="Helvetica" w:hAnsi="Helvetica"/>
          <w:color w:val="000000"/>
          <w:lang w:val="en-GB"/>
        </w:rPr>
        <w:t>leveraging</w:t>
      </w:r>
      <w:r w:rsidR="00B652BF" w:rsidRPr="0081577A">
        <w:rPr>
          <w:rFonts w:ascii="Helvetica" w:hAnsi="Helvetica"/>
          <w:color w:val="000000"/>
          <w:lang w:val="en-GB"/>
        </w:rPr>
        <w:t xml:space="preserve"> </w:t>
      </w:r>
      <w:r w:rsidR="002B1EAA" w:rsidRPr="0081577A">
        <w:rPr>
          <w:rFonts w:ascii="Helvetica" w:hAnsi="Helvetica"/>
          <w:color w:val="000000"/>
          <w:lang w:val="en-GB"/>
        </w:rPr>
        <w:t>large-scale observational</w:t>
      </w:r>
      <w:r w:rsidR="008540D2">
        <w:rPr>
          <w:rFonts w:ascii="Helvetica" w:hAnsi="Helvetica"/>
          <w:color w:val="000000"/>
          <w:lang w:val="en-GB"/>
        </w:rPr>
        <w:t xml:space="preserve"> data (including genetics)</w:t>
      </w:r>
      <w:r w:rsidR="002B1EAA" w:rsidRPr="0081577A">
        <w:rPr>
          <w:rFonts w:ascii="Helvetica" w:hAnsi="Helvetica"/>
          <w:color w:val="000000"/>
          <w:lang w:val="en-GB"/>
        </w:rPr>
        <w:t>. MR takes advantage of the random allocation of genetic variants</w:t>
      </w:r>
      <w:r w:rsidR="00B652BF">
        <w:rPr>
          <w:rFonts w:ascii="Helvetica" w:hAnsi="Helvetica"/>
          <w:color w:val="000000"/>
          <w:lang w:val="en-GB"/>
        </w:rPr>
        <w:t xml:space="preserve"> at birth</w:t>
      </w:r>
      <w:r w:rsidR="00F6420A" w:rsidRPr="0081577A">
        <w:rPr>
          <w:rFonts w:ascii="Helvetica" w:hAnsi="Helvetica"/>
          <w:color w:val="000000"/>
          <w:lang w:val="en-GB"/>
        </w:rPr>
        <w:t xml:space="preserve"> </w:t>
      </w:r>
      <w:r w:rsidR="001D17BF" w:rsidRPr="0081577A">
        <w:rPr>
          <w:rFonts w:ascii="Helvetica" w:hAnsi="Helvetica"/>
          <w:color w:val="000000"/>
          <w:lang w:val="en-GB"/>
        </w:rPr>
        <w:t>to infer causality between an exposure and an outcome</w:t>
      </w:r>
      <w:r w:rsidR="00AB6D4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22&lt;/sup&gt;","plainTextFormattedCitation":"22","previouslyFormattedCitation":"&lt;sup&gt;21&lt;/sup&gt;"},"properties":{"noteIndex":0},"schema":"https://github.com/citation-style-language/schema/raw/master/csl-citation.json"}</w:instrText>
      </w:r>
      <w:r w:rsidR="00AB6D4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22</w:t>
      </w:r>
      <w:r w:rsidR="00AB6D44" w:rsidRPr="0081577A">
        <w:rPr>
          <w:rFonts w:ascii="Helvetica" w:hAnsi="Helvetica"/>
          <w:color w:val="000000"/>
          <w:lang w:val="en-GB"/>
        </w:rPr>
        <w:fldChar w:fldCharType="end"/>
      </w:r>
      <w:r w:rsidR="00B652BF">
        <w:rPr>
          <w:rFonts w:ascii="Helvetica" w:hAnsi="Helvetica"/>
          <w:color w:val="000000"/>
          <w:lang w:val="en-GB"/>
        </w:rPr>
        <w:t>, ther</w:t>
      </w:r>
      <w:r w:rsidR="008540D2">
        <w:rPr>
          <w:rFonts w:ascii="Helvetica" w:hAnsi="Helvetica"/>
          <w:color w:val="000000"/>
          <w:lang w:val="en-GB"/>
        </w:rPr>
        <w:t>e</w:t>
      </w:r>
      <w:r w:rsidR="00B652BF">
        <w:rPr>
          <w:rFonts w:ascii="Helvetica" w:hAnsi="Helvetica"/>
          <w:color w:val="000000"/>
          <w:lang w:val="en-GB"/>
        </w:rPr>
        <w:t xml:space="preserve">by </w:t>
      </w:r>
      <w:r w:rsidR="00F6420A" w:rsidRPr="0081577A">
        <w:rPr>
          <w:rFonts w:ascii="Helvetica" w:hAnsi="Helvetica"/>
          <w:color w:val="000000"/>
          <w:lang w:val="en-GB"/>
        </w:rPr>
        <w:t>minimiz</w:t>
      </w:r>
      <w:r w:rsidR="00B652BF">
        <w:rPr>
          <w:rFonts w:ascii="Helvetica" w:hAnsi="Helvetica"/>
          <w:color w:val="000000"/>
          <w:lang w:val="en-GB"/>
        </w:rPr>
        <w:t>ing</w:t>
      </w:r>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562A2476"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BMI risk on CAD). </w:t>
      </w:r>
      <w:r w:rsidR="00B652BF">
        <w:rPr>
          <w:rFonts w:ascii="Helvetica" w:hAnsi="Helvetica"/>
          <w:color w:val="000000"/>
          <w:lang w:val="en-GB"/>
        </w:rPr>
        <w:t>A similar</w:t>
      </w:r>
      <w:r w:rsidR="00B652BF" w:rsidRPr="0081577A">
        <w:rPr>
          <w:rFonts w:ascii="Helvetica" w:hAnsi="Helvetica"/>
          <w:color w:val="000000"/>
          <w:lang w:val="en-GB"/>
        </w:rPr>
        <w:t xml:space="preserve"> </w:t>
      </w:r>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r w:rsidR="00B652BF">
        <w:rPr>
          <w:rFonts w:ascii="Helvetica" w:hAnsi="Helvetica"/>
          <w:color w:val="000000"/>
          <w:lang w:val="en-GB"/>
        </w:rPr>
        <w:t xml:space="preserve"> </w:t>
      </w:r>
      <w:r w:rsidR="00685162" w:rsidRPr="0081577A">
        <w:rPr>
          <w:rFonts w:ascii="Helvetica" w:hAnsi="Helvetica"/>
          <w:color w:val="000000"/>
          <w:lang w:val="en-GB"/>
        </w:rPr>
        <w:t xml:space="preserve">correlation </w:t>
      </w:r>
      <w:r w:rsidR="00B652BF">
        <w:rPr>
          <w:rFonts w:ascii="Helvetica" w:hAnsi="Helvetica"/>
          <w:color w:val="000000"/>
          <w:lang w:val="en-GB"/>
        </w:rPr>
        <w:t xml:space="preserve">in couples </w:t>
      </w:r>
      <w:r w:rsidR="00685162" w:rsidRPr="0081577A">
        <w:rPr>
          <w:rFonts w:ascii="Helvetica" w:hAnsi="Helvetica"/>
          <w:color w:val="000000"/>
          <w:lang w:val="en-GB"/>
        </w:rPr>
        <w:t>does not tend to increase with age, th</w:t>
      </w:r>
      <w:r w:rsidR="00B652BF">
        <w:rPr>
          <w:rFonts w:ascii="Helvetica" w:hAnsi="Helvetica"/>
          <w:color w:val="000000"/>
          <w:lang w:val="en-GB"/>
        </w:rPr>
        <w:t>e couple</w:t>
      </w:r>
      <w:r w:rsidR="00685162" w:rsidRPr="0081577A">
        <w:rPr>
          <w:rFonts w:ascii="Helvetica" w:hAnsi="Helvetica"/>
          <w:color w:val="000000"/>
          <w:lang w:val="en-GB"/>
        </w:rPr>
        <w:t xml:space="preserve"> correlation and the estimated direct causal effect differed substantially</w:t>
      </w:r>
      <w:r w:rsidR="00685162"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23&lt;/sup&gt;","plainTextFormattedCitation":"23","previouslyFormattedCitation":"&lt;sup&gt;22&lt;/sup&gt;"},"properties":{"noteIndex":0},"schema":"https://github.com/citation-style-language/schema/raw/master/csl-citation.json"}</w:instrText>
      </w:r>
      <w:r w:rsidR="00685162"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23</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w:t>
      </w:r>
      <w:proofErr w:type="gramStart"/>
      <w:r w:rsidR="00D80772" w:rsidRPr="0081577A">
        <w:rPr>
          <w:rFonts w:ascii="Helvetica" w:hAnsi="Helvetica"/>
          <w:color w:val="000000"/>
          <w:lang w:val="en-GB"/>
        </w:rPr>
        <w:t>a large number of</w:t>
      </w:r>
      <w:proofErr w:type="gramEnd"/>
      <w:r w:rsidR="00D80772" w:rsidRPr="0081577A">
        <w:rPr>
          <w:rFonts w:ascii="Helvetica" w:hAnsi="Helvetica"/>
          <w:color w:val="000000"/>
          <w:lang w:val="en-GB"/>
        </w:rPr>
        <w:t xml:space="preserve">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to estimate the direct causal effects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r w:rsidR="004E4FD6">
        <w:rPr>
          <w:rFonts w:ascii="Helvetica" w:hAnsi="Helvetica"/>
          <w:color w:val="000000"/>
          <w:lang w:val="en-GB"/>
        </w:rPr>
        <w:t xml:space="preserve">have </w:t>
      </w:r>
      <w:r w:rsidR="00D80772" w:rsidRPr="0081577A">
        <w:rPr>
          <w:rFonts w:ascii="Helvetica" w:hAnsi="Helvetica"/>
          <w:color w:val="000000"/>
          <w:lang w:val="en-GB"/>
        </w:rPr>
        <w:t>live</w:t>
      </w:r>
      <w:r w:rsidR="004E4FD6">
        <w:rPr>
          <w:rFonts w:ascii="Helvetica" w:hAnsi="Helvetica"/>
          <w:color w:val="000000"/>
          <w:lang w:val="en-GB"/>
        </w:rPr>
        <w:t>d</w:t>
      </w:r>
      <w:r w:rsidR="00D80772" w:rsidRPr="0081577A">
        <w:rPr>
          <w:rFonts w:ascii="Helvetica" w:hAnsi="Helvetica"/>
          <w:color w:val="000000"/>
          <w:lang w:val="en-GB"/>
        </w:rPr>
        <w:t xml:space="preserve"> together on their</w:t>
      </w:r>
      <w:r w:rsidR="004E4FD6">
        <w:rPr>
          <w:rFonts w:ascii="Helvetica" w:hAnsi="Helvetica"/>
          <w:color w:val="000000"/>
          <w:lang w:val="en-GB"/>
        </w:rPr>
        <w:t xml:space="preserve"> phenotypic</w:t>
      </w:r>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448ECFC3" w:rsidR="00187D50"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r w:rsidR="00A04F38">
        <w:rPr>
          <w:rFonts w:ascii="Helvetica" w:hAnsi="Helvetica" w:cs="Arial"/>
          <w:noProof/>
          <w:color w:val="2F5496"/>
          <w:kern w:val="36"/>
          <w:lang w:val="en-GB"/>
        </w:rPr>
        <w:lastRenderedPageBreak/>
        <w:drawing>
          <wp:inline distT="0" distB="0" distL="0" distR="0" wp14:anchorId="0D167C8D" wp14:editId="06A5ABC4">
            <wp:extent cx="5943600" cy="66522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52260"/>
                    </a:xfrm>
                    <a:prstGeom prst="rect">
                      <a:avLst/>
                    </a:prstGeom>
                  </pic:spPr>
                </pic:pic>
              </a:graphicData>
            </a:graphic>
          </wp:inline>
        </w:drawing>
      </w:r>
    </w:p>
    <w:p w14:paraId="35C550B2" w14:textId="03EDA58A" w:rsidR="00853B66" w:rsidRDefault="00853B66" w:rsidP="002B237D">
      <w:pPr>
        <w:jc w:val="both"/>
        <w:rPr>
          <w:rFonts w:ascii="Helvetica" w:hAnsi="Helvetica" w:cs="Arial"/>
          <w:color w:val="2F5496"/>
          <w:kern w:val="36"/>
          <w:lang w:val="en-GB"/>
        </w:rPr>
      </w:pPr>
      <w:commentRangeStart w:id="26"/>
      <w:r w:rsidRPr="00FE622A">
        <w:rPr>
          <w:rFonts w:ascii="Helvetica" w:hAnsi="Helvetica"/>
          <w:b/>
          <w:bCs/>
          <w:color w:val="000000"/>
          <w:lang w:val="en-GB"/>
        </w:rPr>
        <w:t>Figure 1:</w:t>
      </w:r>
      <w:r w:rsidRPr="00FE622A">
        <w:rPr>
          <w:rFonts w:ascii="Helvetica" w:hAnsi="Helvetica"/>
          <w:color w:val="000000"/>
          <w:lang w:val="en-GB"/>
        </w:rPr>
        <w:t xml:space="preserve"> </w:t>
      </w:r>
      <w:r>
        <w:rPr>
          <w:rFonts w:ascii="Helvetica" w:hAnsi="Helvetica"/>
          <w:b/>
          <w:bCs/>
          <w:color w:val="000000"/>
          <w:lang w:val="en-GB"/>
        </w:rPr>
        <w:t>Assortative mating framework</w:t>
      </w:r>
      <w:r w:rsidRPr="00FE622A">
        <w:rPr>
          <w:rFonts w:ascii="Helvetica" w:hAnsi="Helvetica"/>
          <w:b/>
          <w:bCs/>
          <w:color w:val="000000"/>
          <w:lang w:val="en-GB"/>
        </w:rPr>
        <w:t>.</w:t>
      </w:r>
      <w:r w:rsidR="00FA2252">
        <w:rPr>
          <w:rFonts w:ascii="Helvetica" w:hAnsi="Helvetica"/>
          <w:b/>
          <w:bCs/>
          <w:color w:val="000000"/>
          <w:lang w:val="en-GB"/>
        </w:rPr>
        <w:t xml:space="preserve"> </w:t>
      </w:r>
      <w:r w:rsidR="00FA2252" w:rsidRPr="001729FB">
        <w:rPr>
          <w:rFonts w:ascii="Helvetica" w:hAnsi="Helvetica"/>
          <w:b/>
          <w:bCs/>
          <w:i/>
          <w:iCs/>
          <w:color w:val="000000"/>
          <w:lang w:val="en-GB"/>
        </w:rPr>
        <w:t>A.</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 xml:space="preserve">llustrates </w:t>
      </w:r>
      <w:r w:rsidR="00FA2252">
        <w:rPr>
          <w:rFonts w:ascii="Helvetica" w:hAnsi="Helvetica"/>
          <w:i/>
          <w:iCs/>
          <w:color w:val="000000"/>
          <w:lang w:val="en-GB"/>
        </w:rPr>
        <w:t>a trait (given by the colour blue) which is under assortative mating, either directly (through mate choice) or due to confounding factors such as shared geography, cultural or religious status or socioeconomic measures. Subsequently, this figure illustrates that this trait also undergoes post-mating convergence which could be due to direct causal influence from one partner on the other (</w:t>
      </w:r>
      <w:proofErr w:type="gramStart"/>
      <w:r w:rsidR="00FA2252">
        <w:rPr>
          <w:rFonts w:ascii="Helvetica" w:hAnsi="Helvetica"/>
          <w:i/>
          <w:iCs/>
          <w:color w:val="000000"/>
          <w:lang w:val="en-GB"/>
        </w:rPr>
        <w:t>i.e.</w:t>
      </w:r>
      <w:proofErr w:type="gramEnd"/>
      <w:r w:rsidR="00FA2252">
        <w:rPr>
          <w:rFonts w:ascii="Helvetica" w:hAnsi="Helvetica"/>
          <w:i/>
          <w:iCs/>
          <w:color w:val="000000"/>
          <w:lang w:val="en-GB"/>
        </w:rPr>
        <w:t xml:space="preserve"> through imitation or influence) or due to confounding factors such as shared environment. </w:t>
      </w:r>
      <w:r w:rsidR="00FA2252">
        <w:rPr>
          <w:rFonts w:ascii="Helvetica" w:hAnsi="Helvetica"/>
          <w:b/>
          <w:bCs/>
          <w:i/>
          <w:iCs/>
          <w:color w:val="000000"/>
          <w:lang w:val="en-GB"/>
        </w:rPr>
        <w:t>B</w:t>
      </w:r>
      <w:r w:rsidR="00FA2252" w:rsidRPr="001729FB">
        <w:rPr>
          <w:rFonts w:ascii="Helvetica" w:hAnsi="Helvetica"/>
          <w:b/>
          <w:bCs/>
          <w:i/>
          <w:iCs/>
          <w:color w:val="000000"/>
          <w:lang w:val="en-GB"/>
        </w:rPr>
        <w:t>.</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llustrates</w:t>
      </w:r>
      <w:r w:rsidR="00FA2252">
        <w:rPr>
          <w:rFonts w:ascii="Helvetica" w:hAnsi="Helvetica"/>
          <w:i/>
          <w:iCs/>
          <w:color w:val="000000"/>
          <w:lang w:val="en-GB"/>
        </w:rPr>
        <w:t xml:space="preserve"> a trait which shows increased similarity among couples (given by the blue trait</w:t>
      </w:r>
      <w:proofErr w:type="gramStart"/>
      <w:r w:rsidR="00FA2252">
        <w:rPr>
          <w:rFonts w:ascii="Helvetica" w:hAnsi="Helvetica"/>
          <w:i/>
          <w:iCs/>
          <w:color w:val="000000"/>
          <w:lang w:val="en-GB"/>
        </w:rPr>
        <w:t>),</w:t>
      </w:r>
      <w:proofErr w:type="gramEnd"/>
      <w:r w:rsidR="00FA2252">
        <w:rPr>
          <w:rFonts w:ascii="Helvetica" w:hAnsi="Helvetica"/>
          <w:i/>
          <w:iCs/>
          <w:color w:val="000000"/>
          <w:lang w:val="en-GB"/>
        </w:rPr>
        <w:t xml:space="preserve"> however this assortment is only observed because of a </w:t>
      </w:r>
      <w:r w:rsidR="00FA2252">
        <w:rPr>
          <w:rFonts w:ascii="Helvetica" w:hAnsi="Helvetica"/>
          <w:i/>
          <w:iCs/>
          <w:color w:val="000000"/>
          <w:lang w:val="en-GB"/>
        </w:rPr>
        <w:lastRenderedPageBreak/>
        <w:t>causal effect that exists between another trait (shown in red) acting on the blue trait. For example, if direct assortment occurs under a trait such as BMI (</w:t>
      </w:r>
      <w:proofErr w:type="gramStart"/>
      <w:r w:rsidR="00FA2252">
        <w:rPr>
          <w:rFonts w:ascii="Helvetica" w:hAnsi="Helvetica"/>
          <w:i/>
          <w:iCs/>
          <w:color w:val="000000"/>
          <w:lang w:val="en-GB"/>
        </w:rPr>
        <w:t>i.e.</w:t>
      </w:r>
      <w:proofErr w:type="gramEnd"/>
      <w:r w:rsidR="00FA2252">
        <w:rPr>
          <w:rFonts w:ascii="Helvetica" w:hAnsi="Helvetica"/>
          <w:i/>
          <w:iCs/>
          <w:color w:val="000000"/>
          <w:lang w:val="en-GB"/>
        </w:rPr>
        <w:t xml:space="preserve"> couples intentionally select partners of similar BMI as themselves), phenotypic correlation will also be observed at all traits which have a causal effect of BMI, such as blood pressure, fasting glucose, etc.  </w:t>
      </w:r>
    </w:p>
    <w:commentRangeEnd w:id="26"/>
    <w:p w14:paraId="79661A5D" w14:textId="77777777" w:rsidR="00853B66" w:rsidRPr="0081577A" w:rsidRDefault="00FA2252" w:rsidP="002B237D">
      <w:pPr>
        <w:jc w:val="both"/>
        <w:rPr>
          <w:rFonts w:ascii="Helvetica" w:hAnsi="Helvetica" w:cs="Arial"/>
          <w:color w:val="2F5496"/>
          <w:kern w:val="36"/>
          <w:lang w:val="en-GB"/>
        </w:rPr>
      </w:pPr>
      <w:r>
        <w:rPr>
          <w:rStyle w:val="CommentReference"/>
          <w:rFonts w:asciiTheme="minorHAnsi" w:eastAsiaTheme="minorHAnsi" w:hAnsiTheme="minorHAnsi" w:cstheme="minorBidi"/>
        </w:rPr>
        <w:commentReference w:id="26"/>
      </w: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Methods</w:t>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320B219B" w:rsidR="004E1A6F" w:rsidRPr="0081577A" w:rsidRDefault="004E1A6F" w:rsidP="002B237D">
      <w:pPr>
        <w:jc w:val="both"/>
        <w:rPr>
          <w:rFonts w:ascii="Helvetica" w:hAnsi="Helvetica"/>
          <w:lang w:val="en-GB"/>
        </w:rPr>
      </w:pPr>
      <w:r w:rsidRPr="0081577A">
        <w:rPr>
          <w:rFonts w:ascii="Helvetica" w:hAnsi="Helvetica"/>
          <w:color w:val="000000"/>
          <w:lang w:val="en-GB"/>
        </w:rPr>
        <w:t>This study used the UK Biobank (UKBB) cohort, a prospective population-based study with over 500,000 adult participants. Couples were identified and selected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81577A">
        <w:rPr>
          <w:rFonts w:ascii="Helvetica" w:hAnsi="Helvetica"/>
          <w:color w:val="000000"/>
          <w:lang w:val="en-GB"/>
        </w:rPr>
        <w:t>excess.relatives</w:t>
      </w:r>
      <w:proofErr w:type="spellEnd"/>
      <w:proofErr w:type="gram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r w:rsidR="000C21D2">
        <w:rPr>
          <w:rFonts w:ascii="Helvetica" w:hAnsi="Helvetica"/>
          <w:color w:val="000000"/>
          <w:lang w:val="en-GB"/>
        </w:rPr>
        <w:t>retained</w:t>
      </w:r>
      <w:r w:rsidR="000C21D2" w:rsidRPr="0081577A">
        <w:rPr>
          <w:rFonts w:ascii="Helvetica" w:hAnsi="Helvetica"/>
          <w:color w:val="000000"/>
          <w:lang w:val="en-GB"/>
        </w:rPr>
        <w:t xml:space="preserve"> </w:t>
      </w:r>
      <w:r w:rsidRPr="0081577A">
        <w:rPr>
          <w:rFonts w:ascii="Helvetica" w:hAnsi="Helvetica"/>
          <w:color w:val="000000"/>
          <w:lang w:val="en-GB"/>
        </w:rPr>
        <w:t xml:space="preserve">individuals coming from households with exactly two unrelated, opposite-sex </w:t>
      </w:r>
      <w:r w:rsidR="000C21D2">
        <w:rPr>
          <w:rFonts w:ascii="Helvetica" w:hAnsi="Helvetica"/>
          <w:color w:val="000000"/>
          <w:lang w:val="en-GB"/>
        </w:rPr>
        <w:t>individuals</w:t>
      </w:r>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r w:rsidR="000C21D2">
        <w:rPr>
          <w:rFonts w:ascii="Helvetica" w:hAnsi="Helvetica"/>
          <w:color w:val="000000"/>
          <w:lang w:val="en-GB"/>
        </w:rPr>
        <w:t>or</w:t>
      </w:r>
      <w:r w:rsidR="000C21D2" w:rsidRPr="0081577A">
        <w:rPr>
          <w:rFonts w:ascii="Helvetica" w:hAnsi="Helvetica"/>
          <w:color w:val="000000"/>
          <w:lang w:val="en-GB"/>
        </w:rPr>
        <w:t xml:space="preserve"> </w:t>
      </w:r>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50782359" w14:textId="77777777" w:rsidR="002C0AB6" w:rsidRDefault="008C25A1" w:rsidP="00076588">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r w:rsidR="000C21D2">
        <w:rPr>
          <w:rFonts w:ascii="Helvetica" w:hAnsi="Helvetica"/>
          <w:color w:val="000000"/>
          <w:lang w:val="en-GB"/>
        </w:rPr>
        <w:t>uses</w:t>
      </w:r>
      <w:r w:rsidR="006F7DDD" w:rsidRPr="0081577A">
        <w:rPr>
          <w:rFonts w:ascii="Helvetica" w:hAnsi="Helvetica"/>
          <w:color w:val="000000"/>
          <w:lang w:val="en-GB"/>
        </w:rPr>
        <w:t xml:space="preserve"> genetic variants </w:t>
      </w:r>
      <w:r w:rsidR="000C21D2">
        <w:rPr>
          <w:rFonts w:ascii="Helvetica" w:hAnsi="Helvetica"/>
          <w:color w:val="000000"/>
          <w:lang w:val="en-GB"/>
        </w:rPr>
        <w:t>as instrumental variables (IVs</w:t>
      </w:r>
      <w:r w:rsidR="004E4FD6">
        <w:rPr>
          <w:rFonts w:ascii="Helvetica" w:hAnsi="Helvetica"/>
          <w:color w:val="000000"/>
          <w:lang w:val="en-GB"/>
        </w:rPr>
        <w:t>) to assess the presence of a causal relationship.</w:t>
      </w:r>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r w:rsidR="00144A54">
        <w:rPr>
          <w:rFonts w:ascii="Helvetica" w:hAnsi="Helvetica"/>
          <w:color w:val="000000"/>
          <w:lang w:val="en-GB"/>
        </w:rPr>
        <w:t xml:space="preserve"> for the genetic variants</w:t>
      </w:r>
      <w:r w:rsidR="00153768" w:rsidRPr="0081577A">
        <w:rPr>
          <w:rFonts w:ascii="Helvetica" w:hAnsi="Helvetica"/>
          <w:color w:val="000000"/>
          <w:lang w:val="en-GB"/>
        </w:rPr>
        <w:t>. First, 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r w:rsidR="000C21D2">
        <w:rPr>
          <w:rFonts w:ascii="Helvetica" w:hAnsi="Helvetica"/>
          <w:color w:val="000000"/>
          <w:lang w:val="en-GB"/>
        </w:rPr>
        <w:t>Wald</w:t>
      </w:r>
      <w:r w:rsidR="000C21D2" w:rsidRPr="0081577A">
        <w:rPr>
          <w:rFonts w:ascii="Helvetica" w:hAnsi="Helvetica"/>
          <w:color w:val="000000"/>
          <w:lang w:val="en-GB"/>
        </w:rPr>
        <w:t xml:space="preserve"> </w:t>
      </w:r>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r w:rsidR="00AA15E9" w:rsidRPr="0081577A">
        <w:rPr>
          <w:rFonts w:ascii="Helvetica" w:hAnsi="Helvetica"/>
          <w:color w:val="000000"/>
          <w:lang w:val="en-GB"/>
        </w:rPr>
        <w:t>. A natural extension of this</w:t>
      </w:r>
      <w:r w:rsidR="000C21D2">
        <w:rPr>
          <w:rFonts w:ascii="Helvetica" w:hAnsi="Helvetica"/>
          <w:color w:val="000000"/>
          <w:lang w:val="en-GB"/>
        </w:rPr>
        <w:t xml:space="preserve"> approach</w:t>
      </w:r>
      <w:r w:rsidR="00AA15E9" w:rsidRPr="0081577A">
        <w:rPr>
          <w:rFonts w:ascii="Helvetica" w:hAnsi="Helvetica"/>
          <w:color w:val="000000"/>
          <w:lang w:val="en-GB"/>
        </w:rPr>
        <w:t xml:space="preserve">, </w:t>
      </w:r>
      <w:r w:rsidR="000C21D2" w:rsidRPr="0081577A">
        <w:rPr>
          <w:rFonts w:ascii="Helvetica" w:hAnsi="Helvetica"/>
          <w:color w:val="000000"/>
          <w:lang w:val="en-GB"/>
        </w:rPr>
        <w:t>known as the inverse-variance weighted (IVW) method</w:t>
      </w:r>
      <w:r w:rsidR="000C21D2">
        <w:rPr>
          <w:rFonts w:ascii="Helvetica" w:hAnsi="Helvetica"/>
          <w:color w:val="000000"/>
          <w:lang w:val="en-GB"/>
        </w:rPr>
        <w:t>, combines</w:t>
      </w:r>
      <w:r w:rsidR="000C21D2" w:rsidRPr="0081577A">
        <w:rPr>
          <w:rFonts w:ascii="Helvetica" w:hAnsi="Helvetica"/>
          <w:color w:val="000000"/>
          <w:lang w:val="en-GB"/>
        </w:rPr>
        <w:t xml:space="preserve"> </w:t>
      </w:r>
      <w:r w:rsidR="00AA15E9" w:rsidRPr="0081577A">
        <w:rPr>
          <w:rFonts w:ascii="Helvetica" w:hAnsi="Helvetica"/>
          <w:color w:val="000000"/>
          <w:lang w:val="en-GB"/>
        </w:rPr>
        <w:t xml:space="preserve">multiple IVs, 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6C2CDB">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6C2CDB">
        <w:rPr>
          <w:rFonts w:ascii="Helvetica" w:hAnsi="Helvetica"/>
          <w:color w:val="000000"/>
          <w:lang w:val="en-GB"/>
        </w:rPr>
        <w:fldChar w:fldCharType="end"/>
      </w:r>
      <w:r w:rsidR="000C21D2">
        <w:rPr>
          <w:rFonts w:ascii="Helvetica" w:hAnsi="Helvetica"/>
          <w:color w:val="000000"/>
          <w:lang w:val="en-GB"/>
        </w:rPr>
        <w:t>. The</w:t>
      </w:r>
      <w:r w:rsidR="00863E27">
        <w:rPr>
          <w:rFonts w:ascii="Helvetica" w:hAnsi="Helvetica"/>
          <w:color w:val="000000"/>
          <w:lang w:val="en-GB"/>
        </w:rPr>
        <w:t xml:space="preserve"> causal effect of </w:t>
      </w:r>
      <w:r w:rsidR="000C21D2">
        <w:rPr>
          <w:rFonts w:ascii="Helvetica" w:hAnsi="Helvetica"/>
          <w:color w:val="000000"/>
          <w:lang w:val="en-GB"/>
        </w:rPr>
        <w:t xml:space="preserve">exposure </w:t>
      </w:r>
      <m:oMath>
        <m:r>
          <w:rPr>
            <w:rFonts w:ascii="Cambria Math" w:hAnsi="Cambria Math"/>
            <w:color w:val="000000"/>
            <w:lang w:val="en-GB"/>
          </w:rPr>
          <m:t>X</m:t>
        </m:r>
      </m:oMath>
      <w:r w:rsidR="00863E27">
        <w:rPr>
          <w:rFonts w:ascii="Helvetica" w:hAnsi="Helvetica"/>
          <w:color w:val="000000"/>
          <w:lang w:val="en-GB"/>
        </w:rPr>
        <w:t xml:space="preserve"> on </w:t>
      </w:r>
      <w:r w:rsidR="000C21D2">
        <w:rPr>
          <w:rFonts w:ascii="Helvetica" w:hAnsi="Helvetica"/>
          <w:color w:val="000000"/>
          <w:lang w:val="en-GB"/>
        </w:rPr>
        <w:t xml:space="preserve">the outcome </w:t>
      </w:r>
      <m:oMath>
        <m:r>
          <w:rPr>
            <w:rFonts w:ascii="Cambria Math" w:hAnsi="Cambria Math"/>
            <w:color w:val="000000"/>
            <w:lang w:val="en-GB"/>
          </w:rPr>
          <m:t>Y</m:t>
        </m:r>
      </m:oMath>
      <w:r w:rsidR="000C21D2">
        <w:rPr>
          <w:rFonts w:ascii="Helvetica" w:hAnsi="Helvetica"/>
          <w:color w:val="000000"/>
          <w:lang w:val="en-GB"/>
        </w:rPr>
        <w:t xml:space="preserve">, </w:t>
      </w:r>
      <w:r w:rsidR="00863E27">
        <w:rPr>
          <w:rFonts w:ascii="Helvetica" w:hAnsi="Helvetica"/>
          <w:color w:val="000000"/>
          <w:lang w:val="en-GB"/>
        </w:rPr>
        <w:t xml:space="preserve">using </w:t>
      </w:r>
      <m:oMath>
        <m:r>
          <w:rPr>
            <w:rFonts w:ascii="Cambria Math" w:hAnsi="Cambria Math"/>
            <w:color w:val="000000"/>
            <w:lang w:val="en-GB"/>
          </w:rPr>
          <m:t>k</m:t>
        </m:r>
      </m:oMath>
      <w:r w:rsidR="000C21D2">
        <w:rPr>
          <w:rFonts w:ascii="Helvetica" w:hAnsi="Helvetica"/>
          <w:color w:val="000000"/>
          <w:lang w:val="en-GB"/>
        </w:rPr>
        <w:t xml:space="preserve"> </w:t>
      </w:r>
      <w:r w:rsidR="00863E27">
        <w:rPr>
          <w:rFonts w:ascii="Helvetica" w:hAnsi="Helvetica"/>
          <w:color w:val="000000"/>
          <w:lang w:val="en-GB"/>
        </w:rPr>
        <w:t>genetic variant</w:t>
      </w:r>
      <w:r w:rsidR="000C21D2">
        <w:rPr>
          <w:rFonts w:ascii="Helvetica" w:hAnsi="Helvetica"/>
          <w:color w:val="000000"/>
          <w:lang w:val="en-GB"/>
        </w:rPr>
        <w:t>s,</w:t>
      </w:r>
      <w:r w:rsidR="00863E27">
        <w:rPr>
          <w:rFonts w:ascii="Helvetica" w:hAnsi="Helvetica"/>
          <w:color w:val="000000"/>
          <w:lang w:val="en-GB"/>
        </w:rPr>
        <w:t xml:space="preserve"> is </w:t>
      </w:r>
      <w:r w:rsidR="002D5164">
        <w:rPr>
          <w:rFonts w:ascii="Helvetica" w:hAnsi="Helvetica"/>
          <w:color w:val="000000"/>
          <w:lang w:val="en-GB"/>
        </w:rPr>
        <w:t>given by</w:t>
      </w:r>
    </w:p>
    <w:p w14:paraId="22A38177" w14:textId="10BB7DB3" w:rsidR="002C0AB6" w:rsidRDefault="002D16B3" w:rsidP="00343A88">
      <w:pPr>
        <w:spacing w:before="40" w:after="120"/>
        <w:jc w:val="center"/>
        <w:outlineLvl w:val="1"/>
        <w:rPr>
          <w:rFonts w:ascii="Helvetica" w:hAnsi="Helvetica"/>
          <w:color w:val="000000"/>
          <w:lang w:val="en-GB"/>
        </w:rPr>
      </w:pPr>
      <m:oMath>
        <m:acc>
          <m:accPr>
            <m:ctrlPr>
              <w:rPr>
                <w:rFonts w:ascii="Cambria Math" w:hAnsi="Cambria Math"/>
                <w:i/>
                <w:color w:val="000000"/>
                <w:lang w:val="en-GB"/>
              </w:rPr>
            </m:ctrlPr>
          </m:accPr>
          <m:e>
            <m:r>
              <w:rPr>
                <w:rFonts w:ascii="Cambria Math" w:hAnsi="Cambria Math"/>
                <w:color w:val="000000"/>
                <w:lang w:val="en-GB"/>
              </w:rPr>
              <m:t>α</m:t>
            </m:r>
          </m:e>
        </m:acc>
        <m:r>
          <w:rPr>
            <w:rFonts w:ascii="Cambria Math" w:hAnsi="Cambria Math"/>
            <w:color w:val="000000"/>
            <w:lang w:val="en-GB"/>
          </w:rPr>
          <m:t xml:space="preserve">= </m:t>
        </m:r>
        <m:f>
          <m:fPr>
            <m:ctrlPr>
              <w:rPr>
                <w:rFonts w:ascii="Cambria Math" w:hAnsi="Cambria Math"/>
                <w:i/>
                <w:color w:val="000000"/>
                <w:lang w:val="en-GB"/>
              </w:rPr>
            </m:ctrlPr>
          </m:fPr>
          <m:num>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e>
            </m:nary>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9D1FD9">
        <w:rPr>
          <w:rFonts w:ascii="Helvetica" w:hAnsi="Helvetica"/>
          <w:color w:val="000000"/>
          <w:lang w:val="en-GB"/>
        </w:rPr>
        <w:t>e</w:t>
      </w:r>
    </w:p>
    <w:p w14:paraId="03D1FC05" w14:textId="77777777" w:rsidR="009D1FD9" w:rsidRPr="00343A88" w:rsidRDefault="009D1FD9" w:rsidP="00343A88">
      <w:pPr>
        <w:spacing w:before="40" w:after="120"/>
        <w:jc w:val="center"/>
        <w:outlineLvl w:val="1"/>
        <w:rPr>
          <w:rFonts w:ascii="Helvetica" w:hAnsi="Helvetica"/>
          <w:color w:val="000000"/>
          <w:lang w:val="en-GB"/>
        </w:rPr>
      </w:pPr>
    </w:p>
    <w:p w14:paraId="2B6B12D1" w14:textId="02815422" w:rsidR="000E71D1" w:rsidRDefault="002C0AB6" w:rsidP="00076588">
      <w:pPr>
        <w:spacing w:before="40" w:after="120"/>
        <w:jc w:val="both"/>
        <w:outlineLvl w:val="1"/>
        <w:rPr>
          <w:rFonts w:ascii="Helvetica" w:hAnsi="Helvetica"/>
          <w:color w:val="000000"/>
          <w:lang w:val="en-GB"/>
        </w:rPr>
      </w:pPr>
      <w:r>
        <w:rPr>
          <w:rFonts w:ascii="Helvetica" w:hAnsi="Helvetica"/>
          <w:color w:val="000000"/>
          <w:lang w:val="en-GB"/>
        </w:rPr>
        <w:lastRenderedPageBreak/>
        <w:t>with</w:t>
      </w:r>
      <w:r w:rsidR="00863E27">
        <w:rPr>
          <w:rFonts w:ascii="Helvetica" w:hAnsi="Helvetica"/>
          <w:color w:val="000000"/>
          <w:lang w:val="en-GB"/>
        </w:rPr>
        <w:t xml:space="preserve"> </w:t>
      </w:r>
      <w:r w:rsidR="004D19C4">
        <w:rPr>
          <w:rFonts w:ascii="Helvetica" w:hAnsi="Helvetica"/>
          <w:color w:val="000000"/>
          <w:lang w:val="en-GB"/>
        </w:rPr>
        <w:t xml:space="preserve">the </w:t>
      </w:r>
      <w:r w:rsidR="00076588">
        <w:rPr>
          <w:rFonts w:ascii="Helvetica" w:hAnsi="Helvetica"/>
          <w:color w:val="000000"/>
          <w:lang w:val="en-GB"/>
        </w:rPr>
        <w:t>corresponding variance</w:t>
      </w:r>
      <w:r w:rsidR="00863E27">
        <w:rPr>
          <w:rFonts w:ascii="Helvetica" w:hAnsi="Helvetica"/>
          <w:color w:val="000000"/>
          <w:lang w:val="en-GB"/>
        </w:rPr>
        <w:t xml:space="preserve"> </w:t>
      </w:r>
      <m:oMath>
        <m:r>
          <w:rPr>
            <w:rFonts w:ascii="Cambria Math" w:hAnsi="Cambria Math"/>
            <w:color w:val="000000"/>
            <w:lang w:val="en-GB"/>
          </w:rPr>
          <m:t>Var</m:t>
        </m:r>
        <m:d>
          <m:dPr>
            <m:ctrlPr>
              <w:rPr>
                <w:rFonts w:ascii="Cambria Math" w:hAnsi="Cambria Math"/>
                <w:i/>
                <w:color w:val="000000"/>
                <w:lang w:val="en-GB"/>
              </w:rPr>
            </m:ctrlPr>
          </m:dPr>
          <m:e>
            <m:acc>
              <m:accPr>
                <m:ctrlPr>
                  <w:rPr>
                    <w:rFonts w:ascii="Cambria Math" w:hAnsi="Cambria Math"/>
                    <w:i/>
                    <w:color w:val="000000"/>
                    <w:lang w:val="en-GB"/>
                  </w:rPr>
                </m:ctrlPr>
              </m:accPr>
              <m:e>
                <m:r>
                  <w:rPr>
                    <w:rFonts w:ascii="Cambria Math" w:hAnsi="Cambria Math"/>
                    <w:color w:val="000000"/>
                    <w:lang w:val="en-GB"/>
                  </w:rPr>
                  <m:t>α</m:t>
                </m:r>
              </m:e>
            </m:acc>
          </m:e>
        </m:d>
        <m:r>
          <w:rPr>
            <w:rFonts w:ascii="Cambria Math" w:hAnsi="Cambria Math"/>
            <w:color w:val="000000"/>
            <w:lang w:val="en-GB"/>
          </w:rPr>
          <m:t xml:space="preserve">= </m:t>
        </m:r>
        <m:f>
          <m:fPr>
            <m:ctrlPr>
              <w:rPr>
                <w:rFonts w:ascii="Cambria Math" w:hAnsi="Cambria Math"/>
                <w:i/>
                <w:color w:val="000000"/>
                <w:lang w:val="en-GB"/>
              </w:rPr>
            </m:ctrlPr>
          </m:fPr>
          <m:num>
            <m:r>
              <w:rPr>
                <w:rFonts w:ascii="Cambria Math" w:hAnsi="Cambria Math"/>
                <w:color w:val="000000"/>
                <w:lang w:val="en-GB"/>
              </w:rPr>
              <m:t>1</m:t>
            </m:r>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076588">
        <w:rPr>
          <w:rFonts w:ascii="Helvetica" w:hAnsi="Helvetica"/>
          <w:color w:val="000000"/>
          <w:lang w:val="en-GB"/>
        </w:rPr>
        <w:t xml:space="preserve"> , w</w:t>
      </w:r>
      <w:r w:rsidR="004D19C4">
        <w:rPr>
          <w:rFonts w:ascii="Helvetica" w:hAnsi="Helvetica"/>
          <w:color w:val="000000"/>
          <w:lang w:val="en-GB"/>
        </w:rPr>
        <w:t>here</w:t>
      </w:r>
      <w:r w:rsidR="00076588">
        <w:rPr>
          <w:rFonts w:ascii="Helvetica" w:hAnsi="Helvetica"/>
          <w:color w:val="000000"/>
          <w:lang w:val="en-GB"/>
        </w:rPr>
        <w:t xml:space="preserve">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oMath>
      <w:r w:rsidR="00076588">
        <w:rPr>
          <w:rFonts w:ascii="Helvetica" w:hAnsi="Helvetica"/>
          <w:color w:val="000000"/>
          <w:lang w:val="en-GB"/>
        </w:rPr>
        <w:t xml:space="preserve"> </w:t>
      </w:r>
      <w:r w:rsidR="002C6428">
        <w:rPr>
          <w:rFonts w:ascii="Helvetica" w:hAnsi="Helvetica"/>
          <w:color w:val="000000"/>
          <w:lang w:val="en-GB"/>
        </w:rPr>
        <w:t xml:space="preserve">and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w:t>
      </w:r>
      <w:r w:rsidR="004D19C4">
        <w:rPr>
          <w:rFonts w:ascii="Helvetica" w:hAnsi="Helvetica"/>
          <w:color w:val="000000"/>
          <w:lang w:val="en-GB"/>
        </w:rPr>
        <w:t xml:space="preserve">represent the </w:t>
      </w:r>
      <w:r>
        <w:rPr>
          <w:rFonts w:ascii="Helvetica" w:hAnsi="Helvetica"/>
          <w:color w:val="000000"/>
          <w:lang w:val="en-GB"/>
        </w:rPr>
        <w:t xml:space="preserve">estimated </w:t>
      </w:r>
      <w:r w:rsidR="004D19C4">
        <w:rPr>
          <w:rFonts w:ascii="Helvetica" w:hAnsi="Helvetica"/>
          <w:color w:val="000000"/>
          <w:lang w:val="en-GB"/>
        </w:rPr>
        <w:t>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9B62B5">
        <w:rPr>
          <w:rFonts w:ascii="Helvetica" w:hAnsi="Helvetica"/>
          <w:color w:val="000000"/>
          <w:lang w:val="en-GB"/>
        </w:rPr>
        <w:t>.</w:t>
      </w: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36855FB7" w:rsidR="004E1A6F" w:rsidRPr="009E3239" w:rsidRDefault="004E1A6F" w:rsidP="002B237D">
      <w:pPr>
        <w:jc w:val="both"/>
        <w:rPr>
          <w:rFonts w:ascii="Helvetica" w:hAnsi="Helvetica"/>
          <w:color w:val="000000"/>
        </w:rPr>
      </w:pPr>
      <w:r w:rsidRPr="0081577A">
        <w:rPr>
          <w:rFonts w:ascii="Helvetica" w:hAnsi="Helvetica"/>
          <w:color w:val="000000"/>
          <w:lang w:val="en-GB"/>
        </w:rPr>
        <w:t xml:space="preserve">We </w:t>
      </w:r>
      <w:r w:rsidR="0034630B">
        <w:rPr>
          <w:rFonts w:ascii="Helvetica" w:hAnsi="Helvetica"/>
          <w:color w:val="000000"/>
          <w:lang w:val="en-GB"/>
        </w:rPr>
        <w:t>used</w:t>
      </w:r>
      <w:r w:rsidR="0034630B" w:rsidRPr="0081577A">
        <w:rPr>
          <w:rFonts w:ascii="Helvetica" w:hAnsi="Helvetica"/>
          <w:color w:val="000000"/>
          <w:lang w:val="en-GB"/>
        </w:rPr>
        <w:t xml:space="preserve"> </w:t>
      </w:r>
      <w:r w:rsidRPr="0081577A">
        <w:rPr>
          <w:rFonts w:ascii="Helvetica" w:hAnsi="Helvetica"/>
          <w:color w:val="000000"/>
          <w:lang w:val="en-GB"/>
        </w:rPr>
        <w:t>an agnostic, phenome-wide approach for selecting phenotypes.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 xml:space="preserve">ed by the Neale </w:t>
      </w:r>
      <w:proofErr w:type="gramStart"/>
      <w:r w:rsidRPr="0081577A">
        <w:rPr>
          <w:rFonts w:ascii="Helvetica" w:hAnsi="Helvetica"/>
          <w:color w:val="000000"/>
          <w:lang w:val="en-GB"/>
        </w:rPr>
        <w:t>group</w:t>
      </w:r>
      <w:proofErr w:type="gramEnd"/>
      <w:r w:rsidRPr="0081577A">
        <w:rPr>
          <w:rFonts w:ascii="Helvetica" w:hAnsi="Helvetica"/>
          <w:color w:val="000000"/>
          <w:lang w:val="en-GB"/>
        </w:rPr>
        <w:t xml:space="preserve"> and which had both male, female and joint summary statistics available</w:t>
      </w:r>
      <w:r w:rsidR="0034630B">
        <w:rPr>
          <w:rFonts w:ascii="Helvetica" w:hAnsi="Helvetica"/>
          <w:color w:val="000000"/>
          <w:lang w:val="en-GB"/>
        </w:rPr>
        <w:t xml:space="preserve"> (</w:t>
      </w:r>
      <w:r w:rsidR="0034630B" w:rsidRPr="0034630B">
        <w:rPr>
          <w:rFonts w:ascii="Helvetica" w:hAnsi="Helvetica"/>
          <w:color w:val="000000"/>
        </w:rPr>
        <w:t> </w:t>
      </w:r>
      <w:hyperlink r:id="rId11" w:history="1">
        <w:r w:rsidR="0034630B" w:rsidRPr="006A4063">
          <w:rPr>
            <w:rStyle w:val="Hyperlink"/>
            <w:rFonts w:ascii="Helvetica" w:hAnsi="Helvetica"/>
          </w:rPr>
          <w:t>http://www.nealelab.is/uk-biobank/</w:t>
        </w:r>
      </w:hyperlink>
      <w:r w:rsidR="0034630B">
        <w:rPr>
          <w:rFonts w:ascii="Helvetica" w:hAnsi="Helvetica"/>
          <w:color w:val="000000"/>
        </w:rPr>
        <w:t xml:space="preserve">). </w:t>
      </w:r>
      <w:r w:rsidR="0034630B">
        <w:rPr>
          <w:rFonts w:ascii="Helvetica" w:hAnsi="Helvetica"/>
          <w:color w:val="000000"/>
          <w:lang w:val="en-GB"/>
        </w:rPr>
        <w:t>T</w:t>
      </w:r>
      <w:r w:rsidRPr="0081577A">
        <w:rPr>
          <w:rFonts w:ascii="Helvetica" w:hAnsi="Helvetica"/>
          <w:color w:val="000000"/>
          <w:lang w:val="en-GB"/>
        </w:rPr>
        <w:t xml:space="preserve">his list </w:t>
      </w:r>
      <w:r w:rsidR="0034630B">
        <w:rPr>
          <w:rFonts w:ascii="Helvetica" w:hAnsi="Helvetica"/>
          <w:color w:val="000000"/>
          <w:lang w:val="en-GB"/>
        </w:rPr>
        <w:t>was intersected</w:t>
      </w:r>
      <w:r w:rsidRPr="0081577A">
        <w:rPr>
          <w:rFonts w:ascii="Helvetica" w:hAnsi="Helvetica"/>
          <w:color w:val="000000"/>
          <w:lang w:val="en-GB"/>
        </w:rPr>
        <w:t xml:space="preserve"> with our internal database (application number #16389), </w:t>
      </w:r>
      <w:r w:rsidR="0034630B">
        <w:rPr>
          <w:rFonts w:ascii="Helvetica" w:hAnsi="Helvetica"/>
          <w:color w:val="000000"/>
          <w:lang w:val="en-GB"/>
        </w:rPr>
        <w:t>leaving</w:t>
      </w:r>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25&lt;/sup&gt;","plainTextFormattedCitation":"25","previouslyFormattedCitation":"&lt;sup&gt;24&lt;/sup&gt;"},"properties":{"noteIndex":0},"schema":"https://github.com/citation-style-language/schema/raw/master/csl-citation.json"}</w:instrText>
      </w:r>
      <w:r w:rsidR="006322A3"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25</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categories with less than 10 participants were removed). We then filtered these phenotypes as follows. First, </w:t>
      </w:r>
      <w:proofErr w:type="gramStart"/>
      <w:r w:rsidR="00144A54" w:rsidRPr="0081577A">
        <w:rPr>
          <w:rFonts w:ascii="Helvetica" w:hAnsi="Helvetica"/>
          <w:color w:val="000000"/>
          <w:lang w:val="en-GB"/>
        </w:rPr>
        <w:t>in order to</w:t>
      </w:r>
      <w:proofErr w:type="gramEnd"/>
      <w:r w:rsidR="00144A54" w:rsidRPr="0081577A">
        <w:rPr>
          <w:rFonts w:ascii="Helvetica" w:hAnsi="Helvetica"/>
          <w:color w:val="000000"/>
          <w:lang w:val="en-GB"/>
        </w:rPr>
        <w:t xml:space="preserve">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 </w:t>
      </w:r>
      <w:r w:rsidR="003D0937" w:rsidRPr="0081577A">
        <w:rPr>
          <w:rFonts w:ascii="Helvetica" w:hAnsi="Helvetica"/>
          <w:color w:val="000000"/>
          <w:lang w:val="en-GB"/>
        </w:rPr>
        <w:t xml:space="preserve">To ensure that INQT was not significantly impacting the correlations of each trait, we also calculated the correlation </w:t>
      </w:r>
      <w:r w:rsidR="0034630B">
        <w:rPr>
          <w:rFonts w:ascii="Helvetica" w:hAnsi="Helvetica"/>
          <w:color w:val="000000"/>
          <w:lang w:val="en-GB"/>
        </w:rPr>
        <w:t>between partners for</w:t>
      </w:r>
      <w:r w:rsidR="0034630B" w:rsidRPr="0081577A">
        <w:rPr>
          <w:rFonts w:ascii="Helvetica" w:hAnsi="Helvetica"/>
          <w:color w:val="000000"/>
          <w:lang w:val="en-GB"/>
        </w:rPr>
        <w:t xml:space="preserve"> </w:t>
      </w:r>
      <w:r w:rsidR="003D0937" w:rsidRPr="0081577A">
        <w:rPr>
          <w:rFonts w:ascii="Helvetica" w:hAnsi="Helvetica"/>
          <w:color w:val="000000"/>
          <w:lang w:val="en-GB"/>
        </w:rPr>
        <w:t>each trait</w:t>
      </w:r>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r w:rsidR="003D0937" w:rsidRPr="0081577A">
        <w:rPr>
          <w:rFonts w:ascii="Helvetica" w:hAnsi="Helvetica"/>
          <w:color w:val="000000"/>
          <w:lang w:val="en-GB"/>
        </w:rPr>
        <w:t xml:space="preserve"> </w:t>
      </w:r>
      <w:r w:rsidR="004D412D">
        <w:rPr>
          <w:rFonts w:ascii="Helvetica" w:hAnsi="Helvetica"/>
          <w:color w:val="000000"/>
          <w:lang w:val="en-GB"/>
        </w:rPr>
        <w:t xml:space="preserve">correlation </w:t>
      </w:r>
      <w:r w:rsidR="003D0937" w:rsidRPr="0081577A">
        <w:rPr>
          <w:rFonts w:ascii="Helvetica" w:hAnsi="Helvetica"/>
          <w:color w:val="000000"/>
          <w:lang w:val="en-GB"/>
        </w:rPr>
        <w:t xml:space="preserve">and found consistent estimates (Supplementary Figure 2). </w:t>
      </w:r>
      <w:r w:rsidR="004D412D">
        <w:rPr>
          <w:rFonts w:ascii="Helvetica" w:hAnsi="Helvetica"/>
          <w:color w:val="000000"/>
          <w:lang w:val="en-GB"/>
        </w:rPr>
        <w:t>Second</w:t>
      </w:r>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t>
      </w:r>
      <w:proofErr w:type="gramStart"/>
      <w:r w:rsidRPr="0081577A">
        <w:rPr>
          <w:rFonts w:ascii="Helvetica" w:hAnsi="Helvetica"/>
          <w:color w:val="000000"/>
          <w:lang w:val="en-GB"/>
        </w:rPr>
        <w:t>were</w:t>
      </w:r>
      <w:proofErr w:type="gramEnd"/>
      <w:r w:rsidRPr="0081577A">
        <w:rPr>
          <w:rFonts w:ascii="Helvetica" w:hAnsi="Helvetica"/>
          <w:color w:val="000000"/>
          <w:lang w:val="en-GB"/>
        </w:rPr>
        <w:t xml:space="preserv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r w:rsidR="004D412D">
        <w:rPr>
          <w:rFonts w:ascii="Helvetica" w:hAnsi="Helvetica"/>
          <w:color w:val="000000"/>
          <w:lang w:val="en-GB"/>
        </w:rPr>
        <w:t>this procedure</w:t>
      </w:r>
      <w:r w:rsidRPr="0081577A">
        <w:rPr>
          <w:rFonts w:ascii="Helvetica" w:hAnsi="Helvetica"/>
          <w:color w:val="000000"/>
          <w:lang w:val="en-GB"/>
        </w:rPr>
        <w:t>, phenotypes were again filtered to 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26&lt;/sup&gt;","plainTextFormattedCitation":"26","previouslyFormattedCitation":"&lt;sup&gt;25&lt;/sup&gt;"},"properties":{"noteIndex":0},"schema":"https://github.com/citation-style-language/schema/raw/master/csl-citation.json"}</w:instrText>
      </w:r>
      <w:r w:rsidR="001778D6"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26</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r w:rsidR="004D412D">
        <w:rPr>
          <w:rFonts w:ascii="Helvetica" w:hAnsi="Helvetica"/>
          <w:color w:val="000000"/>
          <w:lang w:val="en-GB"/>
        </w:rPr>
        <w:t xml:space="preserve">, (ii) </w:t>
      </w:r>
      <w:r w:rsidR="004856F9" w:rsidRPr="0081577A">
        <w:rPr>
          <w:rFonts w:ascii="Helvetica" w:hAnsi="Helvetica"/>
          <w:color w:val="000000"/>
          <w:lang w:val="en-GB"/>
        </w:rPr>
        <w:t xml:space="preserve">we retained only one of the duplicated phenotypes for BMI and weight (retaining </w:t>
      </w:r>
      <w:r w:rsidR="00144A54">
        <w:rPr>
          <w:rFonts w:ascii="Helvetica" w:hAnsi="Helvetica"/>
          <w:color w:val="000000"/>
          <w:lang w:val="en-GB"/>
        </w:rPr>
        <w:t xml:space="preserve">UKBB </w:t>
      </w:r>
      <w:r w:rsidR="004856F9" w:rsidRPr="0081577A">
        <w:rPr>
          <w:rFonts w:ascii="Helvetica" w:hAnsi="Helvetica"/>
          <w:color w:val="000000"/>
          <w:lang w:val="en-GB"/>
        </w:rPr>
        <w:t>data fields 21001 and 21002, respectively),</w:t>
      </w:r>
      <w:r w:rsidRPr="0081577A">
        <w:rPr>
          <w:rFonts w:ascii="Helvetica" w:hAnsi="Helvetica"/>
          <w:color w:val="000000"/>
          <w:lang w:val="en-GB"/>
        </w:rPr>
        <w:t xml:space="preserve"> </w:t>
      </w:r>
      <w:r w:rsidR="004D412D">
        <w:rPr>
          <w:rFonts w:ascii="Helvetica" w:hAnsi="Helvetica"/>
          <w:color w:val="000000"/>
          <w:lang w:val="en-GB"/>
        </w:rPr>
        <w:t xml:space="preserve">and (iii) </w:t>
      </w:r>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r w:rsidR="00144A54">
        <w:rPr>
          <w:rFonts w:ascii="Helvetica" w:hAnsi="Helvetica"/>
          <w:color w:val="000000"/>
          <w:lang w:val="en-GB"/>
        </w:rPr>
        <w:t xml:space="preserve">UKBB </w:t>
      </w:r>
      <w:r w:rsidRPr="0081577A">
        <w:rPr>
          <w:rFonts w:ascii="Helvetica" w:hAnsi="Helvetica"/>
          <w:color w:val="000000"/>
          <w:lang w:val="en-GB"/>
        </w:rPr>
        <w:t xml:space="preserve">field </w:t>
      </w:r>
      <w:hyperlink r:id="rId12"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7861C73C" w14:textId="438A2223" w:rsidR="00494D15"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lastRenderedPageBreak/>
        <w:t>To investigate the causal effect of a trait in one individual on the same trait of their partner, we performed couple-specific MR analys</w:t>
      </w:r>
      <w:r w:rsidR="004D412D">
        <w:rPr>
          <w:rFonts w:ascii="Helvetica" w:hAnsi="Helvetica"/>
          <w:color w:val="000000"/>
          <w:lang w:val="en-GB"/>
        </w:rPr>
        <w:t>e</w:t>
      </w:r>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summary statistics, using the full UK Biobank sample. Instruments for each trait were selected as described above,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using the sex-specific Neale </w:t>
      </w:r>
      <w:r w:rsidR="00144A54">
        <w:rPr>
          <w:rFonts w:ascii="Helvetica" w:hAnsi="Helvetica"/>
          <w:color w:val="000000"/>
          <w:lang w:val="en-GB"/>
        </w:rPr>
        <w:t>summary statistics</w:t>
      </w:r>
      <w:r w:rsidR="00144A54" w:rsidRPr="0081577A">
        <w:rPr>
          <w:rFonts w:ascii="Helvetica" w:hAnsi="Helvetica"/>
          <w:color w:val="000000"/>
          <w:lang w:val="en-GB"/>
        </w:rPr>
        <w:t xml:space="preserve"> </w:t>
      </w:r>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r w:rsidR="004D412D">
        <w:rPr>
          <w:rFonts w:ascii="Helvetica" w:hAnsi="Helvetica"/>
          <w:color w:val="000000"/>
          <w:lang w:val="en-GB"/>
        </w:rPr>
        <w:t>principal components (</w:t>
      </w:r>
      <w:r w:rsidRPr="0081577A">
        <w:rPr>
          <w:rFonts w:ascii="Helvetica" w:hAnsi="Helvetica"/>
          <w:color w:val="000000"/>
          <w:lang w:val="en-GB"/>
        </w:rPr>
        <w:t>PCs</w:t>
      </w:r>
      <w:r w:rsidR="004D412D">
        <w:rPr>
          <w:rFonts w:ascii="Helvetica" w:hAnsi="Helvetica"/>
          <w:color w:val="000000"/>
          <w:lang w:val="en-GB"/>
        </w:rPr>
        <w:t>)</w:t>
      </w:r>
      <w:r w:rsidRPr="0081577A">
        <w:rPr>
          <w:rFonts w:ascii="Helvetica" w:hAnsi="Helvetica"/>
          <w:color w:val="000000"/>
          <w:lang w:val="en-GB"/>
        </w:rPr>
        <w:t xml:space="preserve"> of both the index and partner. </w:t>
      </w:r>
      <w:r w:rsidR="004D412D">
        <w:rPr>
          <w:rFonts w:ascii="Helvetica" w:hAnsi="Helvetica"/>
          <w:color w:val="000000"/>
          <w:lang w:val="en-GB"/>
        </w:rPr>
        <w:t>To mimic the Neal</w:t>
      </w:r>
      <w:r w:rsidR="006D7632">
        <w:rPr>
          <w:rFonts w:ascii="Helvetica" w:hAnsi="Helvetica"/>
          <w:color w:val="000000"/>
          <w:lang w:val="en-GB"/>
        </w:rPr>
        <w:t>e</w:t>
      </w:r>
      <w:r w:rsidR="004D412D">
        <w:rPr>
          <w:rFonts w:ascii="Helvetica" w:hAnsi="Helvetica"/>
          <w:color w:val="000000"/>
          <w:lang w:val="en-GB"/>
        </w:rPr>
        <w:t xml:space="preserve"> model</w:t>
      </w:r>
      <w:r w:rsidR="00822B74">
        <w:rPr>
          <w:rFonts w:ascii="Helvetica" w:hAnsi="Helvetica"/>
          <w:color w:val="000000"/>
          <w:lang w:val="en-GB"/>
        </w:rPr>
        <w:t>s,</w:t>
      </w:r>
      <w:r w:rsidR="004D412D">
        <w:rPr>
          <w:rFonts w:ascii="Helvetica" w:hAnsi="Helvetica"/>
          <w:color w:val="000000"/>
          <w:lang w:val="en-GB"/>
        </w:rPr>
        <w:t xml:space="preserve"> we </w:t>
      </w:r>
      <w:r w:rsidRPr="0081577A">
        <w:rPr>
          <w:rFonts w:ascii="Helvetica" w:hAnsi="Helvetica"/>
          <w:color w:val="000000"/>
          <w:lang w:val="en-GB"/>
        </w:rPr>
        <w:t>performed linear regression of SNP effects on phenotypes, regardless of data type (including binary)</w:t>
      </w:r>
      <w:r w:rsidR="004D412D">
        <w:rPr>
          <w:rFonts w:ascii="Helvetica" w:hAnsi="Helvetica"/>
          <w:color w:val="000000"/>
          <w:lang w:val="en-GB"/>
        </w:rPr>
        <w:t xml:space="preserve">. </w:t>
      </w:r>
      <w:r w:rsidRPr="0081577A">
        <w:rPr>
          <w:rFonts w:ascii="Helvetica" w:hAnsi="Helvetica"/>
          <w:color w:val="000000"/>
          <w:lang w:val="en-GB"/>
        </w:rPr>
        <w:t>Continuous phenotypes were scaled to have mean 0 and SD of 1 before regression, while ordinal and binary phenotypes were left as processed by PHESANT. </w:t>
      </w:r>
    </w:p>
    <w:p w14:paraId="5FD3A055" w14:textId="77777777" w:rsidR="00494D15" w:rsidRDefault="00494D15" w:rsidP="002B237D">
      <w:pPr>
        <w:spacing w:before="40" w:after="120"/>
        <w:jc w:val="both"/>
        <w:outlineLvl w:val="1"/>
        <w:rPr>
          <w:rFonts w:ascii="Helvetica" w:hAnsi="Helvetica"/>
          <w:color w:val="000000"/>
          <w:lang w:val="en-GB"/>
        </w:rPr>
      </w:pPr>
    </w:p>
    <w:p w14:paraId="4685BE3B" w14:textId="79A9E9E6"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 xml:space="preserve">To estimate the causal effect of a trait from an index case to a </w:t>
      </w:r>
      <w:r w:rsidR="000730DC" w:rsidRPr="0081577A">
        <w:rPr>
          <w:rFonts w:ascii="Helvetica" w:hAnsi="Helvetica"/>
          <w:color w:val="000000"/>
          <w:lang w:val="en-GB"/>
        </w:rPr>
        <w:t>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9D1FD9">
        <w:rPr>
          <w:rFonts w:ascii="Helvetica" w:hAnsi="Helvetica"/>
          <w:color w:val="000000"/>
          <w:lang w:val="en-GB"/>
        </w:rPr>
        <w:t>2</w:t>
      </w:r>
      <w:r w:rsidR="001729FB">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27&lt;/sup&gt;","plainTextFormattedCitation":"27","previouslyFormattedCitation":"&lt;sup&gt;26&lt;/sup&gt;"},"properties":{"noteIndex":0},"schema":"https://github.com/citation-style-language/schema/raw/master/csl-citation.json"}</w:instrText>
      </w:r>
      <w:r w:rsidR="00C05ACA"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27</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28&lt;/sup&gt;","plainTextFormattedCitation":"28","previouslyFormattedCitation":"&lt;sup&gt;27&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28</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4F1C130D"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y</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29&lt;/sup&gt;","plainTextFormattedCitation":"29","previouslyFormattedCitation":"&lt;sup&gt;28&lt;/sup&gt;"},"properties":{"noteIndex":0},"schema":"https://github.com/citation-style-language/schema/raw/master/csl-citation.json"}</w:instrText>
      </w:r>
      <w:r w:rsidR="00BD7DB8"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29</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outcome was stronger than the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exposure based on a one-tailed t-test at </w:t>
      </w:r>
      <w:r w:rsidR="00BD7DB8" w:rsidRPr="0081577A">
        <w:rPr>
          <w:rFonts w:ascii="Helvetica" w:hAnsi="Helvetica"/>
          <w:color w:val="000000"/>
          <w:lang w:val="en-GB"/>
        </w:rPr>
        <w:lastRenderedPageBreak/>
        <w:t xml:space="preserve">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4D967765" w14:textId="66BF84A7" w:rsidR="00D023FD" w:rsidRDefault="00536F98" w:rsidP="0070261C">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Figure </w:t>
      </w:r>
      <w:r w:rsidR="009D1FD9">
        <w:rPr>
          <w:rFonts w:ascii="Helvetica" w:hAnsi="Helvetica"/>
          <w:color w:val="000000"/>
          <w:lang w:val="en-GB"/>
        </w:rPr>
        <w:t>2</w:t>
      </w:r>
      <w:r w:rsidR="001729FB">
        <w:rPr>
          <w:rFonts w:ascii="Helvetica" w:hAnsi="Helvetica"/>
          <w:color w:val="000000"/>
          <w:lang w:val="en-GB"/>
        </w:rPr>
        <w:t>B</w:t>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r w:rsidR="00C01885">
        <w:rPr>
          <w:rFonts w:ascii="Helvetica" w:hAnsi="Helvetica"/>
          <w:color w:val="000000"/>
          <w:lang w:val="en-GB"/>
        </w:rPr>
        <w:t>s</w:t>
      </w:r>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62564979" w14:textId="590CDBB4" w:rsidR="001729FB" w:rsidRPr="0070261C" w:rsidRDefault="001729FB" w:rsidP="0070261C">
      <w:pPr>
        <w:jc w:val="both"/>
        <w:rPr>
          <w:rFonts w:ascii="Helvetica" w:hAnsi="Helvetica"/>
          <w:color w:val="000000"/>
          <w:lang w:val="en-GB"/>
        </w:rPr>
      </w:pPr>
    </w:p>
    <w:p w14:paraId="0409B4DA" w14:textId="1769CD1F" w:rsidR="00FE622A" w:rsidRPr="0081577A" w:rsidRDefault="00B278A0" w:rsidP="00FE622A">
      <w:pPr>
        <w:jc w:val="both"/>
        <w:rPr>
          <w:rFonts w:ascii="Helvetica" w:hAnsi="Helvetica" w:cs="Arial"/>
          <w:color w:val="000000"/>
          <w:sz w:val="22"/>
          <w:szCs w:val="22"/>
          <w:bdr w:val="none" w:sz="0" w:space="0" w:color="auto" w:frame="1"/>
          <w:lang w:val="en-GB"/>
        </w:rPr>
      </w:pPr>
      <w:commentRangeStart w:id="27"/>
      <w:r>
        <w:rPr>
          <w:rFonts w:ascii="Helvetica" w:hAnsi="Helvetica" w:cs="Arial"/>
          <w:noProof/>
          <w:color w:val="000000"/>
          <w:sz w:val="22"/>
          <w:szCs w:val="22"/>
          <w:bdr w:val="none" w:sz="0" w:space="0" w:color="auto" w:frame="1"/>
          <w:lang w:val="en-GB"/>
        </w:rPr>
        <w:lastRenderedPageBreak/>
        <w:drawing>
          <wp:inline distT="0" distB="0" distL="0" distR="0" wp14:anchorId="25E9BFB4" wp14:editId="717F9FEA">
            <wp:extent cx="5515610" cy="822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commentRangeEnd w:id="27"/>
      <w:r>
        <w:rPr>
          <w:rStyle w:val="CommentReference"/>
          <w:rFonts w:asciiTheme="minorHAnsi" w:eastAsiaTheme="minorHAnsi" w:hAnsiTheme="minorHAnsi" w:cstheme="minorBidi"/>
        </w:rPr>
        <w:commentReference w:id="27"/>
      </w:r>
    </w:p>
    <w:p w14:paraId="54F73980" w14:textId="5A7C0BAD" w:rsidR="00165848" w:rsidRPr="00CC42A4" w:rsidRDefault="00FE622A" w:rsidP="00165848">
      <w:r w:rsidRPr="00FE622A">
        <w:rPr>
          <w:rFonts w:ascii="Helvetica" w:hAnsi="Helvetica"/>
          <w:b/>
          <w:bCs/>
          <w:color w:val="000000"/>
          <w:lang w:val="en-GB"/>
        </w:rPr>
        <w:lastRenderedPageBreak/>
        <w:t xml:space="preserve">Figure </w:t>
      </w:r>
      <w:r w:rsidR="009D1FD9">
        <w:rPr>
          <w:rFonts w:ascii="Helvetica" w:hAnsi="Helvetica"/>
          <w:b/>
          <w:bCs/>
          <w:color w:val="000000"/>
          <w:lang w:val="en-GB"/>
        </w:rPr>
        <w:t>2</w:t>
      </w:r>
      <w:r w:rsidRPr="00FE622A">
        <w:rPr>
          <w:rFonts w:ascii="Helvetica" w:hAnsi="Helvetica"/>
          <w:b/>
          <w:bCs/>
          <w:color w:val="000000"/>
          <w:lang w:val="en-GB"/>
        </w:rPr>
        <w:t>:</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1729FB">
        <w:rPr>
          <w:rFonts w:ascii="Helvetica" w:hAnsi="Helvetica"/>
          <w:b/>
          <w:bCs/>
          <w:i/>
          <w:iCs/>
          <w:color w:val="000000"/>
          <w:lang w:val="en-GB"/>
        </w:rPr>
        <w:t>A</w:t>
      </w:r>
      <w:r w:rsidR="001729FB" w:rsidRPr="001729FB">
        <w:rPr>
          <w:rFonts w:ascii="Helvetica" w:hAnsi="Helvetica"/>
          <w:b/>
          <w:bCs/>
          <w:i/>
          <w:iCs/>
          <w:color w:val="000000"/>
          <w:lang w:val="en-GB"/>
        </w:rPr>
        <w:t>.</w:t>
      </w:r>
      <w:r w:rsidRPr="001729FB">
        <w:rPr>
          <w:rFonts w:ascii="Helvetica" w:hAnsi="Helvetica"/>
          <w:i/>
          <w:iCs/>
          <w:color w:val="000000"/>
          <w:lang w:val="en-GB"/>
        </w:rPr>
        <w:t xml:space="preserve"> </w:t>
      </w:r>
      <w:r w:rsidR="00FA2252">
        <w:rPr>
          <w:rFonts w:ascii="Helvetica" w:hAnsi="Helvetica"/>
          <w:i/>
          <w:iCs/>
          <w:color w:val="000000"/>
          <w:lang w:val="en-GB"/>
        </w:rPr>
        <w:t>I</w:t>
      </w:r>
      <w:r w:rsidRPr="001729FB">
        <w:rPr>
          <w:rFonts w:ascii="Helvetica" w:hAnsi="Helvetica"/>
          <w:i/>
          <w:iCs/>
          <w:color w:val="000000"/>
          <w:lang w:val="en-GB"/>
        </w:rPr>
        <w:t>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Pr="001729FB">
        <w:rPr>
          <w:rFonts w:ascii="Helvetica" w:hAnsi="Helvetica"/>
          <w:i/>
          <w:iCs/>
          <w:color w:val="000000"/>
          <w:lang w:val="en-GB"/>
        </w:rPr>
        <w:t xml:space="preserve">, where </w:t>
      </w:r>
      <m:oMath>
        <m:r>
          <w:rPr>
            <w:rFonts w:ascii="Cambria Math" w:hAnsi="Cambria Math"/>
            <w:color w:val="000000"/>
            <w:lang w:val="en-GB"/>
          </w:rPr>
          <m:t>G</m:t>
        </m:r>
      </m:oMath>
      <w:r w:rsidRPr="001729FB">
        <w:rPr>
          <w:rFonts w:ascii="Helvetica" w:hAnsi="Helvetica"/>
          <w:i/>
          <w:iCs/>
          <w:color w:val="000000"/>
          <w:lang w:val="en-GB"/>
        </w:rPr>
        <w:t xml:space="preserve"> represents genetic variant(s), </w:t>
      </w:r>
      <m:oMath>
        <m:r>
          <w:rPr>
            <w:rFonts w:ascii="Cambria Math" w:hAnsi="Cambria Math"/>
            <w:color w:val="000000"/>
            <w:lang w:val="en-GB"/>
          </w:rPr>
          <m:t>X</m:t>
        </m:r>
      </m:oMath>
      <w:r w:rsidRPr="001729FB">
        <w:rPr>
          <w:rFonts w:ascii="Helvetica" w:hAnsi="Helvetica"/>
          <w:i/>
          <w:iCs/>
          <w:color w:val="000000"/>
          <w:lang w:val="en-GB"/>
        </w:rPr>
        <w:t xml:space="preserve"> represents a single trait (in an index and a partner), and </w:t>
      </w:r>
      <m:oMath>
        <m:r>
          <w:rPr>
            <w:rFonts w:ascii="Cambria Math" w:hAnsi="Cambria Math"/>
            <w:color w:val="000000"/>
            <w:lang w:val="en-GB"/>
          </w:rPr>
          <m:t>U</m:t>
        </m:r>
      </m:oMath>
      <w:r w:rsidRPr="001729FB">
        <w:rPr>
          <w:rFonts w:ascii="Helvetica" w:hAnsi="Helvetica"/>
          <w:i/>
          <w:iCs/>
          <w:color w:val="000000"/>
          <w:lang w:val="en-GB"/>
        </w:rPr>
        <w:t xml:space="preserve"> represents confounding factors which are not associated with genetic variance owning to the random distribution of alleles at conception.</w:t>
      </w:r>
      <w:r w:rsidR="001729FB" w:rsidRPr="001729FB">
        <w:rPr>
          <w:rFonts w:ascii="Helvetica" w:hAnsi="Helvetica"/>
          <w:i/>
          <w:iCs/>
          <w:color w:val="000000"/>
          <w:lang w:val="en-GB"/>
        </w:rPr>
        <w:t xml:space="preserve"> </w:t>
      </w:r>
      <w:r w:rsidR="001729FB" w:rsidRPr="001729FB">
        <w:rPr>
          <w:rFonts w:ascii="Helvetica" w:hAnsi="Helvetica"/>
          <w:b/>
          <w:bCs/>
          <w:i/>
          <w:iCs/>
          <w:color w:val="000000"/>
          <w:lang w:val="en-GB"/>
        </w:rPr>
        <w:t>B.</w:t>
      </w:r>
      <w:r w:rsidR="001729FB" w:rsidRPr="001729FB">
        <w:rPr>
          <w:rFonts w:ascii="Helvetica" w:hAnsi="Helvetica"/>
          <w:i/>
          <w:iCs/>
          <w:color w:val="000000"/>
          <w:lang w:val="en-GB"/>
        </w:rPr>
        <w:t xml:space="preserve"> DAG illustrates the impact a confounder (trait </w:t>
      </w:r>
      <m:oMath>
        <m:r>
          <w:rPr>
            <w:rFonts w:ascii="Cambria Math" w:hAnsi="Cambria Math"/>
            <w:color w:val="000000"/>
            <w:lang w:val="en-GB"/>
          </w:rPr>
          <m:t>Y</m:t>
        </m:r>
      </m:oMath>
      <w:r w:rsidR="001729FB" w:rsidRPr="001729FB">
        <w:rPr>
          <w:rFonts w:ascii="Helvetica" w:hAnsi="Helvetica"/>
          <w:i/>
          <w:iCs/>
          <w:color w:val="000000"/>
          <w:lang w:val="en-GB"/>
        </w:rPr>
        <w:t xml:space="preserve">) could have on the phenotypic correlation between partners for a given trait </w:t>
      </w:r>
      <m:oMath>
        <m:r>
          <w:rPr>
            <w:rFonts w:ascii="Cambria Math" w:hAnsi="Cambria Math"/>
            <w:color w:val="000000"/>
            <w:lang w:val="en-GB"/>
          </w:rPr>
          <m:t>X</m:t>
        </m:r>
      </m:oMath>
      <w:r w:rsidR="001729FB" w:rsidRPr="001729FB">
        <w:rPr>
          <w:rFonts w:ascii="Helvetica" w:hAnsi="Helvetica"/>
          <w:i/>
          <w:iCs/>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729FB" w:rsidRPr="001729FB">
        <w:rPr>
          <w:rFonts w:ascii="Helvetica" w:hAnsi="Helvetica"/>
          <w:i/>
          <w:iCs/>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m:t>
                </m:r>
                <m:r>
                  <w:rPr>
                    <w:rFonts w:ascii="Cambria Math" w:hAnsi="Cambria Math"/>
                    <w:color w:val="000000"/>
                    <w:lang w:val="en-GB"/>
                  </w:rPr>
                  <m:t>→x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y</m:t>
            </m:r>
          </m:sub>
        </m:sSub>
      </m:oMath>
      <w:r w:rsidR="001729FB" w:rsidRPr="001729FB">
        <w:rPr>
          <w:rFonts w:ascii="Helvetica" w:hAnsi="Helvetica"/>
          <w:i/>
          <w:iCs/>
          <w:color w:val="000000"/>
          <w:lang w:val="en-GB"/>
        </w:rPr>
        <w:t>.</w:t>
      </w:r>
      <w:r w:rsidRPr="001729FB">
        <w:rPr>
          <w:rFonts w:ascii="Helvetica" w:hAnsi="Helvetica"/>
          <w:i/>
          <w:iCs/>
          <w:color w:val="000000"/>
          <w:lang w:val="en-GB"/>
        </w:rPr>
        <w:t xml:space="preserve"> </w:t>
      </w:r>
      <w:r w:rsidR="001729FB" w:rsidRPr="001729FB">
        <w:rPr>
          <w:rFonts w:ascii="Helvetica" w:hAnsi="Helvetica"/>
          <w:b/>
          <w:bCs/>
          <w:i/>
          <w:iCs/>
          <w:color w:val="000000"/>
          <w:lang w:val="en-GB"/>
        </w:rPr>
        <w:t xml:space="preserve">C. </w:t>
      </w:r>
      <w:r w:rsidR="00FA2252">
        <w:rPr>
          <w:rFonts w:ascii="Helvetica" w:hAnsi="Helvetica"/>
          <w:i/>
          <w:iCs/>
          <w:color w:val="000000"/>
          <w:lang w:val="en-GB"/>
        </w:rPr>
        <w:t>R</w:t>
      </w:r>
      <w:r w:rsidRPr="001729FB">
        <w:rPr>
          <w:rFonts w:ascii="Helvetica" w:hAnsi="Helvetica"/>
          <w:i/>
          <w:iCs/>
          <w:color w:val="000000"/>
          <w:lang w:val="en-GB"/>
        </w:rPr>
        <w:t xml:space="preserve">epresents the </w:t>
      </w:r>
      <w:r w:rsidR="006D7632" w:rsidRPr="001729FB">
        <w:rPr>
          <w:rFonts w:ascii="Helvetica" w:hAnsi="Helvetica"/>
          <w:i/>
          <w:iCs/>
          <w:color w:val="000000"/>
          <w:lang w:val="en-GB"/>
        </w:rPr>
        <w:t xml:space="preserve">expanded </w:t>
      </w:r>
      <w:r w:rsidRPr="001729FB">
        <w:rPr>
          <w:rFonts w:ascii="Helvetica" w:hAnsi="Helvetica"/>
          <w:i/>
          <w:iCs/>
          <w:color w:val="000000"/>
          <w:lang w:val="en-GB"/>
        </w:rPr>
        <w:t>causal network involving two traits and the various estimated causal paths from an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to a phenotype </w:t>
      </w:r>
      <m:oMath>
        <m:r>
          <w:rPr>
            <w:rFonts w:ascii="Cambria Math" w:hAnsi="Cambria Math"/>
            <w:color w:val="000000"/>
            <w:lang w:val="en-GB"/>
          </w:rPr>
          <m:t>Y</m:t>
        </m:r>
      </m:oMath>
      <w:r w:rsidRPr="001729FB">
        <w:rPr>
          <w:rFonts w:ascii="Helvetica" w:hAnsi="Helvetica"/>
          <w:i/>
          <w:iCs/>
          <w:color w:val="000000"/>
          <w:lang w:val="en-GB"/>
        </w:rPr>
        <w:t xml:space="preserve"> 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given by </w:t>
      </w:r>
      <m:oMath>
        <m:r>
          <w:rPr>
            <w:rFonts w:ascii="Cambria Math" w:hAnsi="Cambria Math"/>
            <w:color w:val="000000"/>
            <w:lang w:val="en-GB"/>
          </w:rPr>
          <m:t>ω</m:t>
        </m:r>
      </m:oMath>
      <w:r w:rsidRPr="001729FB">
        <w:rPr>
          <w:rFonts w:ascii="Helvetica" w:hAnsi="Helvetica"/>
          <w:i/>
          <w:iCs/>
          <w:color w:val="000000"/>
          <w:lang w:val="en-GB"/>
        </w:rPr>
        <w:t xml:space="preserve">, </w:t>
      </w:r>
      <m:oMath>
        <m:r>
          <w:rPr>
            <w:rFonts w:ascii="Cambria Math" w:hAnsi="Cambria Math"/>
            <w:color w:val="000000"/>
            <w:lang w:val="en-GB"/>
          </w:rPr>
          <m:t>γ</m:t>
        </m:r>
      </m:oMath>
      <w:r w:rsidRPr="001729FB">
        <w:rPr>
          <w:rFonts w:ascii="Helvetica" w:hAnsi="Helvetica"/>
          <w:i/>
          <w:iCs/>
          <w:color w:val="000000"/>
          <w:lang w:val="en-GB"/>
        </w:rPr>
        <w:t xml:space="preserve">, and </w:t>
      </w:r>
      <m:oMath>
        <m:r>
          <w:rPr>
            <w:rFonts w:ascii="Cambria Math" w:hAnsi="Cambria Math"/>
            <w:color w:val="000000"/>
            <w:lang w:val="en-GB"/>
          </w:rPr>
          <m:t>ρ</m:t>
        </m:r>
      </m:oMath>
      <w:r w:rsidRPr="001729FB">
        <w:rPr>
          <w:rFonts w:ascii="Helvetica" w:hAnsi="Helvetica"/>
          <w:i/>
          <w:iCs/>
          <w:color w:val="000000"/>
          <w:lang w:val="en-GB"/>
        </w:rPr>
        <w:t>. C</w:t>
      </w:r>
      <w:r w:rsidR="007D123A" w:rsidRPr="001729FB">
        <w:rPr>
          <w:rFonts w:ascii="Helvetica" w:hAnsi="Helvetica"/>
          <w:i/>
          <w:iCs/>
          <w:color w:val="000000"/>
          <w:lang w:val="en-GB"/>
        </w:rPr>
        <w:t>ross-trait c</w:t>
      </w:r>
      <w:r w:rsidRPr="001729FB">
        <w:rPr>
          <w:rFonts w:ascii="Helvetica" w:hAnsi="Helvetica"/>
          <w:i/>
          <w:iCs/>
          <w:color w:val="000000"/>
          <w:lang w:val="en-GB"/>
        </w:rPr>
        <w:t>ausal</w:t>
      </w:r>
      <w:r w:rsidRPr="001729FB">
        <w:rPr>
          <w:rFonts w:ascii="Helvetica" w:hAnsi="Helvetica"/>
          <w:i/>
          <w:iCs/>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shd w:val="clear" w:color="auto" w:fill="FFFFFF"/>
          <w:lang w:val="en-GB"/>
        </w:rPr>
        <w:t xml:space="preserve"> (</w:t>
      </w:r>
      <m:oMath>
        <m:r>
          <w:rPr>
            <w:rFonts w:ascii="Cambria Math" w:hAnsi="Cambria Math"/>
            <w:color w:val="000000"/>
            <w:shd w:val="clear" w:color="auto" w:fill="FFFFFF"/>
            <w:lang w:val="en-GB"/>
          </w:rPr>
          <m:t>ω</m:t>
        </m:r>
      </m:oMath>
      <w:r w:rsidRPr="001729FB">
        <w:rPr>
          <w:rFonts w:ascii="Helvetica" w:hAnsi="Helvetica"/>
          <w:i/>
          <w:iCs/>
          <w:color w:val="000000"/>
          <w:shd w:val="clear" w:color="auto" w:fill="FFFFFF"/>
          <w:lang w:val="en-GB"/>
        </w:rPr>
        <w:t>) can be summarized by three possible (non-independent) scenarios:</w:t>
      </w:r>
      <w:r w:rsidRPr="001729FB">
        <w:rPr>
          <w:rFonts w:ascii="Helvetica" w:hAnsi="Helvetica"/>
          <w:i/>
          <w:iCs/>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in the partner alone (</w:t>
      </w:r>
      <m:oMath>
        <m:r>
          <w:rPr>
            <w:rFonts w:ascii="Cambria Math" w:hAnsi="Cambria Math"/>
            <w:color w:val="000000"/>
            <w:shd w:val="clear" w:color="auto" w:fill="FFFFFF"/>
            <w:lang w:val="en-GB"/>
          </w:rPr>
          <m:t>γ</m:t>
        </m:r>
      </m:oMath>
      <w:r w:rsidRPr="001729FB">
        <w:rPr>
          <w:rFonts w:ascii="Helvetica" w:hAnsi="Helvetica"/>
          <w:i/>
          <w:iCs/>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lang w:val="en-GB"/>
        </w:rPr>
        <w:t xml:space="preserve"> </w:t>
      </w:r>
      <w:r w:rsidRPr="001729FB">
        <w:rPr>
          <w:rFonts w:ascii="Helvetica" w:hAnsi="Helvetica"/>
          <w:i/>
          <w:iCs/>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1729FB">
        <w:rPr>
          <w:rFonts w:ascii="Helvetica" w:hAnsi="Helvetica"/>
          <w:i/>
          <w:iCs/>
          <w:color w:val="000000"/>
          <w:lang w:val="en-GB"/>
        </w:rPr>
        <w:t>(</w:t>
      </w:r>
      <m:oMath>
        <m:r>
          <w:rPr>
            <w:rFonts w:ascii="Cambria Math" w:hAnsi="Cambria Math"/>
            <w:color w:val="000000"/>
            <w:lang w:val="en-GB"/>
          </w:rPr>
          <m:t>ρ</m:t>
        </m:r>
      </m:oMath>
      <w:r w:rsidRPr="001729FB">
        <w:rPr>
          <w:rFonts w:ascii="Helvetica" w:hAnsi="Helvetica"/>
          <w:i/>
          <w:iCs/>
          <w:color w:val="000000"/>
          <w:lang w:val="en-GB"/>
        </w:rPr>
        <w:t xml:space="preserve">); (3) there could be other mechanisms, either acting directly or through other unmeasured/considered variables. </w:t>
      </w:r>
      <w:r w:rsidRPr="001729FB">
        <w:rPr>
          <w:rFonts w:ascii="Helvetica" w:hAnsi="Helvetica"/>
          <w:i/>
          <w:iCs/>
          <w:color w:val="000000"/>
          <w:shd w:val="clear" w:color="auto" w:fill="FFFFFF"/>
          <w:lang w:val="en-GB"/>
        </w:rPr>
        <w:t xml:space="preserve">To quantify </w:t>
      </w:r>
      <m:oMath>
        <m:r>
          <w:rPr>
            <w:rFonts w:ascii="Cambria Math" w:hAnsi="Cambria Math"/>
            <w:color w:val="000000"/>
            <w:shd w:val="clear" w:color="auto" w:fill="FFFFFF"/>
            <w:lang w:val="en-GB"/>
          </w:rPr>
          <m:t>ρ</m:t>
        </m:r>
      </m:oMath>
      <w:r w:rsidRPr="001729FB">
        <w:rPr>
          <w:rFonts w:ascii="Helvetica" w:hAnsi="Helvetica"/>
          <w:i/>
          <w:iCs/>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1729FB">
        <w:rPr>
          <w:rFonts w:ascii="Helvetica" w:hAnsi="Helvetica"/>
          <w:i/>
          <w:iCs/>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1729FB">
        <w:rPr>
          <w:rFonts w:ascii="Helvetica" w:hAnsi="Helvetica"/>
          <w:i/>
          <w:iCs/>
          <w:color w:val="000000"/>
          <w:shd w:val="clear" w:color="auto" w:fill="FFFFFF"/>
          <w:lang w:val="en-GB"/>
        </w:rPr>
        <w:t xml:space="preserve"> from index to partner. </w:t>
      </w:r>
      <w:r w:rsidRPr="001729FB">
        <w:rPr>
          <w:rFonts w:ascii="Helvetica" w:hAnsi="Helvetica"/>
          <w:i/>
          <w:iCs/>
          <w:color w:val="000000"/>
          <w:lang w:val="en-GB"/>
        </w:rPr>
        <w:t xml:space="preserve">These three scenarios could also act in some combination. Therefore, the </w:t>
      </w:r>
      <m:oMath>
        <m:r>
          <w:rPr>
            <w:rFonts w:ascii="Cambria Math" w:hAnsi="Cambria Math"/>
            <w:color w:val="000000"/>
            <w:lang w:val="en-GB"/>
          </w:rPr>
          <m:t>ω</m:t>
        </m:r>
      </m:oMath>
      <w:r w:rsidRPr="001729FB">
        <w:rPr>
          <w:rFonts w:ascii="Helvetica" w:hAnsi="Helvetica"/>
          <w:i/>
          <w:iCs/>
          <w:color w:val="000000"/>
          <w:lang w:val="en-GB"/>
        </w:rPr>
        <w:t xml:space="preserve"> estimate would capture the paths of </w:t>
      </w:r>
      <m:oMath>
        <m:r>
          <w:rPr>
            <w:rFonts w:ascii="Cambria Math" w:hAnsi="Cambria Math"/>
            <w:color w:val="000000"/>
            <w:lang w:val="en-GB"/>
          </w:rPr>
          <m:t>γ</m:t>
        </m:r>
      </m:oMath>
      <w:r w:rsidRPr="001729FB">
        <w:rPr>
          <w:rFonts w:ascii="Helvetica" w:hAnsi="Helvetica"/>
          <w:i/>
          <w:iCs/>
          <w:color w:val="000000"/>
          <w:lang w:val="en-GB"/>
        </w:rPr>
        <w:t xml:space="preserve">, </w:t>
      </w:r>
      <m:oMath>
        <m:r>
          <w:rPr>
            <w:rFonts w:ascii="Cambria Math" w:hAnsi="Cambria Math"/>
            <w:color w:val="000000"/>
            <w:lang w:val="en-GB"/>
          </w:rPr>
          <m:t>ρ</m:t>
        </m:r>
      </m:oMath>
      <w:r w:rsidRPr="001729FB">
        <w:rPr>
          <w:rFonts w:ascii="Helvetica" w:hAnsi="Helvetica"/>
          <w:i/>
          <w:iCs/>
          <w:color w:val="000000"/>
          <w:lang w:val="en-GB"/>
        </w:rPr>
        <w:t xml:space="preserve"> and other mechanisms combined.</w:t>
      </w:r>
      <w:r w:rsidR="00165848" w:rsidRPr="001729FB">
        <w:rPr>
          <w:rFonts w:ascii="Helvetica" w:hAnsi="Helvetica"/>
          <w:i/>
          <w:iCs/>
          <w:color w:val="000000"/>
          <w:lang w:val="en-GB"/>
        </w:rPr>
        <w:t xml:space="preserve"> In both </w:t>
      </w:r>
      <w:r w:rsidR="00165848" w:rsidRPr="001729FB">
        <w:rPr>
          <w:rFonts w:ascii="Helvetica" w:hAnsi="Helvetica"/>
          <w:b/>
          <w:bCs/>
          <w:i/>
          <w:iCs/>
          <w:color w:val="000000"/>
          <w:lang w:val="en-GB"/>
        </w:rPr>
        <w:t>A</w:t>
      </w:r>
      <w:r w:rsidR="00165848" w:rsidRPr="001729FB">
        <w:rPr>
          <w:rFonts w:ascii="Helvetica" w:hAnsi="Helvetica"/>
          <w:i/>
          <w:iCs/>
          <w:color w:val="000000"/>
          <w:lang w:val="en-GB"/>
        </w:rPr>
        <w:t xml:space="preserve"> and </w:t>
      </w:r>
      <w:r w:rsidR="001729FB" w:rsidRPr="001729FB">
        <w:rPr>
          <w:rFonts w:ascii="Helvetica" w:hAnsi="Helvetica"/>
          <w:b/>
          <w:bCs/>
          <w:i/>
          <w:iCs/>
          <w:color w:val="000000"/>
          <w:lang w:val="en-GB"/>
        </w:rPr>
        <w:t>C</w:t>
      </w:r>
      <w:r w:rsidR="00165848" w:rsidRPr="001729FB">
        <w:rPr>
          <w:rFonts w:ascii="Helvetica" w:hAnsi="Helvetica"/>
          <w:i/>
          <w:iCs/>
          <w:color w:val="000000"/>
          <w:lang w:val="en-GB"/>
        </w:rPr>
        <w:t>, cross partner causal effects are given by blue arrows, and same-person causal effects are given by green arrows.</w:t>
      </w:r>
      <w:r w:rsidR="00165848">
        <w:rPr>
          <w:rFonts w:ascii="Helvetica" w:hAnsi="Helvetica"/>
          <w:color w:val="000000"/>
          <w:lang w:val="en-GB"/>
        </w:rPr>
        <w:t xml:space="preserve">  </w:t>
      </w:r>
      <w:r w:rsidR="00165848" w:rsidRPr="00CC42A4">
        <w:t xml:space="preserve"> </w:t>
      </w:r>
    </w:p>
    <w:p w14:paraId="5A7AC5C5" w14:textId="77777777" w:rsidR="001729FB" w:rsidRDefault="001729FB" w:rsidP="00536F98">
      <w:pPr>
        <w:jc w:val="both"/>
        <w:rPr>
          <w:rFonts w:ascii="Helvetica" w:hAnsi="Helvetica"/>
          <w:color w:val="000000"/>
          <w:lang w:val="en-GB"/>
        </w:rPr>
      </w:pPr>
    </w:p>
    <w:p w14:paraId="3AFC487E" w14:textId="107E5B21"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6A56DA47"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Y</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r w:rsidR="00822B74">
        <w:rPr>
          <w:rFonts w:ascii="Helvetica" w:hAnsi="Helvetica"/>
          <w:color w:val="000000"/>
          <w:lang w:val="en-GB"/>
        </w:rPr>
        <w:t xml:space="preserve">partner </w:t>
      </w:r>
      <w:r w:rsidR="009C23E2">
        <w:rPr>
          <w:rFonts w:ascii="Helvetica" w:hAnsi="Helvetica"/>
          <w:color w:val="000000"/>
          <w:lang w:val="en-GB"/>
        </w:rPr>
        <w:t xml:space="preserve">correlations of the remaining 117 traits </w:t>
      </w:r>
      <w:r w:rsidR="00822B74">
        <w:rPr>
          <w:rFonts w:ascii="Helvetica" w:hAnsi="Helvetica"/>
          <w:color w:val="000000"/>
          <w:lang w:val="en-GB"/>
        </w:rPr>
        <w:t xml:space="preserve">selected by our </w:t>
      </w:r>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r w:rsidR="00751BE7">
        <w:rPr>
          <w:rFonts w:ascii="Helvetica" w:hAnsi="Helvetica"/>
          <w:color w:val="000000"/>
          <w:shd w:val="clear" w:color="auto" w:fill="FFFFFF"/>
          <w:lang w:val="en-GB"/>
        </w:rPr>
        <w:t xml:space="preserve"> </w:t>
      </w:r>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t xml:space="preserve">and North and East </w:t>
      </w:r>
      <w:proofErr w:type="gramStart"/>
      <w:r w:rsidR="00D06EEB">
        <w:rPr>
          <w:rFonts w:ascii="Helvetica" w:hAnsi="Helvetica"/>
          <w:color w:val="000000"/>
          <w:lang w:val="en-GB"/>
        </w:rPr>
        <w:t>birth place</w:t>
      </w:r>
      <w:proofErr w:type="gramEnd"/>
      <w:r w:rsidR="00D06EEB">
        <w:rPr>
          <w:rFonts w:ascii="Helvetica" w:hAnsi="Helvetica"/>
          <w:color w:val="000000"/>
          <w:lang w:val="en-GB"/>
        </w:rPr>
        <w:t xml:space="preserv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r w:rsidR="006D7632">
        <w:rPr>
          <w:rFonts w:ascii="Helvetica" w:hAnsi="Helvetica"/>
          <w:color w:val="000000"/>
          <w:shd w:val="clear" w:color="auto" w:fill="FFFFFF"/>
          <w:lang w:val="en-GB"/>
        </w:rPr>
        <w:t xml:space="preserve">UKBB </w:t>
      </w:r>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Y</m:t>
        </m:r>
        <m:r>
          <w:rPr>
            <w:rFonts w:ascii="Cambria Math" w:hAnsi="Cambria Math"/>
            <w:color w:val="000000"/>
            <w:lang w:val="en-GB"/>
          </w:rPr>
          <m:t>,X)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w:t>
      </w:r>
      <w:r w:rsidR="009D1FD9">
        <w:rPr>
          <w:rFonts w:ascii="Helvetica" w:hAnsi="Helvetica"/>
          <w:color w:val="000000"/>
          <w:lang w:val="en-GB"/>
        </w:rPr>
        <w:t>2B</w:t>
      </w:r>
      <w:r w:rsidR="0081577A" w:rsidRPr="0081577A">
        <w:rPr>
          <w:rFonts w:ascii="Helvetica" w:hAnsi="Helvetica"/>
          <w:color w:val="000000"/>
          <w:lang w:val="en-GB"/>
        </w:rPr>
        <w:t>).</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proofErr w:type="gramStart"/>
      <w:r w:rsidR="001D0B45">
        <w:rPr>
          <w:rFonts w:ascii="Helvetica" w:hAnsi="Helvetica"/>
          <w:color w:val="000000"/>
          <w:lang w:val="en-GB"/>
        </w:rPr>
        <w:t>i.e</w:t>
      </w:r>
      <w:r w:rsidR="00FA2252">
        <w:rPr>
          <w:rFonts w:ascii="Helvetica" w:hAnsi="Helvetica"/>
          <w:color w:val="000000"/>
          <w:lang w:val="en-GB"/>
        </w:rPr>
        <w:t>.</w:t>
      </w:r>
      <w:proofErr w:type="gramEnd"/>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w:t>
      </w:r>
      <w:proofErr w:type="gramStart"/>
      <w:r w:rsidRPr="0081577A">
        <w:rPr>
          <w:rFonts w:ascii="Helvetica" w:hAnsi="Helvetica"/>
          <w:color w:val="000000"/>
          <w:lang w:val="en-GB"/>
        </w:rPr>
        <w:t>orthogonal by definition</w:t>
      </w:r>
      <w:proofErr w:type="gramEnd"/>
      <w:r w:rsidRPr="0081577A">
        <w:rPr>
          <w:rFonts w:ascii="Helvetica" w:hAnsi="Helvetica"/>
          <w:color w:val="000000"/>
          <w:lang w:val="en-GB"/>
        </w:rPr>
        <w:t>.</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583A5F7B"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w:t>
      </w:r>
      <w:r w:rsidRPr="0081577A">
        <w:rPr>
          <w:rFonts w:ascii="Helvetica" w:hAnsi="Helvetica"/>
          <w:color w:val="000000"/>
          <w:lang w:val="en-GB"/>
        </w:rPr>
        <w:lastRenderedPageBreak/>
        <w:t xml:space="preserve">relationship and age. The length of relationship was proxied by the minimum value </w:t>
      </w:r>
      <w:r w:rsidR="00C01885">
        <w:rPr>
          <w:rFonts w:ascii="Helvetica" w:hAnsi="Helvetica"/>
          <w:color w:val="000000"/>
          <w:lang w:val="en-GB"/>
        </w:rPr>
        <w:t>of</w:t>
      </w:r>
      <w:r w:rsidR="00C01885" w:rsidRPr="0081577A">
        <w:rPr>
          <w:rFonts w:ascii="Helvetica" w:hAnsi="Helvetica"/>
          <w:color w:val="000000"/>
          <w:lang w:val="en-GB"/>
        </w:rPr>
        <w:t xml:space="preserve"> </w:t>
      </w:r>
      <w:r w:rsidRPr="0081577A">
        <w:rPr>
          <w:rFonts w:ascii="Helvetica" w:hAnsi="Helvetica"/>
          <w:color w:val="000000"/>
          <w:lang w:val="en-GB"/>
        </w:rPr>
        <w:t>the “length of time at current address” (data field 699)</w:t>
      </w:r>
      <w:r w:rsidR="00C01885">
        <w:rPr>
          <w:rFonts w:ascii="Helvetica" w:hAnsi="Helvetica"/>
          <w:color w:val="000000"/>
          <w:lang w:val="en-GB"/>
        </w:rPr>
        <w:t xml:space="preserve"> for the two partners</w:t>
      </w:r>
      <w:r w:rsidRPr="0081577A">
        <w:rPr>
          <w:rFonts w:ascii="Helvetica" w:hAnsi="Helvetica"/>
          <w:color w:val="000000"/>
          <w:lang w:val="en-GB"/>
        </w:rPr>
        <w:t>. To estimate the effect of age, we took the median age of couples. For each of the two derived variables,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proofErr w:type="gramStart"/>
      <w:r w:rsidR="00822B74">
        <w:rPr>
          <w:rFonts w:ascii="Helvetica" w:hAnsi="Helvetica"/>
          <w:color w:val="000000"/>
          <w:lang w:val="en-GB"/>
        </w:rPr>
        <w:t>i.e.</w:t>
      </w:r>
      <w:proofErr w:type="gramEnd"/>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r w:rsidR="00383266">
        <w:rPr>
          <w:rFonts w:ascii="Helvetica" w:hAnsi="Helvetica"/>
          <w:color w:val="000000"/>
          <w:shd w:val="clear" w:color="auto" w:fill="FFFFFF"/>
          <w:lang w:val="en-GB"/>
        </w:rPr>
        <w:t xml:space="preserve">but </w:t>
      </w:r>
      <w:r w:rsidRPr="0081577A">
        <w:rPr>
          <w:rFonts w:ascii="Helvetica" w:hAnsi="Helvetica"/>
          <w:color w:val="000000"/>
          <w:shd w:val="clear" w:color="auto" w:fill="FFFFFF"/>
          <w:lang w:val="en-GB"/>
        </w:rPr>
        <w:t>restricted to traits which showed significant causal effects in the joint (both sexes combined), non-binned MR</w:t>
      </w:r>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63E48E0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r w:rsidR="000B24C3">
        <w:rPr>
          <w:rFonts w:ascii="Helvetica" w:hAnsi="Helvetica" w:cs="Arial"/>
          <w:color w:val="2F5496"/>
          <w:sz w:val="26"/>
          <w:szCs w:val="26"/>
          <w:lang w:val="en-GB"/>
        </w:rPr>
        <w:t>cross</w:t>
      </w:r>
      <w:r w:rsidRPr="0081577A">
        <w:rPr>
          <w:rFonts w:ascii="Helvetica" w:hAnsi="Helvetica" w:cs="Arial"/>
          <w:color w:val="2F5496"/>
          <w:sz w:val="26"/>
          <w:szCs w:val="26"/>
          <w:lang w:val="en-GB"/>
        </w:rPr>
        <w:t>-trait causal effects in couples </w:t>
      </w:r>
    </w:p>
    <w:p w14:paraId="0F19081D" w14:textId="3543B1DE"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r w:rsidR="006D7632">
        <w:rPr>
          <w:rFonts w:ascii="Helvetica" w:hAnsi="Helvetica"/>
          <w:color w:val="000000"/>
          <w:lang w:val="en-GB"/>
        </w:rPr>
        <w:t>as in the AM analysis</w:t>
      </w:r>
      <w:r w:rsidRPr="0081577A">
        <w:rPr>
          <w:rFonts w:ascii="Helvetica" w:hAnsi="Helvetica"/>
          <w:color w:val="000000"/>
          <w:lang w:val="en-GB"/>
        </w:rPr>
        <w:t xml:space="preserve"> involving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and outcome to determine the causal effects </w:t>
      </w:r>
      <w:r w:rsidR="00383266">
        <w:rPr>
          <w:rFonts w:ascii="Helvetica" w:hAnsi="Helvetica"/>
          <w:color w:val="000000"/>
          <w:lang w:val="en-GB"/>
        </w:rPr>
        <w:t>of trait X (in the index individual) on trait Y (in the partner)</w:t>
      </w:r>
      <w:r w:rsidRPr="0081577A">
        <w:rPr>
          <w:rFonts w:ascii="Helvetica" w:hAnsi="Helvetica"/>
          <w:color w:val="000000"/>
          <w:lang w:val="en-GB"/>
        </w:rPr>
        <w:t xml:space="preserve">. </w:t>
      </w:r>
      <w:r w:rsidR="00383266">
        <w:rPr>
          <w:rFonts w:ascii="Helvetica" w:hAnsi="Helvetica"/>
          <w:color w:val="000000"/>
          <w:lang w:val="en-GB"/>
        </w:rPr>
        <w:t>Here, w</w:t>
      </w:r>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w:t>
      </w:r>
      <w:proofErr w:type="gramStart"/>
      <w:r w:rsidRPr="0081577A">
        <w:rPr>
          <w:rFonts w:ascii="Helvetica" w:hAnsi="Helvetica"/>
          <w:color w:val="000000"/>
          <w:lang w:val="en-GB"/>
        </w:rPr>
        <w:t>in order to</w:t>
      </w:r>
      <w:proofErr w:type="gramEnd"/>
      <w:r w:rsidRPr="0081577A">
        <w:rPr>
          <w:rFonts w:ascii="Helvetica" w:hAnsi="Helvetica"/>
          <w:color w:val="000000"/>
          <w:lang w:val="en-GB"/>
        </w:rPr>
        <w:t xml:space="preserve"> avoid too closely related traits. </w:t>
      </w:r>
      <w:r w:rsidR="007B6149" w:rsidRPr="0081577A">
        <w:rPr>
          <w:rFonts w:ascii="Helvetica" w:hAnsi="Helvetica"/>
          <w:color w:val="000000"/>
          <w:shd w:val="clear" w:color="auto" w:fill="FFFFFF"/>
          <w:lang w:val="en-GB"/>
        </w:rPr>
        <w:t>The same set of SNPs were used as in the same-person MR (</w:t>
      </w:r>
      <w:proofErr w:type="gramStart"/>
      <w:r w:rsidR="007B6149" w:rsidRPr="0081577A">
        <w:rPr>
          <w:rFonts w:ascii="Helvetica" w:hAnsi="Helvetica"/>
          <w:color w:val="000000"/>
          <w:shd w:val="clear" w:color="auto" w:fill="FFFFFF"/>
          <w:lang w:val="en-GB"/>
        </w:rPr>
        <w:t>i.e.</w:t>
      </w:r>
      <w:proofErr w:type="gramEnd"/>
      <w:r w:rsidR="007B6149" w:rsidRPr="0081577A">
        <w:rPr>
          <w:rFonts w:ascii="Helvetica" w:hAnsi="Helvetica"/>
          <w:color w:val="000000"/>
          <w:shd w:val="clear" w:color="auto" w:fill="FFFFFF"/>
          <w:lang w:val="en-GB"/>
        </w:rPr>
        <w:t xml:space="preserv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r w:rsidR="00383266">
        <w:rPr>
          <w:rFonts w:ascii="Helvetica" w:hAnsi="Helvetica"/>
          <w:color w:val="000000"/>
          <w:lang w:val="en-GB"/>
        </w:rPr>
        <w:t xml:space="preserve"> squared</w:t>
      </w:r>
      <w:r w:rsidR="005C5CE1" w:rsidRPr="0081577A">
        <w:rPr>
          <w:rFonts w:ascii="Helvetica" w:hAnsi="Helvetica"/>
          <w:color w:val="000000"/>
          <w:lang w:val="en-GB"/>
        </w:rPr>
        <w:t xml:space="preserve"> effective number of tests (</w:t>
      </w:r>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w:t>
      </w:r>
      <w:proofErr w:type="gramStart"/>
      <w:r w:rsidR="005C5CE1" w:rsidRPr="0081577A">
        <w:rPr>
          <w:rFonts w:ascii="Helvetica" w:hAnsi="Helvetica"/>
          <w:color w:val="000000"/>
          <w:lang w:val="en-GB"/>
        </w:rPr>
        <w:t>/[</w:t>
      </w:r>
      <w:proofErr w:type="gramEnd"/>
      <w:r w:rsidR="005C5CE1" w:rsidRPr="0081577A">
        <w:rPr>
          <w:rFonts w:ascii="Helvetica" w:hAnsi="Helvetica"/>
          <w:color w:val="000000"/>
          <w:lang w:val="en-GB"/>
        </w:rPr>
        <w:t>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53FD51B0" w:rsidR="003732FF" w:rsidRPr="0081577A" w:rsidRDefault="004E1A6F" w:rsidP="002B237D">
      <w:pPr>
        <w:jc w:val="both"/>
        <w:rPr>
          <w:rFonts w:ascii="Helvetica" w:hAnsi="Helvetica"/>
          <w:color w:val="000000"/>
          <w:bdr w:val="none" w:sz="0" w:space="0" w:color="auto" w:frame="1"/>
          <w:lang w:val="en-GB"/>
        </w:rPr>
      </w:pPr>
      <w:r w:rsidRPr="0081577A">
        <w:rPr>
          <w:rFonts w:ascii="Helvetica" w:hAnsi="Helvetica"/>
          <w:color w:val="000000"/>
          <w:lang w:val="en-GB"/>
        </w:rPr>
        <w:t>There are several independent paths through which a trait in an index case could exert a causal effect on a</w:t>
      </w:r>
      <w:r w:rsidR="000B24C3">
        <w:rPr>
          <w:rFonts w:ascii="Helvetica" w:hAnsi="Helvetica"/>
          <w:color w:val="000000"/>
          <w:lang w:val="en-GB"/>
        </w:rPr>
        <w:t>nother</w:t>
      </w:r>
      <w:r w:rsidRPr="0081577A">
        <w:rPr>
          <w:rFonts w:ascii="Helvetica" w:hAnsi="Helvetica"/>
          <w:color w:val="000000"/>
          <w:lang w:val="en-GB"/>
        </w:rPr>
        <w:t xml:space="preserve"> trait in the partner</w:t>
      </w:r>
      <w:r w:rsidR="005F5FD1">
        <w:rPr>
          <w:rFonts w:ascii="Helvetica" w:hAnsi="Helvetica"/>
          <w:color w:val="000000"/>
          <w:lang w:val="en-GB"/>
        </w:rPr>
        <w:t xml:space="preserve">. </w:t>
      </w:r>
      <w:commentRangeStart w:id="28"/>
      <w:r w:rsidR="005F5FD1">
        <w:rPr>
          <w:rFonts w:ascii="Helvetica" w:hAnsi="Helvetica"/>
          <w:color w:val="000000"/>
          <w:lang w:val="en-GB"/>
        </w:rPr>
        <w:t>W</w:t>
      </w:r>
      <w:r w:rsidRPr="0081577A">
        <w:rPr>
          <w:rFonts w:ascii="Helvetica" w:hAnsi="Helvetica"/>
          <w:color w:val="000000"/>
          <w:lang w:val="en-GB"/>
        </w:rPr>
        <w:t>e wanted to explore if one path w</w:t>
      </w:r>
      <w:r w:rsidR="00C210C6">
        <w:rPr>
          <w:rFonts w:ascii="Helvetica" w:hAnsi="Helvetica"/>
          <w:color w:val="000000"/>
          <w:lang w:val="en-GB"/>
        </w:rPr>
        <w:t>ere</w:t>
      </w:r>
      <w:del w:id="29" w:author="Zoltan Kutalik" w:date="2022-04-12T11:40:00Z">
        <w:r w:rsidRPr="0081577A" w:rsidDel="00C210C6">
          <w:rPr>
            <w:rFonts w:ascii="Helvetica" w:hAnsi="Helvetica"/>
            <w:color w:val="000000"/>
            <w:lang w:val="en-GB"/>
          </w:rPr>
          <w:delText>as</w:delText>
        </w:r>
      </w:del>
      <w:r w:rsidRPr="0081577A">
        <w:rPr>
          <w:rFonts w:ascii="Helvetica" w:hAnsi="Helvetica"/>
          <w:color w:val="000000"/>
          <w:lang w:val="en-GB"/>
        </w:rPr>
        <w:t xml:space="preserve"> more dominant, in general, and if there w</w:t>
      </w:r>
      <w:ins w:id="30" w:author="Zoltan Kutalik" w:date="2022-04-12T11:40:00Z">
        <w:r w:rsidR="00C210C6">
          <w:rPr>
            <w:rFonts w:ascii="Helvetica" w:hAnsi="Helvetica"/>
            <w:color w:val="000000"/>
            <w:lang w:val="en-GB"/>
          </w:rPr>
          <w:t>ere</w:t>
        </w:r>
      </w:ins>
      <w:del w:id="31" w:author="Zoltan Kutalik" w:date="2022-04-12T11:40:00Z">
        <w:r w:rsidRPr="0081577A" w:rsidDel="00C210C6">
          <w:rPr>
            <w:rFonts w:ascii="Helvetica" w:hAnsi="Helvetica"/>
            <w:color w:val="000000"/>
            <w:lang w:val="en-GB"/>
          </w:rPr>
          <w:delText>as</w:delText>
        </w:r>
      </w:del>
      <w:r w:rsidRPr="0081577A">
        <w:rPr>
          <w:rFonts w:ascii="Helvetica" w:hAnsi="Helvetica"/>
          <w:color w:val="000000"/>
          <w:lang w:val="en-GB"/>
        </w:rPr>
        <w:t xml:space="preserve"> evidence for the presence of other </w:t>
      </w:r>
      <w:r w:rsidR="005F5FD1">
        <w:rPr>
          <w:rFonts w:ascii="Helvetica" w:hAnsi="Helvetica"/>
          <w:color w:val="000000"/>
          <w:lang w:val="en-GB"/>
        </w:rPr>
        <w:t xml:space="preserve">(confounder) </w:t>
      </w:r>
      <w:r w:rsidRPr="0081577A">
        <w:rPr>
          <w:rFonts w:ascii="Helvetica" w:hAnsi="Helvetica"/>
          <w:color w:val="000000"/>
          <w:lang w:val="en-GB"/>
        </w:rPr>
        <w:t xml:space="preserve">traits involved. </w:t>
      </w:r>
      <w:commentRangeEnd w:id="28"/>
      <w:r w:rsidR="00C02B89">
        <w:rPr>
          <w:rStyle w:val="CommentReference"/>
          <w:rFonts w:asciiTheme="minorHAnsi" w:eastAsiaTheme="minorHAnsi" w:hAnsiTheme="minorHAnsi" w:cstheme="minorBidi"/>
        </w:rPr>
        <w:commentReference w:id="28"/>
      </w:r>
      <w:r w:rsidRPr="0081577A">
        <w:rPr>
          <w:rFonts w:ascii="Helvetica" w:hAnsi="Helvetica"/>
          <w:color w:val="000000"/>
          <w:lang w:val="en-GB"/>
        </w:rPr>
        <w:t>Restricting to B</w:t>
      </w:r>
      <w:r w:rsidR="006D7632">
        <w:rPr>
          <w:rFonts w:ascii="Helvetica" w:hAnsi="Helvetica"/>
          <w:color w:val="000000"/>
          <w:lang w:val="en-GB"/>
        </w:rPr>
        <w:t>onferroni</w:t>
      </w:r>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r w:rsidR="00310B79">
        <w:rPr>
          <w:rFonts w:ascii="Helvetica" w:hAnsi="Helvetica"/>
          <w:color w:val="000000"/>
          <w:lang w:val="en-GB"/>
        </w:rPr>
        <w:t>through which</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r w:rsidR="00310B79">
        <w:rPr>
          <w:rFonts w:ascii="Helvetica" w:hAnsi="Helvetica"/>
          <w:color w:val="000000"/>
          <w:lang w:val="en-GB"/>
        </w:rPr>
        <w:t>could causally impact</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9D1FD9">
        <w:rPr>
          <w:rFonts w:ascii="Helvetica" w:hAnsi="Helvetica"/>
          <w:color w:val="000000"/>
          <w:lang w:val="en-GB"/>
        </w:rPr>
        <w:t>2C</w:t>
      </w:r>
      <w:r w:rsidRPr="0081577A">
        <w:rPr>
          <w:rFonts w:ascii="Helvetica" w:hAnsi="Helvetica"/>
          <w:color w:val="000000"/>
          <w:lang w:val="en-GB"/>
        </w:rPr>
        <w:t xml:space="preserve">. </w:t>
      </w:r>
      <w:proofErr w:type="gramStart"/>
      <w:r w:rsidR="00310B79">
        <w:rPr>
          <w:rFonts w:ascii="Helvetica" w:hAnsi="Helvetica"/>
          <w:color w:val="000000"/>
          <w:lang w:val="en-GB"/>
        </w:rPr>
        <w:t>W</w:t>
      </w:r>
      <w:r w:rsidRPr="0081577A">
        <w:rPr>
          <w:rFonts w:ascii="Helvetica" w:hAnsi="Helvetica"/>
          <w:color w:val="000000"/>
          <w:lang w:val="en-GB"/>
        </w:rPr>
        <w:t>ith the exception of</w:t>
      </w:r>
      <w:proofErr w:type="gramEnd"/>
      <w:r w:rsidRPr="0081577A">
        <w:rPr>
          <w:rFonts w:ascii="Helvetica" w:hAnsi="Helvetica"/>
          <w:color w:val="000000"/>
          <w:lang w:val="en-GB"/>
        </w:rPr>
        <w:t xml:space="preserve"> exposure traits that </w:t>
      </w:r>
      <w:r w:rsidRPr="0081577A">
        <w:rPr>
          <w:rFonts w:ascii="Helvetica" w:hAnsi="Helvetica"/>
          <w:color w:val="000000"/>
          <w:lang w:val="en-GB"/>
        </w:rPr>
        <w:lastRenderedPageBreak/>
        <w:t>directly alter the environment of their partner, such as smoking creating the presence of second-hand smoke</w:t>
      </w:r>
      <w:r w:rsidR="00310B7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t>
      </w:r>
      <w:r w:rsidR="00310B79">
        <w:rPr>
          <w:rFonts w:ascii="Helvetica" w:hAnsi="Helvetica"/>
          <w:color w:val="000000"/>
          <w:lang w:val="en-GB"/>
        </w:rPr>
        <w:t xml:space="preserve">Alternatively,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Pr>
          <w:rFonts w:ascii="Helvetica" w:hAnsi="Helvetica"/>
          <w:color w:val="000000"/>
          <w:lang w:val="en-GB"/>
        </w:rPr>
        <w:t xml:space="preserve"> by inducing changes in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10B79">
        <w:rPr>
          <w:rFonts w:ascii="Helvetica" w:hAnsi="Helvetica"/>
          <w:color w:val="000000"/>
          <w:lang w:val="en-GB"/>
        </w:rPr>
        <w:t xml:space="preserve">, which in turn impacts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sidRPr="0081577A">
        <w:rPr>
          <w:rFonts w:ascii="Helvetica" w:hAnsi="Helvetica"/>
          <w:color w:val="000000"/>
          <w:lang w:val="en-GB"/>
        </w:rPr>
        <w:t>.</w:t>
      </w:r>
      <w:r w:rsidR="00310B79">
        <w:rPr>
          <w:rFonts w:ascii="Helvetica" w:hAnsi="Helvetica"/>
          <w:color w:val="000000"/>
          <w:lang w:val="en-GB"/>
        </w:rPr>
        <w:t xml:space="preserve"> </w:t>
      </w:r>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r w:rsidR="00310B79">
        <w:rPr>
          <w:rFonts w:ascii="Helvetica" w:hAnsi="Helvetica"/>
          <w:color w:val="000000"/>
          <w:lang w:val="en-GB"/>
        </w:rPr>
        <w:t xml:space="preserve"> rather to modify the partner’s risk through first increasing their</w:t>
      </w:r>
      <w:r w:rsidRPr="0081577A">
        <w:rPr>
          <w:rFonts w:ascii="Helvetica" w:hAnsi="Helvetica"/>
          <w:color w:val="000000"/>
          <w:lang w:val="en-GB"/>
        </w:rPr>
        <w:t xml:space="preserve"> BMI. </w:t>
      </w:r>
      <w:r w:rsidR="00CD244C" w:rsidRPr="0081577A">
        <w:rPr>
          <w:rFonts w:ascii="Helvetica" w:hAnsi="Helvetica"/>
          <w:color w:val="000000"/>
          <w:lang w:val="en-GB"/>
        </w:rPr>
        <w:t xml:space="preserve">To explore this intuition,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rPr>
            <w:rFonts w:ascii="Cambria Math" w:hAnsi="Cambria Math"/>
            <w:color w:val="000000"/>
            <w:shd w:val="clear" w:color="auto" w:fill="FFFFFF"/>
            <w:lang w:val="en-GB"/>
          </w:rPr>
          <m:t>γ</m:t>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393BCB44"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the single-trait couple causal effect estimate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the MVMR 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w:t>
      </w:r>
      <w:r w:rsidR="0070261C">
        <w:rPr>
          <w:rFonts w:ascii="Helvetica" w:hAnsi="Helvetica"/>
          <w:color w:val="000000"/>
          <w:lang w:val="en-GB"/>
        </w:rPr>
        <w:t>cross</w:t>
      </w:r>
      <w:r w:rsidR="004E1A6F" w:rsidRPr="0081577A">
        <w:rPr>
          <w:rFonts w:ascii="Helvetica" w:hAnsi="Helvetica"/>
          <w:color w:val="000000"/>
          <w:lang w:val="en-GB"/>
        </w:rPr>
        <w:t>-trait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-test to assess their difference and using linear regression with the intercept forced through the origi</w:t>
      </w:r>
      <w:r w:rsidR="00103D88">
        <w:rPr>
          <w:rFonts w:ascii="Helvetica" w:hAnsi="Helvetica"/>
          <w:color w:val="000000"/>
          <w:lang w:val="en-GB"/>
        </w:rPr>
        <w:t>n to determine their relationship</w:t>
      </w:r>
      <w:r w:rsidR="004E1A6F" w:rsidRPr="0081577A">
        <w:rPr>
          <w:rFonts w:ascii="Helvetica" w:hAnsi="Helvetica"/>
          <w:color w:val="000000"/>
          <w:lang w:val="en-GB"/>
        </w:rPr>
        <w:t xml:space="preserve">. Finally, we </w:t>
      </w:r>
      <w:r w:rsidR="00103D88">
        <w:rPr>
          <w:rFonts w:ascii="Helvetica" w:hAnsi="Helvetica"/>
          <w:color w:val="000000"/>
          <w:lang w:val="en-GB"/>
        </w:rPr>
        <w:t>quantified</w:t>
      </w:r>
      <w:r w:rsidR="00103D88" w:rsidRPr="0081577A">
        <w:rPr>
          <w:rFonts w:ascii="Helvetica" w:hAnsi="Helvetica"/>
          <w:color w:val="000000"/>
          <w:lang w:val="en-GB"/>
        </w:rPr>
        <w:t xml:space="preserve"> </w:t>
      </w:r>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66FA6C86" w14:textId="7CBDEDEA" w:rsidR="00B53659" w:rsidRPr="00D4559C" w:rsidRDefault="004E1A6F" w:rsidP="00D4559C">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Results</w:t>
      </w:r>
    </w:p>
    <w:p w14:paraId="262A26FF" w14:textId="77777777" w:rsidR="00B53659" w:rsidRPr="0081577A" w:rsidRDefault="00B53659" w:rsidP="00B53659">
      <w:pPr>
        <w:jc w:val="both"/>
        <w:rPr>
          <w:rFonts w:ascii="Helvetica" w:hAnsi="Helvetica"/>
          <w:lang w:val="en-GB"/>
        </w:rPr>
      </w:pPr>
      <w:r w:rsidRPr="0081577A">
        <w:rPr>
          <w:rFonts w:ascii="Helvetica" w:hAnsi="Helvetica" w:cs="Arial"/>
          <w:color w:val="2F5496"/>
          <w:sz w:val="26"/>
          <w:szCs w:val="26"/>
          <w:lang w:val="en-GB"/>
        </w:rPr>
        <w:t xml:space="preserve">Effect of sex, </w:t>
      </w:r>
      <w:proofErr w:type="gramStart"/>
      <w:r w:rsidRPr="0081577A">
        <w:rPr>
          <w:rFonts w:ascii="Helvetica" w:hAnsi="Helvetica" w:cs="Arial"/>
          <w:color w:val="2F5496"/>
          <w:sz w:val="26"/>
          <w:szCs w:val="26"/>
          <w:lang w:val="en-GB"/>
        </w:rPr>
        <w:t>age</w:t>
      </w:r>
      <w:proofErr w:type="gramEnd"/>
      <w:r w:rsidRPr="0081577A">
        <w:rPr>
          <w:rFonts w:ascii="Helvetica" w:hAnsi="Helvetica" w:cs="Arial"/>
          <w:color w:val="2F5496"/>
          <w:sz w:val="26"/>
          <w:szCs w:val="26"/>
          <w:lang w:val="en-GB"/>
        </w:rPr>
        <w:t xml:space="preserve"> and time together causal effects in couples</w:t>
      </w:r>
    </w:p>
    <w:p w14:paraId="3A26D9FB" w14:textId="77777777" w:rsidR="00B53659" w:rsidRPr="0081577A" w:rsidRDefault="00B53659" w:rsidP="00B53659">
      <w:pPr>
        <w:jc w:val="both"/>
        <w:rPr>
          <w:rFonts w:ascii="Helvetica" w:hAnsi="Helvetica"/>
          <w:lang w:val="en-GB"/>
        </w:rPr>
      </w:pPr>
    </w:p>
    <w:p w14:paraId="7F8547C0" w14:textId="2A505CAF" w:rsidR="00B53659" w:rsidRPr="0081577A" w:rsidRDefault="00B53659" w:rsidP="00B53659">
      <w:pPr>
        <w:jc w:val="both"/>
        <w:rPr>
          <w:rFonts w:ascii="Helvetica" w:hAnsi="Helvetica"/>
          <w:lang w:val="en-GB"/>
        </w:rPr>
      </w:pPr>
      <w:r w:rsidRPr="0081577A">
        <w:rPr>
          <w:rFonts w:ascii="Helvetica" w:hAnsi="Helvetica"/>
          <w:color w:val="000000"/>
          <w:lang w:val="en-GB"/>
        </w:rPr>
        <w:t>Among the 118 phenotypes tested, we identified 64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0.05/66) (</w:t>
      </w:r>
      <w:r w:rsidRPr="007344CF">
        <w:rPr>
          <w:rFonts w:ascii="Helvetica" w:hAnsi="Helvetica"/>
          <w:color w:val="000000"/>
          <w:lang w:val="en-GB"/>
        </w:rPr>
        <w:t xml:space="preserve">see Supplementary Table </w:t>
      </w:r>
      <w:r w:rsidR="002D16B3">
        <w:rPr>
          <w:rFonts w:ascii="Helvetica" w:hAnsi="Helvetica"/>
          <w:color w:val="000000"/>
          <w:lang w:val="en-GB"/>
        </w:rPr>
        <w:lastRenderedPageBreak/>
        <w:t>1</w:t>
      </w:r>
      <w:r w:rsidRPr="0081577A">
        <w:rPr>
          <w:rFonts w:ascii="Helvetica" w:hAnsi="Helvetica"/>
          <w:color w:val="000000"/>
          <w:lang w:val="en-GB"/>
        </w:rPr>
        <w:t xml:space="preserve">). We also examined the Cochran’s heterogeneity Q-statistic to identify traits with high heterogeneity and found no evidence of heterogeneity in the MR-estimates (all </w:t>
      </w:r>
      <w:r w:rsidRPr="0081577A">
        <w:rPr>
          <w:rFonts w:ascii="Helvetica" w:hAnsi="Helvetica"/>
          <w:i/>
          <w:iCs/>
          <w:color w:val="000000"/>
          <w:lang w:val="en-GB"/>
        </w:rPr>
        <w:t>p</w:t>
      </w:r>
      <w:r w:rsidRPr="0081577A">
        <w:rPr>
          <w:rFonts w:ascii="Helvetica" w:hAnsi="Helvetica"/>
          <w:color w:val="000000"/>
          <w:lang w:val="en-GB"/>
        </w:rPr>
        <w:t xml:space="preserve"> &gt; 0.05/66). </w:t>
      </w:r>
      <w:r>
        <w:rPr>
          <w:rFonts w:ascii="Helvetica" w:hAnsi="Helvetica"/>
          <w:color w:val="000000"/>
          <w:lang w:val="en-GB"/>
        </w:rPr>
        <w:t>We assessed</w:t>
      </w:r>
      <w:r w:rsidRPr="0081577A">
        <w:rPr>
          <w:rFonts w:ascii="Helvetica" w:hAnsi="Helvetica"/>
          <w:color w:val="000000"/>
          <w:lang w:val="en-GB"/>
        </w:rPr>
        <w:t xml:space="preserve">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results</w:t>
      </w:r>
      <w:r>
        <w:rPr>
          <w:rFonts w:ascii="Helvetica" w:hAnsi="Helvetica"/>
          <w:color w:val="000000"/>
          <w:lang w:val="en-GB"/>
        </w:rPr>
        <w:t xml:space="preserve"> for significant sex-</w:t>
      </w:r>
      <w:proofErr w:type="gramStart"/>
      <w:r>
        <w:rPr>
          <w:rFonts w:ascii="Helvetica" w:hAnsi="Helvetica"/>
          <w:color w:val="000000"/>
          <w:lang w:val="en-GB"/>
        </w:rPr>
        <w:t>differences, but</w:t>
      </w:r>
      <w:proofErr w:type="gramEnd"/>
      <w:r>
        <w:rPr>
          <w:rFonts w:ascii="Helvetica" w:hAnsi="Helvetica"/>
          <w:color w:val="000000"/>
          <w:lang w:val="en-GB"/>
        </w:rPr>
        <w:t xml:space="preserve"> did not identify any a</w:t>
      </w:r>
      <w:r w:rsidRPr="0081577A">
        <w:rPr>
          <w:rFonts w:ascii="Helvetica" w:hAnsi="Helvetica"/>
          <w:color w:val="000000"/>
          <w:lang w:val="en-GB"/>
        </w:rPr>
        <w:t>fter adjusting for the effective number of tests among the remaining traits based on their pair-wise correlation matrix (</w:t>
      </w:r>
      <w:r w:rsidRPr="0081577A">
        <w:rPr>
          <w:rFonts w:ascii="Helvetica" w:hAnsi="Helvetica"/>
          <w:i/>
          <w:iCs/>
          <w:color w:val="000000"/>
          <w:lang w:val="en-GB"/>
        </w:rPr>
        <w:t>p</w:t>
      </w:r>
      <w:r w:rsidRPr="0081577A">
        <w:rPr>
          <w:rFonts w:ascii="Helvetica" w:hAnsi="Helvetica"/>
          <w:color w:val="000000"/>
          <w:lang w:val="en-GB"/>
        </w:rPr>
        <w:t xml:space="preserve"> &lt; 0.05/29). However, 15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 </w:t>
      </w:r>
      <w:r w:rsidRPr="007344CF">
        <w:rPr>
          <w:rFonts w:ascii="Helvetica" w:hAnsi="Helvetica"/>
          <w:color w:val="000000"/>
          <w:lang w:val="en-GB"/>
        </w:rPr>
        <w:t>Supplementary Tabl</w:t>
      </w:r>
      <w:r w:rsidRPr="007344CF">
        <w:rPr>
          <w:rFonts w:ascii="Helvetica" w:hAnsi="Helvetica"/>
          <w:color w:val="000000"/>
          <w:shd w:val="clear" w:color="auto" w:fill="FFFFFF"/>
          <w:lang w:val="en-GB"/>
        </w:rPr>
        <w:t xml:space="preserve">e </w:t>
      </w:r>
      <w:r w:rsidR="002D16B3">
        <w:rPr>
          <w:rFonts w:ascii="Helvetica" w:hAnsi="Helvetica"/>
          <w:color w:val="000000"/>
          <w:shd w:val="clear" w:color="auto" w:fill="FFFFFF"/>
          <w:lang w:val="en-GB"/>
        </w:rPr>
        <w:t>2</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4.7-times higher than expected (</w:t>
      </w:r>
      <w:proofErr w:type="spellStart"/>
      <w:r w:rsidRPr="0081577A">
        <w:rPr>
          <w:rFonts w:ascii="Helvetica" w:hAnsi="Helvetica"/>
          <w:i/>
          <w:iCs/>
          <w:color w:val="000000"/>
          <w:shd w:val="clear" w:color="auto" w:fill="FFFFFF"/>
          <w:lang w:val="en-GB"/>
        </w:rPr>
        <w:t>p</w:t>
      </w:r>
      <w:r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7.45x10</w:t>
      </w:r>
      <w:r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Applying a paired t-test among these 15 traits revealed that female-to-male MR-estimates are on average larger than male-to-female estimates (</w:t>
      </w:r>
      <w:r w:rsidRPr="0081577A">
        <w:rPr>
          <w:rFonts w:ascii="Helvetica" w:hAnsi="Helvetica"/>
          <w:i/>
          <w:iCs/>
          <w:color w:val="000000"/>
          <w:shd w:val="clear" w:color="auto" w:fill="FFFFFF"/>
          <w:lang w:val="en-GB"/>
        </w:rPr>
        <w:t xml:space="preserve">p </w:t>
      </w:r>
      <w:r w:rsidRPr="0081577A">
        <w:rPr>
          <w:rFonts w:ascii="Helvetica" w:hAnsi="Helvetica"/>
          <w:color w:val="000000"/>
          <w:shd w:val="clear" w:color="auto" w:fill="FFFFFF"/>
          <w:lang w:val="en-GB"/>
        </w:rPr>
        <w:t xml:space="preserve">= 0.014). </w:t>
      </w:r>
    </w:p>
    <w:p w14:paraId="371E7B39" w14:textId="77777777" w:rsidR="00B53659" w:rsidRPr="0081577A" w:rsidRDefault="00B53659" w:rsidP="00B53659">
      <w:pPr>
        <w:jc w:val="both"/>
        <w:rPr>
          <w:rFonts w:ascii="Helvetica" w:hAnsi="Helvetica"/>
          <w:lang w:val="en-GB"/>
        </w:rPr>
      </w:pPr>
    </w:p>
    <w:p w14:paraId="276A17E5" w14:textId="7441ECE7" w:rsidR="00B53659" w:rsidRDefault="00B53659" w:rsidP="00B53659">
      <w:pPr>
        <w:jc w:val="both"/>
        <w:rPr>
          <w:rFonts w:ascii="Helvetica" w:hAnsi="Helvetica"/>
          <w:lang w:val="en-GB"/>
        </w:rPr>
      </w:pPr>
      <w:r>
        <w:rPr>
          <w:rFonts w:ascii="Helvetica" w:hAnsi="Helvetica"/>
          <w:color w:val="000000"/>
          <w:lang w:val="en-GB"/>
        </w:rPr>
        <w:t xml:space="preserve">To identify if partner traits converge over time, </w:t>
      </w:r>
      <w:r w:rsidRPr="0081577A">
        <w:rPr>
          <w:rFonts w:ascii="Helvetica" w:hAnsi="Helvetica"/>
          <w:color w:val="000000"/>
          <w:lang w:val="en-GB"/>
        </w:rPr>
        <w:t xml:space="preserve">we explored the impact of age and time-spent-together (proxied by the amount of time at same address) among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traits in both males and females separately and both sexes combined</w:t>
      </w:r>
      <w:r>
        <w:rPr>
          <w:rFonts w:ascii="Helvetica" w:hAnsi="Helvetica"/>
          <w:color w:val="000000"/>
          <w:lang w:val="en-GB"/>
        </w:rPr>
        <w:t>.</w:t>
      </w:r>
      <w:r w:rsidRPr="0081577A">
        <w:rPr>
          <w:rFonts w:ascii="Helvetica" w:hAnsi="Helvetica"/>
          <w:color w:val="000000"/>
          <w:lang w:val="en-GB"/>
        </w:rPr>
        <w:t xml:space="preserve"> </w:t>
      </w:r>
      <w:r>
        <w:rPr>
          <w:rFonts w:ascii="Helvetica" w:hAnsi="Helvetica"/>
          <w:color w:val="000000"/>
          <w:lang w:val="en-GB"/>
        </w:rPr>
        <w:t>U</w:t>
      </w:r>
      <w:r w:rsidRPr="0081577A">
        <w:rPr>
          <w:rFonts w:ascii="Helvetica" w:hAnsi="Helvetica"/>
          <w:color w:val="000000"/>
          <w:lang w:val="en-GB"/>
        </w:rPr>
        <w:t xml:space="preserve">sing linear regression of MR-estimates versus </w:t>
      </w:r>
      <w:r>
        <w:rPr>
          <w:rFonts w:ascii="Helvetica" w:hAnsi="Helvetica"/>
          <w:color w:val="000000"/>
          <w:lang w:val="en-GB"/>
        </w:rPr>
        <w:t xml:space="preserve">the </w:t>
      </w:r>
      <w:r w:rsidRPr="0081577A">
        <w:rPr>
          <w:rFonts w:ascii="Helvetica" w:hAnsi="Helvetica"/>
          <w:color w:val="000000"/>
          <w:lang w:val="en-GB"/>
        </w:rPr>
        <w:t xml:space="preserve">median </w:t>
      </w:r>
      <w:r>
        <w:rPr>
          <w:rFonts w:ascii="Helvetica" w:hAnsi="Helvetica"/>
          <w:color w:val="000000"/>
          <w:lang w:val="en-GB"/>
        </w:rPr>
        <w:t>of the five age and/or time-spent together bins, we</w:t>
      </w:r>
      <w:r w:rsidRPr="0081577A">
        <w:rPr>
          <w:rFonts w:ascii="Helvetica" w:hAnsi="Helvetica"/>
          <w:color w:val="000000"/>
          <w:lang w:val="en-GB"/>
        </w:rPr>
        <w:t xml:space="preserve"> </w:t>
      </w:r>
      <w:r>
        <w:rPr>
          <w:rFonts w:ascii="Helvetica" w:hAnsi="Helvetica"/>
          <w:color w:val="000000"/>
          <w:lang w:val="en-GB"/>
        </w:rPr>
        <w:t>detected</w:t>
      </w:r>
      <w:r w:rsidRPr="0081577A">
        <w:rPr>
          <w:rFonts w:ascii="Helvetica" w:hAnsi="Helvetica"/>
          <w:color w:val="000000"/>
          <w:lang w:val="en-GB"/>
        </w:rPr>
        <w:t xml:space="preserve"> no significant results in the sex-combined results after adjustment for number of effective tests (p &lt; 0.05/29)</w:t>
      </w:r>
      <w:r>
        <w:rPr>
          <w:rFonts w:ascii="Helvetica" w:hAnsi="Helvetica"/>
          <w:color w:val="000000"/>
          <w:lang w:val="en-GB"/>
        </w:rPr>
        <w:t>.</w:t>
      </w:r>
      <w:r>
        <w:rPr>
          <w:rFonts w:ascii="Helvetica" w:hAnsi="Helvetica"/>
          <w:lang w:val="en-GB"/>
        </w:rPr>
        <w:t xml:space="preserve"> W</w:t>
      </w:r>
      <w:r w:rsidRPr="0081577A">
        <w:rPr>
          <w:rFonts w:ascii="Helvetica" w:hAnsi="Helvetica"/>
          <w:lang w:val="en-GB"/>
        </w:rPr>
        <w:t xml:space="preserve">e </w:t>
      </w:r>
      <w:r>
        <w:rPr>
          <w:rFonts w:ascii="Helvetica" w:hAnsi="Helvetica"/>
          <w:lang w:val="en-GB"/>
        </w:rPr>
        <w:t xml:space="preserve">also </w:t>
      </w:r>
      <w:r w:rsidRPr="0081577A">
        <w:rPr>
          <w:rFonts w:ascii="Helvetica" w:hAnsi="Helvetica"/>
          <w:lang w:val="en-GB"/>
        </w:rPr>
        <w:t xml:space="preserve">examined the Pearson phenotypic correlation within the different bins and assessed for the presence of a trend, using linear models (phenotypic correlation versus median bin). </w:t>
      </w:r>
      <w:r>
        <w:rPr>
          <w:rFonts w:ascii="Helvetica" w:hAnsi="Helvetica"/>
          <w:lang w:val="en-GB"/>
        </w:rPr>
        <w:t>T</w:t>
      </w:r>
      <w:r w:rsidRPr="0081577A">
        <w:rPr>
          <w:rFonts w:ascii="Helvetica" w:hAnsi="Helvetica"/>
          <w:lang w:val="en-GB"/>
        </w:rPr>
        <w:t xml:space="preserve">wo traits which showed a significant </w:t>
      </w:r>
      <w:r>
        <w:rPr>
          <w:rFonts w:ascii="Helvetica" w:hAnsi="Helvetica"/>
          <w:lang w:val="en-GB"/>
        </w:rPr>
        <w:t xml:space="preserve">(p &lt; 0.05/29) </w:t>
      </w:r>
      <w:r w:rsidRPr="0081577A">
        <w:rPr>
          <w:rFonts w:ascii="Helvetica" w:hAnsi="Helvetica"/>
          <w:lang w:val="en-GB"/>
        </w:rPr>
        <w:t xml:space="preserve">trend across the bins according to time-spent-together, namely body fat percentage and hand grip strength (right). In both cases, the correlation decreased as time-spent-together increased. We found another two traits which showed a significant trend across the bins by median age, </w:t>
      </w:r>
      <w:r>
        <w:rPr>
          <w:rFonts w:ascii="Helvetica" w:hAnsi="Helvetica"/>
          <w:lang w:val="en-GB"/>
        </w:rPr>
        <w:t xml:space="preserve">namely </w:t>
      </w:r>
      <w:r w:rsidRPr="0081577A">
        <w:rPr>
          <w:rFonts w:ascii="Helvetica" w:hAnsi="Helvetica"/>
          <w:lang w:val="en-GB"/>
        </w:rPr>
        <w:t xml:space="preserve">smoking status: previous and aspirin use. In this case, for both phenotypes, the slope increased as age median-age increased (Figure </w:t>
      </w:r>
      <w:r w:rsidR="00D4559C">
        <w:rPr>
          <w:rFonts w:ascii="Helvetica" w:hAnsi="Helvetica"/>
          <w:lang w:val="en-GB"/>
        </w:rPr>
        <w:t>3</w:t>
      </w:r>
      <w:r w:rsidRPr="0081577A">
        <w:rPr>
          <w:rFonts w:ascii="Helvetica" w:hAnsi="Helvetica"/>
          <w:lang w:val="en-GB"/>
        </w:rPr>
        <w:t xml:space="preserve"> and </w:t>
      </w:r>
      <w:r w:rsidRPr="007344CF">
        <w:rPr>
          <w:rFonts w:ascii="Helvetica" w:hAnsi="Helvetica"/>
          <w:lang w:val="en-GB"/>
        </w:rPr>
        <w:t xml:space="preserve">Supplementary Table </w:t>
      </w:r>
      <w:r w:rsidR="002D16B3">
        <w:rPr>
          <w:rFonts w:ascii="Helvetica" w:hAnsi="Helvetica"/>
          <w:lang w:val="en-GB"/>
        </w:rPr>
        <w:t>3</w:t>
      </w:r>
      <w:r w:rsidRPr="0081577A">
        <w:rPr>
          <w:rFonts w:ascii="Helvetica" w:hAnsi="Helvetica"/>
          <w:lang w:val="en-GB"/>
        </w:rPr>
        <w:t xml:space="preserve">). </w:t>
      </w:r>
      <w:r>
        <w:rPr>
          <w:rFonts w:ascii="Helvetica" w:hAnsi="Helvetica"/>
          <w:lang w:val="en-GB"/>
        </w:rPr>
        <w:t>C</w:t>
      </w:r>
      <w:r w:rsidRPr="0081577A">
        <w:rPr>
          <w:rFonts w:ascii="Helvetica" w:hAnsi="Helvetica"/>
          <w:lang w:val="en-GB"/>
        </w:rPr>
        <w:t xml:space="preserve">onsistent </w:t>
      </w:r>
      <w:r>
        <w:rPr>
          <w:rFonts w:ascii="Helvetica" w:hAnsi="Helvetica"/>
          <w:lang w:val="en-GB"/>
        </w:rPr>
        <w:t>results were found</w:t>
      </w:r>
      <w:r w:rsidRPr="0081577A">
        <w:rPr>
          <w:rFonts w:ascii="Helvetica" w:hAnsi="Helvetica"/>
          <w:lang w:val="en-GB"/>
        </w:rPr>
        <w:t xml:space="preserve"> using Spearman correlation (all </w:t>
      </w:r>
      <w:r w:rsidRPr="0081577A">
        <w:rPr>
          <w:rFonts w:ascii="Helvetica" w:hAnsi="Helvetica"/>
          <w:i/>
          <w:iCs/>
          <w:lang w:val="en-GB"/>
        </w:rPr>
        <w:t>p</w:t>
      </w:r>
      <w:r w:rsidRPr="0081577A">
        <w:rPr>
          <w:rFonts w:ascii="Helvetica" w:hAnsi="Helvetica"/>
          <w:lang w:val="en-GB"/>
        </w:rPr>
        <w:t xml:space="preserve"> &lt; 0.05/29). </w:t>
      </w:r>
    </w:p>
    <w:p w14:paraId="2BC36C2A" w14:textId="77777777" w:rsidR="00B53659" w:rsidRDefault="00B53659" w:rsidP="00B53659">
      <w:pPr>
        <w:jc w:val="both"/>
        <w:rPr>
          <w:rFonts w:ascii="Helvetica" w:hAnsi="Helvetica"/>
          <w:lang w:val="en-GB"/>
        </w:rPr>
      </w:pPr>
      <w:r>
        <w:rPr>
          <w:rFonts w:ascii="Helvetica" w:hAnsi="Helvetica"/>
          <w:noProof/>
          <w:lang w:val="en-GB"/>
        </w:rPr>
        <w:lastRenderedPageBreak/>
        <w:drawing>
          <wp:inline distT="0" distB="0" distL="0" distR="0" wp14:anchorId="035D68DA" wp14:editId="318C2506">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195E55" w14:textId="77777777" w:rsidR="00B53659" w:rsidRPr="0081577A" w:rsidRDefault="00B53659" w:rsidP="00B53659">
      <w:pPr>
        <w:rPr>
          <w:lang w:val="en-GB"/>
        </w:rPr>
      </w:pPr>
    </w:p>
    <w:p w14:paraId="7F44898A" w14:textId="26069F69" w:rsidR="00B53659" w:rsidRPr="00D17895" w:rsidRDefault="00B53659" w:rsidP="00B53659">
      <w:pPr>
        <w:rPr>
          <w:rFonts w:ascii="Helvetica" w:hAnsi="Helvetica"/>
          <w:b/>
          <w:bCs/>
          <w:lang w:val="en-GB"/>
        </w:rPr>
      </w:pPr>
      <w:commentRangeStart w:id="32"/>
      <w:r w:rsidRPr="00D17895">
        <w:rPr>
          <w:rFonts w:ascii="Helvetica" w:hAnsi="Helvetica"/>
          <w:b/>
          <w:bCs/>
          <w:lang w:val="en-GB"/>
        </w:rPr>
        <w:t xml:space="preserve">Figure </w:t>
      </w:r>
      <w:r w:rsidR="00FA2252">
        <w:rPr>
          <w:rFonts w:ascii="Helvetica" w:hAnsi="Helvetica"/>
          <w:b/>
          <w:bCs/>
          <w:lang w:val="en-GB"/>
        </w:rPr>
        <w:t>3</w:t>
      </w:r>
      <w:r w:rsidRPr="00D17895">
        <w:rPr>
          <w:rFonts w:ascii="Helvetica" w:hAnsi="Helvetica"/>
          <w:b/>
          <w:bCs/>
          <w:lang w:val="en-GB"/>
        </w:rPr>
        <w:t xml:space="preserve">: </w:t>
      </w:r>
      <w:r w:rsidR="00D4559C">
        <w:rPr>
          <w:rFonts w:ascii="Helvetica" w:hAnsi="Helvetica"/>
          <w:b/>
          <w:bCs/>
          <w:lang w:val="en-GB"/>
        </w:rPr>
        <w:t xml:space="preserve">Phenotypic correlation for select traits by time-spent-together and age of couples. </w:t>
      </w:r>
      <w:commentRangeEnd w:id="32"/>
      <w:r w:rsidR="00D4559C">
        <w:rPr>
          <w:rStyle w:val="CommentReference"/>
          <w:rFonts w:asciiTheme="minorHAnsi" w:eastAsiaTheme="minorHAnsi" w:hAnsiTheme="minorHAnsi" w:cstheme="minorBidi"/>
        </w:rPr>
        <w:commentReference w:id="32"/>
      </w:r>
      <w:r w:rsidRPr="00FA2252">
        <w:rPr>
          <w:rFonts w:ascii="Helvetica" w:hAnsi="Helvetica"/>
          <w:i/>
          <w:iCs/>
          <w:lang w:val="en-GB"/>
        </w:rPr>
        <w:t>Scatter plots show the phenotypic correlation among couples within different bins. Couples were binned by time-spent-together (proxied by the time lived at same household, panels A and B) and median age (panels C and D).</w:t>
      </w:r>
    </w:p>
    <w:p w14:paraId="0E938D2D" w14:textId="77777777" w:rsidR="00B53659" w:rsidRDefault="00B53659" w:rsidP="002B237D">
      <w:pPr>
        <w:spacing w:before="40" w:after="120"/>
        <w:jc w:val="both"/>
        <w:outlineLvl w:val="1"/>
        <w:rPr>
          <w:rFonts w:ascii="Helvetica" w:hAnsi="Helvetica" w:cs="Arial"/>
          <w:color w:val="2F5496"/>
          <w:sz w:val="26"/>
          <w:szCs w:val="26"/>
          <w:lang w:val="en-GB"/>
        </w:rPr>
      </w:pPr>
    </w:p>
    <w:p w14:paraId="4BF5F5C1" w14:textId="30224CD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6405EC53" w14:textId="7CA69355" w:rsidR="00A90D9D" w:rsidRDefault="00CE6C21" w:rsidP="002B237D">
      <w:pPr>
        <w:jc w:val="both"/>
        <w:rPr>
          <w:rFonts w:ascii="Helvetica" w:hAnsi="Helvetica"/>
          <w:color w:val="000000"/>
          <w:lang w:val="en-GB"/>
        </w:rPr>
      </w:pPr>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 for </w:t>
      </w:r>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r w:rsidR="00FD5A08">
        <w:rPr>
          <w:rFonts w:ascii="Helvetica" w:hAnsi="Helvetica"/>
          <w:color w:val="000000"/>
          <w:lang w:val="en-GB"/>
        </w:rPr>
        <w:t xml:space="preserve">, selected </w:t>
      </w:r>
      <w:r w:rsidR="004E1A6F" w:rsidRPr="0081577A">
        <w:rPr>
          <w:rFonts w:ascii="Helvetica" w:hAnsi="Helvetica"/>
          <w:color w:val="000000"/>
          <w:lang w:val="en-GB"/>
        </w:rPr>
        <w:t xml:space="preserve">based on their elevated correlation </w:t>
      </w:r>
      <w:r w:rsidR="004E1A6F" w:rsidRPr="0081577A">
        <w:rPr>
          <w:rFonts w:ascii="Helvetica" w:hAnsi="Helvetica"/>
          <w:color w:val="000000"/>
          <w:lang w:val="en-GB"/>
        </w:rPr>
        <w:lastRenderedPageBreak/>
        <w:t xml:space="preserve">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w:t>
      </w:r>
      <w:r w:rsidR="00871E71">
        <w:rPr>
          <w:rFonts w:ascii="Helvetica" w:hAnsi="Helvetica"/>
          <w:color w:val="000000"/>
          <w:lang w:val="en-GB"/>
        </w:rPr>
        <w:t xml:space="preserve">rendering them </w:t>
      </w:r>
      <w:r w:rsidR="004E1A6F" w:rsidRPr="0081577A">
        <w:rPr>
          <w:rFonts w:ascii="Helvetica" w:hAnsi="Helvetica"/>
          <w:color w:val="000000"/>
          <w:lang w:val="en-GB"/>
        </w:rPr>
        <w:t>suitable for MR analysis</w:t>
      </w:r>
      <w:r w:rsidR="00FD5A08">
        <w:rPr>
          <w:rFonts w:ascii="Helvetica" w:hAnsi="Helvetica"/>
          <w:color w:val="000000"/>
          <w:lang w:val="en-GB"/>
        </w:rPr>
        <w:t>.</w:t>
      </w:r>
      <w:r w:rsidR="004E1A6F" w:rsidRPr="0081577A">
        <w:rPr>
          <w:rFonts w:ascii="Helvetica" w:hAnsi="Helvetica"/>
          <w:color w:val="000000"/>
          <w:lang w:val="en-GB"/>
        </w:rPr>
        <w:t xml:space="preserve"> </w:t>
      </w:r>
      <w:r w:rsidR="00FD5A08">
        <w:rPr>
          <w:rFonts w:ascii="Helvetica" w:hAnsi="Helvetica"/>
          <w:color w:val="000000"/>
          <w:lang w:val="en-GB"/>
        </w:rPr>
        <w:t>U</w:t>
      </w:r>
      <w:r w:rsidR="00FD5A08" w:rsidRPr="0081577A">
        <w:rPr>
          <w:rFonts w:ascii="Helvetica" w:hAnsi="Helvetica"/>
          <w:color w:val="000000"/>
          <w:lang w:val="en-GB"/>
        </w:rPr>
        <w:t xml:space="preserve">sing a two-tailed </w:t>
      </w:r>
      <w:r w:rsidR="00A6179A">
        <w:rPr>
          <w:rFonts w:ascii="Helvetica" w:hAnsi="Helvetica"/>
          <w:color w:val="000000"/>
          <w:lang w:val="en-GB"/>
        </w:rPr>
        <w:t>Z</w:t>
      </w:r>
      <w:r w:rsidR="00FD5A08" w:rsidRPr="0081577A">
        <w:rPr>
          <w:rFonts w:ascii="Helvetica" w:hAnsi="Helvetica"/>
          <w:color w:val="000000"/>
          <w:lang w:val="en-GB"/>
        </w:rPr>
        <w:t xml:space="preserve">-test to </w:t>
      </w:r>
      <w:r w:rsidR="00A6179A">
        <w:rPr>
          <w:rFonts w:ascii="Helvetica" w:hAnsi="Helvetica"/>
          <w:color w:val="000000"/>
          <w:lang w:val="en-GB"/>
        </w:rPr>
        <w:t xml:space="preserve">gauge the statistical significance of the </w:t>
      </w:r>
      <w:r w:rsidR="00FD5A08" w:rsidRPr="0081577A">
        <w:rPr>
          <w:rFonts w:ascii="Helvetica" w:hAnsi="Helvetica"/>
          <w:color w:val="000000"/>
          <w:lang w:val="en-GB"/>
        </w:rPr>
        <w:t>difference between the estimates</w:t>
      </w:r>
      <w:r w:rsidR="00FD5A08">
        <w:rPr>
          <w:rFonts w:ascii="Helvetica" w:hAnsi="Helvetica"/>
          <w:color w:val="000000"/>
          <w:lang w:val="en-GB"/>
        </w:rPr>
        <w:t>, w</w:t>
      </w:r>
      <w:r w:rsidR="004E1A6F" w:rsidRPr="0081577A">
        <w:rPr>
          <w:rFonts w:ascii="Helvetica" w:hAnsi="Helvetica"/>
          <w:color w:val="000000"/>
          <w:lang w:val="en-GB"/>
        </w:rPr>
        <w:t xml:space="preserve">e compared </w:t>
      </w:r>
      <w:r w:rsidR="000041F1">
        <w:rPr>
          <w:rFonts w:ascii="Helvetica" w:hAnsi="Helvetica"/>
          <w:color w:val="000000"/>
          <w:lang w:val="en-GB"/>
        </w:rPr>
        <w:t xml:space="preserve">(standardised) </w:t>
      </w:r>
      <w:r w:rsidR="004E1A6F" w:rsidRPr="0081577A">
        <w:rPr>
          <w:rFonts w:ascii="Helvetica" w:hAnsi="Helvetica"/>
          <w:color w:val="000000"/>
          <w:lang w:val="en-GB"/>
        </w:rPr>
        <w:t xml:space="preserve">causal MR </w:t>
      </w:r>
      <w:r w:rsidR="00FD5A08">
        <w:rPr>
          <w:rFonts w:ascii="Helvetica" w:hAnsi="Helvetica"/>
          <w:color w:val="000000"/>
          <w:lang w:val="en-GB"/>
        </w:rPr>
        <w:t>effects to</w:t>
      </w:r>
      <w:r w:rsidR="00FD5A08" w:rsidRPr="0081577A">
        <w:rPr>
          <w:rFonts w:ascii="Helvetica" w:hAnsi="Helvetica"/>
          <w:color w:val="000000"/>
          <w:lang w:val="en-GB"/>
        </w:rPr>
        <w:t xml:space="preserve"> </w:t>
      </w:r>
      <w:r w:rsidR="004E1A6F" w:rsidRPr="0081577A">
        <w:rPr>
          <w:rFonts w:ascii="Helvetica" w:hAnsi="Helvetica"/>
          <w:color w:val="000000"/>
          <w:lang w:val="en-GB"/>
        </w:rPr>
        <w:t xml:space="preserve">the raw phenotypic correlation 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r w:rsidR="00BE39BC" w:rsidRPr="0081577A">
        <w:rPr>
          <w:rFonts w:ascii="Helvetica" w:hAnsi="Helvetica"/>
          <w:color w:val="000000"/>
          <w:lang w:val="en-GB"/>
        </w:rPr>
        <w:t xml:space="preserve">. </w:t>
      </w:r>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D4559C">
        <w:rPr>
          <w:rFonts w:ascii="Helvetica" w:hAnsi="Helvetica"/>
          <w:color w:val="000000"/>
          <w:lang w:val="en-GB"/>
        </w:rPr>
        <w:t>4A</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sidRPr="002D16B3">
        <w:rPr>
          <w:rFonts w:ascii="Helvetica" w:hAnsi="Helvetica"/>
          <w:color w:val="000000"/>
          <w:lang w:val="en-GB"/>
        </w:rPr>
        <w:t>T</w:t>
      </w:r>
      <w:r w:rsidR="00C638A0" w:rsidRPr="002D16B3">
        <w:rPr>
          <w:rFonts w:ascii="Helvetica" w:hAnsi="Helvetica"/>
          <w:color w:val="000000"/>
          <w:lang w:val="en-GB"/>
        </w:rPr>
        <w:t xml:space="preserve">able </w:t>
      </w:r>
      <w:r w:rsidR="002D16B3" w:rsidRPr="002D16B3">
        <w:rPr>
          <w:rFonts w:ascii="Helvetica" w:hAnsi="Helvetica"/>
          <w:color w:val="000000"/>
          <w:lang w:val="en-GB"/>
        </w:rPr>
        <w:t>4</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r w:rsidR="0019184E">
        <w:rPr>
          <w:rFonts w:ascii="Helvetica" w:hAnsi="Helvetica"/>
          <w:color w:val="000000"/>
          <w:lang w:val="en-GB"/>
        </w:rPr>
        <w:t xml:space="preserve">three had a </w:t>
      </w:r>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r w:rsidR="0019184E">
        <w:rPr>
          <w:rFonts w:ascii="Helvetica" w:hAnsi="Helvetica"/>
          <w:color w:val="000000"/>
          <w:lang w:val="en-GB"/>
        </w:rPr>
        <w:t>40</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traits </w:t>
      </w:r>
      <w:r w:rsidR="0019184E">
        <w:rPr>
          <w:rFonts w:ascii="Helvetica" w:hAnsi="Helvetica"/>
          <w:color w:val="000000"/>
          <w:lang w:val="en-GB"/>
        </w:rPr>
        <w:t>had a</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larger correlation compared to MR-estimate. </w:t>
      </w:r>
      <w:r w:rsidR="004E1A6F" w:rsidRPr="0081577A">
        <w:rPr>
          <w:rFonts w:ascii="Helvetica" w:hAnsi="Helvetica"/>
          <w:color w:val="000000"/>
          <w:lang w:val="en-GB"/>
        </w:rPr>
        <w:t>Among these included place of birth, North-coordinate (NC)</w:t>
      </w:r>
      <w:r w:rsidR="00CF0FD2">
        <w:rPr>
          <w:rFonts w:ascii="Helvetica" w:hAnsi="Helvetica"/>
          <w:color w:val="000000"/>
          <w:lang w:val="en-GB"/>
        </w:rPr>
        <w:t xml:space="preserve"> (</w:t>
      </w:r>
      <m:oMath>
        <m:r>
          <w:rPr>
            <w:rFonts w:ascii="Cambria Math" w:hAnsi="Cambria Math"/>
            <w:color w:val="000000"/>
            <w:lang w:val="en-GB"/>
          </w:rPr>
          <m:t>r=0.58</m:t>
        </m:r>
      </m:oMath>
      <w:r w:rsidR="00CF0FD2">
        <w:rPr>
          <w:rFonts w:ascii="Helvetica" w:hAnsi="Helvetica"/>
          <w:color w:val="000000"/>
          <w:lang w:val="en-GB"/>
        </w:rPr>
        <w:t xml:space="preserve"> </w:t>
      </w:r>
      <w:r w:rsidR="00CF0FD2" w:rsidRPr="00C02B89">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α=0.33</m:t>
        </m:r>
      </m:oMath>
      <w:r w:rsidR="00CF0FD2">
        <w:rPr>
          <w:rFonts w:ascii="Helvetica" w:hAnsi="Helvetica"/>
          <w:color w:val="000000"/>
          <w:lang w:val="en-GB"/>
        </w:rPr>
        <w:t>)</w:t>
      </w:r>
      <w:r w:rsidR="004E1A6F" w:rsidRPr="0081577A">
        <w:rPr>
          <w:rFonts w:ascii="Helvetica" w:hAnsi="Helvetica"/>
          <w:color w:val="000000"/>
          <w:lang w:val="en-GB"/>
        </w:rPr>
        <w:t xml:space="preserve">; </w:t>
      </w:r>
      <w:r w:rsidR="00997E6F" w:rsidRPr="0081577A">
        <w:rPr>
          <w:rFonts w:ascii="Helvetica" w:hAnsi="Helvetica"/>
          <w:color w:val="000000"/>
          <w:lang w:val="en-GB"/>
        </w:rPr>
        <w:t>systolic blood pressure (SBP)</w:t>
      </w:r>
      <w:r w:rsidR="00CF0FD2">
        <w:rPr>
          <w:rFonts w:ascii="Helvetica" w:hAnsi="Helvetica"/>
          <w:color w:val="000000"/>
          <w:lang w:val="en-GB"/>
        </w:rPr>
        <w:t xml:space="preserve"> (</w:t>
      </w:r>
      <m:oMath>
        <m:r>
          <w:rPr>
            <w:rFonts w:ascii="Cambria Math" w:hAnsi="Cambria Math"/>
            <w:color w:val="000000"/>
            <w:lang w:val="en-GB"/>
          </w:rPr>
          <m:t>r=0.16</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α=0.05</m:t>
        </m:r>
      </m:oMath>
      <w:r w:rsidR="00CF0FD2">
        <w:rPr>
          <w:rFonts w:ascii="Helvetica" w:hAnsi="Helvetica"/>
          <w:color w:val="000000"/>
          <w:lang w:val="en-GB"/>
        </w:rPr>
        <w:t>)</w:t>
      </w:r>
      <w:r w:rsidR="00CF0FD2" w:rsidRPr="0081577A">
        <w:rPr>
          <w:rFonts w:ascii="Helvetica" w:hAnsi="Helvetica"/>
          <w:color w:val="000000"/>
          <w:lang w:val="en-GB"/>
        </w:rPr>
        <w:t>;</w:t>
      </w:r>
      <w:r w:rsidR="00CF0FD2">
        <w:rPr>
          <w:rFonts w:ascii="Helvetica" w:hAnsi="Helvetica"/>
          <w:color w:val="000000"/>
          <w:lang w:val="en-GB"/>
        </w:rPr>
        <w:t xml:space="preserve"> </w:t>
      </w:r>
      <w:r w:rsidR="004E1A6F" w:rsidRPr="0081577A">
        <w:rPr>
          <w:rFonts w:ascii="Helvetica" w:hAnsi="Helvetica"/>
          <w:color w:val="000000"/>
          <w:lang w:val="en-GB"/>
        </w:rPr>
        <w:t>height</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α=0.21</m:t>
        </m:r>
      </m:oMath>
      <w:r w:rsidR="00CF0FD2">
        <w:rPr>
          <w:rFonts w:ascii="Helvetica" w:hAnsi="Helvetica"/>
          <w:color w:val="000000"/>
          <w:lang w:val="en-GB"/>
        </w:rPr>
        <w:t>)</w:t>
      </w:r>
      <w:r w:rsidR="00997E6F" w:rsidRPr="0081577A">
        <w:rPr>
          <w:rFonts w:ascii="Helvetica" w:hAnsi="Helvetica"/>
          <w:color w:val="000000"/>
          <w:lang w:val="en-GB"/>
        </w:rPr>
        <w:t>;</w:t>
      </w:r>
      <w:r w:rsidR="004E1A6F" w:rsidRPr="0081577A">
        <w:rPr>
          <w:rFonts w:ascii="Helvetica" w:hAnsi="Helvetica"/>
          <w:color w:val="000000"/>
          <w:lang w:val="en-GB"/>
        </w:rPr>
        <w:t xml:space="preserve"> </w:t>
      </w:r>
      <w:r w:rsidR="00DD7FAC">
        <w:rPr>
          <w:rFonts w:ascii="Helvetica" w:hAnsi="Helvetica"/>
          <w:color w:val="000000"/>
          <w:lang w:val="en-GB"/>
        </w:rPr>
        <w:t>forced vital capacity (FVC)</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α=0.13</m:t>
        </m:r>
      </m:oMath>
      <w:r w:rsidR="00CF0FD2">
        <w:rPr>
          <w:rFonts w:ascii="Helvetica" w:hAnsi="Helvetica"/>
          <w:color w:val="000000"/>
          <w:lang w:val="en-GB"/>
        </w:rPr>
        <w:t>)</w:t>
      </w:r>
      <w:r w:rsidR="00DD7FAC">
        <w:rPr>
          <w:rFonts w:ascii="Helvetica" w:hAnsi="Helvetica"/>
          <w:color w:val="000000"/>
          <w:lang w:val="en-GB"/>
        </w:rPr>
        <w:t>; basal metabolic rate (BMR)</w:t>
      </w:r>
      <w:r w:rsidR="00CF0FD2">
        <w:rPr>
          <w:rFonts w:ascii="Helvetica" w:hAnsi="Helvetica"/>
          <w:color w:val="000000"/>
          <w:lang w:val="en-GB"/>
        </w:rPr>
        <w:t xml:space="preserve"> (</w:t>
      </w:r>
      <m:oMath>
        <m:r>
          <w:rPr>
            <w:rFonts w:ascii="Cambria Math" w:hAnsi="Cambria Math"/>
            <w:color w:val="000000"/>
            <w:lang w:val="en-GB"/>
          </w:rPr>
          <m:t>r=0.21</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α=0.16</m:t>
        </m:r>
      </m:oMath>
      <w:r w:rsidR="00CF0FD2">
        <w:rPr>
          <w:rFonts w:ascii="Helvetica" w:hAnsi="Helvetica"/>
          <w:color w:val="000000"/>
          <w:lang w:val="en-GB"/>
        </w:rPr>
        <w:t>)</w:t>
      </w:r>
      <w:r w:rsidR="00CF0FD2" w:rsidRPr="0081577A">
        <w:rPr>
          <w:rFonts w:ascii="Helvetica" w:hAnsi="Helvetica"/>
          <w:color w:val="000000"/>
          <w:lang w:val="en-GB"/>
        </w:rPr>
        <w:t>;</w:t>
      </w:r>
      <w:r w:rsidR="00DD7FAC">
        <w:rPr>
          <w:rFonts w:ascii="Helvetica" w:hAnsi="Helvetica"/>
          <w:color w:val="000000"/>
          <w:lang w:val="en-GB"/>
        </w:rPr>
        <w:t xml:space="preserve"> </w:t>
      </w:r>
      <w:r w:rsidR="004E1A6F" w:rsidRPr="0081577A">
        <w:rPr>
          <w:rFonts w:ascii="Helvetica" w:hAnsi="Helvetica"/>
          <w:color w:val="000000"/>
          <w:lang w:val="en-GB"/>
        </w:rPr>
        <w:t xml:space="preserve">and </w:t>
      </w:r>
      <w:r w:rsidR="00997E6F" w:rsidRPr="0081577A">
        <w:rPr>
          <w:rFonts w:ascii="Helvetica" w:hAnsi="Helvetica"/>
          <w:color w:val="000000"/>
          <w:lang w:val="en-GB"/>
        </w:rPr>
        <w:t>basophil</w:t>
      </w:r>
      <w:r w:rsidR="004E1A6F" w:rsidRPr="0081577A">
        <w:rPr>
          <w:rFonts w:ascii="Helvetica" w:hAnsi="Helvetica"/>
          <w:color w:val="000000"/>
          <w:lang w:val="en-GB"/>
        </w:rPr>
        <w:t xml:space="preserve"> count</w:t>
      </w:r>
      <w:r w:rsidR="00CF0FD2">
        <w:rPr>
          <w:rFonts w:ascii="Helvetica" w:hAnsi="Helvetica"/>
          <w:color w:val="000000"/>
          <w:lang w:val="en-GB"/>
        </w:rPr>
        <w:t xml:space="preserve"> (</w:t>
      </w:r>
      <m:oMath>
        <m:r>
          <w:rPr>
            <w:rFonts w:ascii="Cambria Math" w:hAnsi="Cambria Math"/>
            <w:color w:val="000000"/>
            <w:lang w:val="en-GB"/>
          </w:rPr>
          <m:t>r=0.47</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m:t>
        </m:r>
      </m:oMath>
      <w:r w:rsidR="00CF0FD2">
        <w:rPr>
          <w:rFonts w:ascii="Helvetica" w:hAnsi="Helvetica"/>
          <w:color w:val="000000"/>
          <w:lang w:val="en-GB"/>
        </w:rPr>
        <w:t>)</w:t>
      </w:r>
      <w:r w:rsidR="004E1A6F" w:rsidRPr="0081577A">
        <w:rPr>
          <w:rFonts w:ascii="Helvetica" w:hAnsi="Helvetica"/>
          <w:color w:val="000000"/>
          <w:lang w:val="en-GB"/>
        </w:rPr>
        <w:t xml:space="preserve"> (</w:t>
      </w:r>
      <w:r w:rsidR="007A486B">
        <w:rPr>
          <w:rFonts w:ascii="Helvetica" w:hAnsi="Helvetica"/>
          <w:color w:val="000000"/>
          <w:lang w:val="en-GB"/>
        </w:rPr>
        <w:t xml:space="preserve">see </w:t>
      </w:r>
      <w:r w:rsidR="007A486B">
        <w:rPr>
          <w:rFonts w:ascii="Helvetica" w:hAnsi="Helvetica"/>
          <w:color w:val="000000"/>
          <w:lang w:val="en-GB"/>
        </w:rPr>
        <w:t>Fig</w:t>
      </w:r>
      <w:r w:rsidR="00C02B89">
        <w:rPr>
          <w:rFonts w:ascii="Helvetica" w:hAnsi="Helvetica"/>
          <w:color w:val="000000"/>
          <w:lang w:val="en-GB"/>
        </w:rPr>
        <w:t>ure</w:t>
      </w:r>
      <w:r w:rsidR="007A486B">
        <w:rPr>
          <w:rFonts w:ascii="Helvetica" w:hAnsi="Helvetica"/>
          <w:color w:val="000000"/>
          <w:lang w:val="en-GB"/>
        </w:rPr>
        <w:t xml:space="preserve"> 3</w:t>
      </w:r>
      <w:r w:rsidR="004E1A6F" w:rsidRPr="0081577A">
        <w:rPr>
          <w:rFonts w:ascii="Helvetica" w:hAnsi="Helvetica"/>
          <w:color w:val="000000"/>
          <w:lang w:val="en-GB"/>
        </w:rPr>
        <w:t>). </w:t>
      </w:r>
    </w:p>
    <w:p w14:paraId="0729A80A" w14:textId="77777777" w:rsidR="00A90D9D" w:rsidRDefault="00A90D9D" w:rsidP="002B237D">
      <w:pPr>
        <w:jc w:val="both"/>
        <w:rPr>
          <w:rFonts w:ascii="Helvetica" w:hAnsi="Helvetica"/>
          <w:color w:val="000000"/>
          <w:lang w:val="en-GB"/>
        </w:rPr>
      </w:pPr>
    </w:p>
    <w:p w14:paraId="4D1A3E0A" w14:textId="616630BB" w:rsidR="00DE17C1" w:rsidRDefault="0019184E" w:rsidP="00A90D9D">
      <w:pPr>
        <w:jc w:val="both"/>
        <w:rPr>
          <w:rFonts w:ascii="Helvetica" w:hAnsi="Helvetica"/>
          <w:color w:val="000000"/>
          <w:lang w:val="en-GB"/>
        </w:rPr>
      </w:pPr>
      <w:r w:rsidRPr="0081577A">
        <w:rPr>
          <w:rFonts w:ascii="Helvetica" w:hAnsi="Helvetica"/>
          <w:color w:val="000000"/>
          <w:lang w:val="en-GB"/>
        </w:rPr>
        <w:t xml:space="preserve">Significant differences </w:t>
      </w:r>
      <w:r>
        <w:rPr>
          <w:rFonts w:ascii="Helvetica" w:hAnsi="Helvetica"/>
          <w:color w:val="000000"/>
          <w:lang w:val="en-GB"/>
        </w:rPr>
        <w:t>c</w:t>
      </w:r>
      <w:r w:rsidRPr="0081577A">
        <w:rPr>
          <w:rFonts w:ascii="Helvetica" w:hAnsi="Helvetica"/>
          <w:color w:val="000000"/>
          <w:lang w:val="en-GB"/>
        </w:rPr>
        <w:t xml:space="preserve">ould be indicative of the presence of confounders (either negative or positive) driving the observed phenotypic correlation. </w:t>
      </w:r>
      <w:r w:rsidR="00A90D9D">
        <w:rPr>
          <w:rFonts w:ascii="Helvetica" w:hAnsi="Helvetica"/>
          <w:color w:val="000000"/>
          <w:lang w:val="en-GB"/>
        </w:rPr>
        <w:t xml:space="preserve">Thus, for </w:t>
      </w:r>
      <w:r w:rsidR="00DE17C1" w:rsidRPr="0081577A">
        <w:rPr>
          <w:rFonts w:ascii="Helvetica" w:hAnsi="Helvetica"/>
          <w:color w:val="000000"/>
          <w:lang w:val="en-GB"/>
        </w:rPr>
        <w:t xml:space="preserve">traits where couple correlation was significantly different than MR causal estimates, we sought to identify potential confounders which may, in part, explain the discrepant estimates. For </w:t>
      </w:r>
      <w:r w:rsidR="00DE17C1">
        <w:rPr>
          <w:rFonts w:ascii="Helvetica" w:hAnsi="Helvetica"/>
          <w:color w:val="000000"/>
          <w:lang w:val="en-GB"/>
        </w:rPr>
        <w:t xml:space="preserve">the three </w:t>
      </w:r>
      <w:r w:rsidR="00DE17C1" w:rsidRPr="0081577A">
        <w:rPr>
          <w:rFonts w:ascii="Helvetica" w:hAnsi="Helvetica"/>
          <w:color w:val="000000"/>
          <w:lang w:val="en-GB"/>
        </w:rPr>
        <w:t>traits where correlation was less than MR-estimate, we searched for negative confounders (</w:t>
      </w:r>
      <w:proofErr w:type="gramStart"/>
      <w:r w:rsidR="00DE17C1" w:rsidRPr="0081577A">
        <w:rPr>
          <w:rFonts w:ascii="Helvetica" w:hAnsi="Helvetica"/>
          <w:color w:val="000000"/>
          <w:lang w:val="en-GB"/>
        </w:rPr>
        <w:t>i.e.</w:t>
      </w:r>
      <w:proofErr w:type="gramEnd"/>
      <w:r w:rsidR="00DE17C1" w:rsidRPr="0081577A">
        <w:rPr>
          <w:rFonts w:ascii="Helvetica" w:hAnsi="Helvetica"/>
          <w:color w:val="000000"/>
          <w:lang w:val="en-GB"/>
        </w:rPr>
        <w:t xml:space="preserv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E17C1" w:rsidRPr="0081577A">
        <w:rPr>
          <w:rFonts w:ascii="Helvetica" w:hAnsi="Helvetica"/>
          <w:color w:val="000000"/>
          <w:lang w:val="en-GB"/>
        </w:rPr>
        <w:t xml:space="preserve">), </w:t>
      </w:r>
      <w:r w:rsidR="000D69F3">
        <w:rPr>
          <w:rFonts w:ascii="Helvetica" w:hAnsi="Helvetica"/>
          <w:color w:val="000000"/>
          <w:lang w:val="en-GB"/>
        </w:rPr>
        <w:t>but did not identify any. C</w:t>
      </w:r>
      <w:r w:rsidR="00DE17C1" w:rsidRPr="0081577A">
        <w:rPr>
          <w:rFonts w:ascii="Helvetica" w:hAnsi="Helvetica"/>
          <w:color w:val="000000"/>
          <w:lang w:val="en-GB"/>
        </w:rPr>
        <w:t xml:space="preserve">onversely for traits where the correlation was greater than the MR-estimate we searched for positive </w:t>
      </w:r>
      <w:proofErr w:type="gramStart"/>
      <w:r w:rsidR="00DE17C1" w:rsidRPr="0081577A">
        <w:rPr>
          <w:rFonts w:ascii="Helvetica" w:hAnsi="Helvetica"/>
          <w:color w:val="000000"/>
          <w:lang w:val="en-GB"/>
        </w:rPr>
        <w:t>confounder</w:t>
      </w:r>
      <w:r w:rsidR="000D69F3">
        <w:rPr>
          <w:rFonts w:ascii="Helvetica" w:hAnsi="Helvetica"/>
          <w:color w:val="000000"/>
          <w:lang w:val="en-GB"/>
        </w:rPr>
        <w:t>s, and</w:t>
      </w:r>
      <w:proofErr w:type="gramEnd"/>
      <w:r w:rsidR="000D69F3">
        <w:rPr>
          <w:rFonts w:ascii="Helvetica" w:hAnsi="Helvetica"/>
          <w:color w:val="000000"/>
          <w:lang w:val="en-GB"/>
        </w:rPr>
        <w:t xml:space="preserve"> </w:t>
      </w:r>
      <w:r w:rsidR="00DE17C1" w:rsidRPr="0081577A">
        <w:rPr>
          <w:rFonts w:ascii="Helvetica" w:hAnsi="Helvetica"/>
          <w:color w:val="000000"/>
          <w:lang w:val="en-GB"/>
        </w:rPr>
        <w:t xml:space="preserve">found many potential positive confounders. Namely, the mean number of potential confounders from our set of 117 candidates was 22.56, with a maximum of 39, for </w:t>
      </w:r>
      <w:r w:rsidR="000D69F3">
        <w:rPr>
          <w:rFonts w:ascii="Helvetica" w:hAnsi="Helvetica"/>
          <w:color w:val="000000"/>
          <w:lang w:val="en-GB"/>
        </w:rPr>
        <w:t xml:space="preserve">only </w:t>
      </w:r>
      <w:r w:rsidR="00DE17C1" w:rsidRPr="0081577A">
        <w:rPr>
          <w:rFonts w:ascii="Helvetica" w:hAnsi="Helvetica"/>
          <w:color w:val="000000"/>
          <w:lang w:val="en-GB"/>
        </w:rPr>
        <w:t xml:space="preserve">one trait </w:t>
      </w:r>
      <w:r w:rsidR="000D69F3">
        <w:rPr>
          <w:rFonts w:ascii="Helvetica" w:hAnsi="Helvetica"/>
          <w:color w:val="000000"/>
          <w:lang w:val="en-GB"/>
        </w:rPr>
        <w:t xml:space="preserve">we </w:t>
      </w:r>
      <w:r w:rsidR="00DE17C1" w:rsidRPr="0081577A">
        <w:rPr>
          <w:rFonts w:ascii="Helvetica" w:hAnsi="Helvetica"/>
          <w:color w:val="000000"/>
          <w:lang w:val="en-GB"/>
        </w:rPr>
        <w:t xml:space="preserve">did not identify any potential confounders </w:t>
      </w:r>
      <w:r w:rsidR="00DE17C1" w:rsidRPr="007344CF">
        <w:rPr>
          <w:rFonts w:ascii="Helvetica" w:hAnsi="Helvetica"/>
          <w:color w:val="000000"/>
          <w:lang w:val="en-GB"/>
        </w:rPr>
        <w:t>(</w:t>
      </w:r>
      <w:r w:rsidR="00287556" w:rsidRPr="007344CF">
        <w:rPr>
          <w:rFonts w:ascii="Helvetica" w:hAnsi="Helvetica"/>
          <w:color w:val="000000"/>
          <w:lang w:val="en-GB"/>
        </w:rPr>
        <w:t>Supplementary T</w:t>
      </w:r>
      <w:r w:rsidR="00DE17C1" w:rsidRPr="007344CF">
        <w:rPr>
          <w:rFonts w:ascii="Helvetica" w:hAnsi="Helvetica"/>
          <w:color w:val="000000"/>
          <w:lang w:val="en-GB"/>
        </w:rPr>
        <w:t xml:space="preserve">able </w:t>
      </w:r>
      <w:r w:rsidR="002D16B3">
        <w:rPr>
          <w:rFonts w:ascii="Helvetica" w:hAnsi="Helvetica"/>
          <w:color w:val="000000"/>
          <w:lang w:val="en-GB"/>
        </w:rPr>
        <w:t>5</w:t>
      </w:r>
      <w:r w:rsidR="00DE17C1" w:rsidRPr="007344CF">
        <w:rPr>
          <w:rFonts w:ascii="Helvetica" w:hAnsi="Helvetica"/>
          <w:color w:val="000000"/>
          <w:lang w:val="en-GB"/>
        </w:rPr>
        <w:t>).</w:t>
      </w:r>
      <w:r w:rsidR="00DE17C1" w:rsidRPr="0081577A">
        <w:rPr>
          <w:rFonts w:ascii="Helvetica" w:hAnsi="Helvetica"/>
          <w:color w:val="000000"/>
          <w:lang w:val="en-GB"/>
        </w:rPr>
        <w:t xml:space="preserve"> For instance, for</w:t>
      </w:r>
      <w:r w:rsidR="00DE17C1">
        <w:rPr>
          <w:rFonts w:ascii="Helvetica" w:hAnsi="Helvetica"/>
          <w:color w:val="000000"/>
          <w:lang w:val="en-GB"/>
        </w:rPr>
        <w:t xml:space="preserve"> systolic blood pressure</w:t>
      </w:r>
      <w:r w:rsidR="00DE17C1" w:rsidRPr="0081577A">
        <w:rPr>
          <w:rFonts w:ascii="Helvetica" w:hAnsi="Helvetica"/>
          <w:color w:val="000000"/>
          <w:lang w:val="en-GB"/>
        </w:rPr>
        <w:t xml:space="preserve">, we identified </w:t>
      </w:r>
      <w:r w:rsidR="00DB4891">
        <w:rPr>
          <w:rFonts w:ascii="Helvetica" w:hAnsi="Helvetica"/>
          <w:color w:val="000000"/>
          <w:lang w:val="en-GB"/>
        </w:rPr>
        <w:t>29</w:t>
      </w:r>
      <w:r w:rsidR="00DE17C1"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r w:rsidR="00DE17C1"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confounders for these traits were highly overlapping, including physical activity level, anthropometric traits, smoking and health rating</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A0271F">
        <w:rPr>
          <w:rFonts w:ascii="Helvetica" w:hAnsi="Helvetica"/>
          <w:color w:val="000000"/>
          <w:lang w:val="en-GB"/>
        </w:rPr>
        <w:t xml:space="preserve">. </w:t>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00DE17C1" w:rsidRPr="0081577A">
        <w:rPr>
          <w:rFonts w:ascii="Helvetica" w:hAnsi="Helvetica"/>
          <w:color w:val="000000"/>
          <w:lang w:val="en-GB"/>
        </w:rPr>
        <w:t xml:space="preserve">inally, for each confounder we calculated the correlation due to confounding (C) as described above (see Figure </w:t>
      </w:r>
      <w:r w:rsidR="00D4559C">
        <w:rPr>
          <w:rFonts w:ascii="Helvetica" w:hAnsi="Helvetica"/>
          <w:color w:val="000000"/>
          <w:lang w:val="en-GB"/>
        </w:rPr>
        <w:t>1B</w:t>
      </w:r>
      <w:r w:rsidR="00DE17C1" w:rsidRPr="0081577A">
        <w:rPr>
          <w:rFonts w:ascii="Helvetica" w:hAnsi="Helvetica"/>
          <w:color w:val="000000"/>
          <w:lang w:val="en-GB"/>
        </w:rPr>
        <w:t xml:space="preserve">). We then compared the difference in estimates to the maximum C for each trait (Figure </w:t>
      </w:r>
      <w:r w:rsidR="00D4559C">
        <w:rPr>
          <w:rFonts w:ascii="Helvetica" w:hAnsi="Helvetica"/>
          <w:color w:val="000000"/>
          <w:lang w:val="en-GB"/>
        </w:rPr>
        <w:t>4</w:t>
      </w:r>
      <w:r w:rsidR="005C586F">
        <w:rPr>
          <w:rFonts w:ascii="Helvetica" w:hAnsi="Helvetica"/>
          <w:color w:val="000000"/>
          <w:lang w:val="en-GB"/>
        </w:rPr>
        <w:t>B</w:t>
      </w:r>
      <w:r w:rsidR="00DE17C1" w:rsidRPr="0081577A">
        <w:rPr>
          <w:rFonts w:ascii="Helvetica" w:hAnsi="Helvetica"/>
          <w:color w:val="000000"/>
          <w:lang w:val="en-GB"/>
        </w:rPr>
        <w:t xml:space="preserve">) since the high correlation between confounders hindered the sensible estimation of their cumulative effect. </w:t>
      </w:r>
    </w:p>
    <w:p w14:paraId="6C2792E4" w14:textId="77777777" w:rsidR="00112193" w:rsidRPr="0081577A" w:rsidRDefault="00112193" w:rsidP="00A90D9D">
      <w:pPr>
        <w:jc w:val="both"/>
        <w:rPr>
          <w:rFonts w:ascii="Helvetica" w:hAnsi="Helvetica"/>
          <w:color w:val="000000"/>
          <w:lang w:val="en-GB"/>
        </w:rPr>
      </w:pPr>
    </w:p>
    <w:p w14:paraId="0EA7E7F4" w14:textId="2BD7AE10" w:rsidR="00CC322A" w:rsidRPr="00967CBC" w:rsidRDefault="00CC322A" w:rsidP="00967CBC">
      <w:pPr>
        <w:jc w:val="both"/>
        <w:rPr>
          <w:rFonts w:ascii="Helvetica" w:hAnsi="Helvetica"/>
          <w:color w:val="000000"/>
          <w:lang w:val="en-GB"/>
        </w:rPr>
      </w:pPr>
    </w:p>
    <w:p w14:paraId="5A7A3868" w14:textId="4171B952" w:rsidR="00CC322A" w:rsidRDefault="00841104" w:rsidP="00CC322A">
      <w:pPr>
        <w:jc w:val="both"/>
        <w:rPr>
          <w:rFonts w:ascii="Helvetica" w:hAnsi="Helvetica"/>
          <w:lang w:val="en-GB"/>
        </w:rPr>
      </w:pPr>
      <w:r>
        <w:rPr>
          <w:rFonts w:ascii="Helvetica" w:hAnsi="Helvetica"/>
          <w:noProof/>
          <w:lang w:val="en-GB"/>
        </w:rPr>
        <w:lastRenderedPageBreak/>
        <w:drawing>
          <wp:inline distT="0" distB="0" distL="0" distR="0" wp14:anchorId="42DF56D4" wp14:editId="72E04048">
            <wp:extent cx="5760720" cy="8229600"/>
            <wp:effectExtent l="0" t="0" r="508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70D856DF" w14:textId="4F0B3E49" w:rsidR="00714457" w:rsidRPr="0081577A" w:rsidRDefault="00714457" w:rsidP="00CC322A">
      <w:pPr>
        <w:jc w:val="both"/>
        <w:rPr>
          <w:rFonts w:ascii="Helvetica" w:hAnsi="Helvetica"/>
          <w:lang w:val="en-GB"/>
        </w:rPr>
      </w:pPr>
    </w:p>
    <w:p w14:paraId="6D4CF962" w14:textId="5D8F3914" w:rsidR="00DE17C1" w:rsidRPr="00FA2252" w:rsidRDefault="00CC322A" w:rsidP="00FA2252">
      <w:pPr>
        <w:jc w:val="both"/>
        <w:rPr>
          <w:rFonts w:ascii="Helvetica" w:hAnsi="Helvetica"/>
          <w:b/>
          <w:bCs/>
          <w:i/>
          <w:iCs/>
          <w:lang w:val="en-GB"/>
        </w:rPr>
      </w:pPr>
      <w:commentRangeStart w:id="33"/>
      <w:r w:rsidRPr="00FE622A">
        <w:rPr>
          <w:rFonts w:ascii="Helvetica" w:hAnsi="Helvetica"/>
          <w:b/>
          <w:bCs/>
          <w:color w:val="000000"/>
          <w:lang w:val="en-GB"/>
        </w:rPr>
        <w:t xml:space="preserve">Figure </w:t>
      </w:r>
      <w:r w:rsidR="00D4559C">
        <w:rPr>
          <w:rFonts w:ascii="Helvetica" w:hAnsi="Helvetica"/>
          <w:b/>
          <w:bCs/>
          <w:color w:val="000000"/>
          <w:lang w:val="en-GB"/>
        </w:rPr>
        <w:t>4</w:t>
      </w:r>
      <w:r w:rsidRPr="00FE622A">
        <w:rPr>
          <w:rFonts w:ascii="Helvetica" w:hAnsi="Helvetica"/>
          <w:b/>
          <w:bCs/>
          <w:color w:val="000000"/>
          <w:lang w:val="en-GB"/>
        </w:rPr>
        <w:t>:</w:t>
      </w:r>
      <w:r w:rsidR="00D4559C">
        <w:rPr>
          <w:rFonts w:ascii="Helvetica" w:hAnsi="Helvetica"/>
          <w:b/>
          <w:bCs/>
          <w:color w:val="000000"/>
          <w:lang w:val="en-GB"/>
        </w:rPr>
        <w:t xml:space="preserve"> Phenotypic correlation in couples versus causal effects and evidence of confounder traits impacting the discrepant estimates.</w:t>
      </w:r>
      <w:r w:rsidRPr="00FE622A">
        <w:rPr>
          <w:rFonts w:ascii="Helvetica" w:hAnsi="Helvetica"/>
          <w:color w:val="000000"/>
          <w:lang w:val="en-GB"/>
        </w:rPr>
        <w:t xml:space="preserve"> </w:t>
      </w:r>
      <w:commentRangeEnd w:id="33"/>
      <w:r w:rsidR="00D4559C">
        <w:rPr>
          <w:rStyle w:val="CommentReference"/>
          <w:rFonts w:asciiTheme="minorHAnsi" w:eastAsiaTheme="minorHAnsi" w:hAnsiTheme="minorHAnsi" w:cstheme="minorBidi"/>
        </w:rPr>
        <w:commentReference w:id="33"/>
      </w:r>
      <w:r w:rsidR="00714457" w:rsidRPr="003860BF">
        <w:rPr>
          <w:rFonts w:ascii="Helvetica" w:hAnsi="Helvetica"/>
          <w:b/>
          <w:bCs/>
          <w:i/>
          <w:iCs/>
          <w:color w:val="000000"/>
          <w:lang w:val="en-GB"/>
        </w:rPr>
        <w:t xml:space="preserve">A. </w:t>
      </w:r>
      <w:r w:rsidRPr="003860BF">
        <w:rPr>
          <w:rFonts w:ascii="Helvetica" w:hAnsi="Helvetica"/>
          <w:i/>
          <w:iCs/>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3860BF">
        <w:rPr>
          <w:rFonts w:ascii="Helvetica" w:hAnsi="Helvetica"/>
          <w:i/>
          <w:iCs/>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276DDC" w:rsidRPr="003860BF">
        <w:rPr>
          <w:rFonts w:ascii="Helvetica" w:hAnsi="Helvetica"/>
          <w:i/>
          <w:iCs/>
          <w:color w:val="000000"/>
          <w:lang w:val="en-GB"/>
        </w:rPr>
        <w:t xml:space="preserve">; </w:t>
      </w:r>
      <w:r w:rsidR="00CE2F9B" w:rsidRPr="003860BF">
        <w:rPr>
          <w:rFonts w:ascii="Helvetica" w:hAnsi="Helvetica"/>
          <w:i/>
          <w:iCs/>
          <w:color w:val="000000"/>
          <w:lang w:val="en-GB"/>
        </w:rPr>
        <w:t>error bars represent 95% CIs</w:t>
      </w:r>
      <w:r w:rsidRPr="003860BF">
        <w:rPr>
          <w:rFonts w:ascii="Helvetica" w:hAnsi="Helvetica"/>
          <w:i/>
          <w:iCs/>
          <w:color w:val="000000"/>
          <w:lang w:val="en-GB"/>
        </w:rPr>
        <w:t xml:space="preserve">. A two-tailed z-test was used to test for a significant difference between the estimates. After adjusting for the number of effective tests (p &lt; 0.05/66), </w:t>
      </w:r>
      <w:r w:rsidR="00276DDC" w:rsidRPr="003860BF">
        <w:rPr>
          <w:rFonts w:ascii="Helvetica" w:hAnsi="Helvetica"/>
          <w:i/>
          <w:iCs/>
          <w:color w:val="000000"/>
          <w:lang w:val="en-GB"/>
        </w:rPr>
        <w:t xml:space="preserve">43 </w:t>
      </w:r>
      <w:r w:rsidRPr="003860BF">
        <w:rPr>
          <w:rFonts w:ascii="Helvetica" w:hAnsi="Helvetica"/>
          <w:i/>
          <w:iCs/>
          <w:color w:val="000000"/>
          <w:lang w:val="en-GB"/>
        </w:rPr>
        <w:t xml:space="preserve">significant differences were identified (shown in dark blue), where 3 traits showed larger MR-estimates compared to correlation, and </w:t>
      </w:r>
      <w:r w:rsidR="00276DDC" w:rsidRPr="003860BF">
        <w:rPr>
          <w:rFonts w:ascii="Helvetica" w:hAnsi="Helvetica"/>
          <w:i/>
          <w:iCs/>
          <w:color w:val="000000"/>
          <w:lang w:val="en-GB"/>
        </w:rPr>
        <w:t>40</w:t>
      </w:r>
      <w:r w:rsidRPr="003860BF">
        <w:rPr>
          <w:rFonts w:ascii="Helvetica" w:hAnsi="Helvetica"/>
          <w:i/>
          <w:iCs/>
          <w:color w:val="000000"/>
          <w:lang w:val="en-GB"/>
        </w:rPr>
        <w:t xml:space="preserve"> traits showed larger correlation compared to MR-estimates.</w:t>
      </w:r>
      <w:r w:rsidR="00276DDC" w:rsidRPr="003860BF">
        <w:rPr>
          <w:rFonts w:ascii="Helvetica" w:hAnsi="Helvetica"/>
          <w:i/>
          <w:iCs/>
          <w:color w:val="000000"/>
          <w:lang w:val="en-GB"/>
        </w:rPr>
        <w:t xml:space="preserve"> The identity line is shown in black.</w:t>
      </w:r>
      <w:r w:rsidRPr="003860BF">
        <w:rPr>
          <w:rFonts w:ascii="Helvetica" w:hAnsi="Helvetica"/>
          <w:i/>
          <w:iCs/>
          <w:color w:val="000000"/>
          <w:lang w:val="en-GB"/>
        </w:rPr>
        <w:t xml:space="preserve"> </w:t>
      </w:r>
      <w:r w:rsidR="00112193" w:rsidRPr="003860BF">
        <w:rPr>
          <w:rFonts w:ascii="Helvetica" w:hAnsi="Helvetica"/>
          <w:i/>
          <w:iCs/>
          <w:color w:val="000000"/>
          <w:lang w:val="en-GB"/>
        </w:rPr>
        <w:t>Labelled pairs are discussed in the main text.</w:t>
      </w:r>
      <w:r w:rsidR="00E83F91" w:rsidRPr="003860BF">
        <w:rPr>
          <w:rFonts w:ascii="Helvetica" w:hAnsi="Helvetica"/>
          <w:i/>
          <w:iCs/>
          <w:color w:val="000000"/>
          <w:lang w:val="en-GB"/>
        </w:rPr>
        <w:t xml:space="preserve"> </w:t>
      </w:r>
      <w:r w:rsidR="0008703D" w:rsidRPr="003860BF">
        <w:rPr>
          <w:rFonts w:ascii="Helvetica" w:hAnsi="Helvetica"/>
          <w:i/>
          <w:iCs/>
          <w:color w:val="000000"/>
          <w:lang w:val="en-GB"/>
        </w:rPr>
        <w:t xml:space="preserve">Abbreviations: </w:t>
      </w:r>
      <w:r w:rsidR="00E83F91" w:rsidRPr="003860BF">
        <w:rPr>
          <w:rFonts w:ascii="Helvetica" w:hAnsi="Helvetica"/>
          <w:i/>
          <w:iCs/>
          <w:color w:val="000000"/>
          <w:lang w:val="en-GB"/>
        </w:rPr>
        <w:t>SBP: systolic blood pressure; FVC: forced vital capacity; NC: North coordinate.</w:t>
      </w:r>
      <w:r w:rsidR="00714457" w:rsidRPr="003860BF">
        <w:rPr>
          <w:rFonts w:ascii="Helvetica" w:hAnsi="Helvetica"/>
          <w:i/>
          <w:iCs/>
          <w:color w:val="000000"/>
          <w:lang w:val="en-GB"/>
        </w:rPr>
        <w:t xml:space="preserve"> </w:t>
      </w:r>
      <w:r w:rsidR="00714457" w:rsidRPr="00FA2252">
        <w:rPr>
          <w:rFonts w:ascii="Helvetica" w:hAnsi="Helvetica"/>
          <w:b/>
          <w:bCs/>
          <w:i/>
          <w:iCs/>
          <w:color w:val="000000"/>
          <w:lang w:val="en-GB"/>
        </w:rPr>
        <w:t xml:space="preserve">B. </w:t>
      </w:r>
      <w:r w:rsidR="00DE17C1" w:rsidRPr="00FA2252">
        <w:rPr>
          <w:rFonts w:ascii="Helvetica" w:hAnsi="Helvetica"/>
          <w:i/>
          <w:iCs/>
          <w:lang w:val="en-GB"/>
        </w:rPr>
        <w:t>Scatter plot shows the difference in phenotypic correlation and MR-estimate versus the maximum C for each trait where the phenotypic correlation was greater than the MR-estimate (number of traits = 39)</w:t>
      </w:r>
      <w:r w:rsidR="00276DDC" w:rsidRPr="00FA2252">
        <w:rPr>
          <w:rFonts w:ascii="Helvetica" w:hAnsi="Helvetica"/>
          <w:i/>
          <w:iCs/>
          <w:lang w:val="en-GB"/>
        </w:rPr>
        <w:t>; error bars represent 95% CIs</w:t>
      </w:r>
      <w:r w:rsidR="00DE17C1" w:rsidRPr="00FA2252">
        <w:rPr>
          <w:rFonts w:ascii="Helvetica" w:hAnsi="Helvetica"/>
          <w:i/>
          <w:iCs/>
          <w:lang w:val="en-GB"/>
        </w:rPr>
        <w:t>.</w:t>
      </w:r>
      <w:r w:rsidR="00FE622A" w:rsidRPr="00FA2252">
        <w:rPr>
          <w:rFonts w:ascii="Helvetica" w:hAnsi="Helvetica"/>
          <w:i/>
          <w:iCs/>
          <w:lang w:val="en-GB"/>
        </w:rPr>
        <w:t xml:space="preserve"> The identity line is shown in black. </w:t>
      </w:r>
      <w:r w:rsidR="00815827" w:rsidRPr="00FA2252">
        <w:rPr>
          <w:rFonts w:ascii="Helvetica" w:hAnsi="Helvetica"/>
          <w:i/>
          <w:iCs/>
          <w:lang w:val="en-GB"/>
        </w:rPr>
        <w:t>A</w:t>
      </w:r>
      <w:r w:rsidR="0008703D" w:rsidRPr="00FA2252">
        <w:rPr>
          <w:rFonts w:ascii="Helvetica" w:hAnsi="Helvetica"/>
          <w:i/>
          <w:iCs/>
          <w:lang w:val="en-GB"/>
        </w:rPr>
        <w:t>bb</w:t>
      </w:r>
      <w:r w:rsidR="00815827" w:rsidRPr="00FA2252">
        <w:rPr>
          <w:rFonts w:ascii="Helvetica" w:hAnsi="Helvetica"/>
          <w:i/>
          <w:iCs/>
          <w:lang w:val="en-GB"/>
        </w:rPr>
        <w:t xml:space="preserve">reviations: </w:t>
      </w:r>
      <w:r w:rsidR="0008703D" w:rsidRPr="00FA2252">
        <w:rPr>
          <w:rFonts w:ascii="Helvetica" w:hAnsi="Helvetica"/>
          <w:i/>
          <w:iCs/>
          <w:color w:val="000000"/>
          <w:lang w:val="en-GB"/>
        </w:rPr>
        <w:t>SBP: systolic blood pressure; FVC: forced vital capacity; NC: North coordinate.</w:t>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712D116D"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r w:rsidR="008678A7" w:rsidRPr="0081577A">
        <w:rPr>
          <w:rFonts w:ascii="Helvetica" w:hAnsi="Helvetica"/>
          <w:color w:val="000000"/>
          <w:lang w:val="en-GB"/>
        </w:rPr>
        <w:t xml:space="preserve">. </w:t>
      </w:r>
      <w:r w:rsidR="00DA320C">
        <w:rPr>
          <w:rFonts w:ascii="Helvetica" w:hAnsi="Helvetica"/>
          <w:color w:val="000000"/>
          <w:lang w:val="en-GB"/>
        </w:rPr>
        <w:t xml:space="preserve">While </w:t>
      </w:r>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r w:rsidR="00DA320C">
        <w:rPr>
          <w:rFonts w:ascii="Helvetica" w:hAnsi="Helvetica"/>
          <w:color w:val="000000"/>
          <w:lang w:val="en-GB"/>
        </w:rPr>
        <w:t xml:space="preserve">was found to have </w:t>
      </w:r>
      <w:r w:rsidR="008678A7" w:rsidRPr="0081577A">
        <w:rPr>
          <w:rFonts w:ascii="Helvetica" w:hAnsi="Helvetica"/>
          <w:color w:val="000000"/>
          <w:lang w:val="en-GB"/>
        </w:rPr>
        <w:t>a negligible impact on phenotypic correlations</w:t>
      </w:r>
      <w:r w:rsidR="00DA320C">
        <w:rPr>
          <w:rFonts w:ascii="Helvetica" w:hAnsi="Helvetica"/>
          <w:color w:val="000000"/>
          <w:lang w:val="en-GB"/>
        </w:rPr>
        <w:t xml:space="preserve"> (mean confounding ratio: 1%), </w:t>
      </w:r>
      <w:r w:rsidR="008678A7" w:rsidRPr="0081577A">
        <w:rPr>
          <w:rFonts w:ascii="Helvetica" w:hAnsi="Helvetica"/>
          <w:color w:val="000000"/>
          <w:lang w:val="en-GB"/>
        </w:rPr>
        <w:t>household income</w:t>
      </w:r>
      <w:r w:rsidR="00DA320C">
        <w:rPr>
          <w:rFonts w:ascii="Helvetica" w:hAnsi="Helvetica"/>
          <w:color w:val="000000"/>
          <w:lang w:val="en-GB"/>
        </w:rPr>
        <w:t xml:space="preserve"> (mean confounding ratio: 29.8%)</w:t>
      </w:r>
      <w:r w:rsidR="006B4B0D">
        <w:rPr>
          <w:rFonts w:ascii="Helvetica" w:hAnsi="Helvetica"/>
          <w:color w:val="000000"/>
          <w:lang w:val="en-GB"/>
        </w:rPr>
        <w:t xml:space="preserve">, age completed full time education </w:t>
      </w:r>
      <w:r w:rsidR="00DA320C">
        <w:rPr>
          <w:rFonts w:ascii="Helvetica" w:hAnsi="Helvetica"/>
          <w:color w:val="000000"/>
          <w:lang w:val="en-GB"/>
        </w:rPr>
        <w:t xml:space="preserve">(mean confounding ratio: mean confounding ratio: 11.6%), </w:t>
      </w:r>
      <w:r w:rsidR="006B4B0D">
        <w:rPr>
          <w:rFonts w:ascii="Helvetica" w:hAnsi="Helvetica"/>
          <w:color w:val="000000"/>
          <w:lang w:val="en-GB"/>
        </w:rPr>
        <w:t>and physical activity levels (measured using the variable “leisure/social activities: sport club or gym”</w:t>
      </w:r>
      <w:r w:rsidR="00DA320C">
        <w:rPr>
          <w:rFonts w:ascii="Helvetica" w:hAnsi="Helvetica"/>
          <w:color w:val="000000"/>
          <w:lang w:val="en-GB"/>
        </w:rPr>
        <w:t>; mean confounding ratio: 17.1%)</w:t>
      </w:r>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D4559C">
        <w:rPr>
          <w:rFonts w:ascii="Helvetica" w:hAnsi="Helvetica"/>
          <w:color w:val="000000"/>
          <w:lang w:val="en-GB"/>
        </w:rPr>
        <w:t>5</w:t>
      </w:r>
      <w:r w:rsidR="008678A7" w:rsidRPr="0081577A">
        <w:rPr>
          <w:rFonts w:ascii="Helvetica" w:hAnsi="Helvetica"/>
          <w:color w:val="000000"/>
          <w:lang w:val="en-GB"/>
        </w:rPr>
        <w:t xml:space="preserve">). </w:t>
      </w:r>
    </w:p>
    <w:p w14:paraId="5D6DDE98" w14:textId="5B0166FA" w:rsidR="00476D49" w:rsidRDefault="00476D49" w:rsidP="002B237D">
      <w:pPr>
        <w:jc w:val="both"/>
        <w:rPr>
          <w:rFonts w:ascii="Helvetica" w:hAnsi="Helvetica"/>
          <w:color w:val="000000"/>
          <w:lang w:val="en-GB"/>
        </w:rPr>
      </w:pPr>
    </w:p>
    <w:p w14:paraId="5F11CD45" w14:textId="05AF9066" w:rsidR="00476D49" w:rsidRPr="00D20DD7" w:rsidRDefault="00FE622A" w:rsidP="00D20DD7">
      <w:r w:rsidRPr="00FE622A">
        <w:lastRenderedPageBreak/>
        <w:t xml:space="preserve"> </w:t>
      </w:r>
      <w:r w:rsidR="00D20DD7" w:rsidRPr="00D20DD7">
        <w:t xml:space="preserve"> </w:t>
      </w:r>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FCBE23" w14:textId="77777777" w:rsidR="00476D49" w:rsidRPr="0081577A" w:rsidRDefault="00476D49" w:rsidP="00476D49">
      <w:pPr>
        <w:jc w:val="both"/>
        <w:rPr>
          <w:rFonts w:ascii="Helvetica" w:hAnsi="Helvetica"/>
          <w:lang w:val="en-GB"/>
        </w:rPr>
      </w:pPr>
    </w:p>
    <w:p w14:paraId="2317180A" w14:textId="0A4E9998" w:rsidR="00476D49" w:rsidRPr="003A6E83" w:rsidRDefault="00476D49" w:rsidP="00476D49">
      <w:pPr>
        <w:spacing w:before="40"/>
        <w:jc w:val="both"/>
        <w:rPr>
          <w:rFonts w:ascii="Helvetica" w:hAnsi="Helvetica"/>
          <w:i/>
          <w:iCs/>
          <w:color w:val="000000"/>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commentRangeStart w:id="34"/>
      <w:r w:rsidR="00D4559C" w:rsidRPr="00841104">
        <w:rPr>
          <w:rFonts w:ascii="Helvetica" w:hAnsi="Helvetica"/>
          <w:b/>
          <w:bCs/>
          <w:color w:val="000000"/>
          <w:lang w:val="en-GB"/>
        </w:rPr>
        <w:t xml:space="preserve">Global confounding impact of select traits on </w:t>
      </w:r>
      <w:r w:rsidR="00841104" w:rsidRPr="00841104">
        <w:rPr>
          <w:rFonts w:ascii="Helvetica" w:hAnsi="Helvetica"/>
          <w:b/>
          <w:bCs/>
          <w:color w:val="000000"/>
          <w:lang w:val="en-GB"/>
        </w:rPr>
        <w:t>couple p</w:t>
      </w:r>
      <w:r w:rsidR="00D4559C" w:rsidRPr="00841104">
        <w:rPr>
          <w:rFonts w:ascii="Helvetica" w:hAnsi="Helvetica"/>
          <w:b/>
          <w:bCs/>
          <w:color w:val="000000"/>
          <w:lang w:val="en-GB"/>
        </w:rPr>
        <w:t xml:space="preserve">henotypic </w:t>
      </w:r>
      <w:r w:rsidR="00841104" w:rsidRPr="00841104">
        <w:rPr>
          <w:rFonts w:ascii="Helvetica" w:hAnsi="Helvetica"/>
          <w:b/>
          <w:bCs/>
          <w:color w:val="000000"/>
          <w:lang w:val="en-GB"/>
        </w:rPr>
        <w:t>correlation.</w:t>
      </w:r>
      <w:r w:rsidR="00841104">
        <w:rPr>
          <w:rFonts w:ascii="Helvetica" w:hAnsi="Helvetica"/>
          <w:color w:val="000000"/>
          <w:lang w:val="en-GB"/>
        </w:rPr>
        <w:t xml:space="preserve"> </w:t>
      </w:r>
      <w:r w:rsidR="00D4559C">
        <w:rPr>
          <w:rFonts w:ascii="Helvetica" w:hAnsi="Helvetica"/>
          <w:color w:val="000000"/>
          <w:lang w:val="en-GB"/>
        </w:rPr>
        <w:t xml:space="preserve"> </w:t>
      </w:r>
      <w:commentRangeEnd w:id="34"/>
      <w:r w:rsidR="00841104">
        <w:rPr>
          <w:rStyle w:val="CommentReference"/>
          <w:rFonts w:asciiTheme="minorHAnsi" w:eastAsiaTheme="minorHAnsi" w:hAnsiTheme="minorHAnsi" w:cstheme="minorBidi"/>
        </w:rPr>
        <w:commentReference w:id="34"/>
      </w:r>
      <w:r w:rsidRPr="003A6E83">
        <w:rPr>
          <w:rFonts w:ascii="Helvetica" w:hAnsi="Helvetica"/>
          <w:i/>
          <w:iCs/>
          <w:color w:val="000000"/>
          <w:lang w:val="en-GB"/>
        </w:rPr>
        <w:t>Figure</w:t>
      </w:r>
      <w:r w:rsidR="00D4559C">
        <w:rPr>
          <w:rFonts w:ascii="Helvetica" w:hAnsi="Helvetica"/>
          <w:i/>
          <w:iCs/>
          <w:color w:val="000000"/>
          <w:lang w:val="en-GB"/>
        </w:rPr>
        <w:t>s</w:t>
      </w:r>
      <w:r w:rsidRPr="003A6E83">
        <w:rPr>
          <w:rFonts w:ascii="Helvetica" w:hAnsi="Helvetica"/>
          <w:i/>
          <w:iCs/>
          <w:color w:val="000000"/>
          <w:lang w:val="en-GB"/>
        </w:rPr>
        <w:t xml:space="preserve"> display </w:t>
      </w:r>
      <w:r w:rsidR="00276DDC" w:rsidRPr="003A6E83">
        <w:rPr>
          <w:rFonts w:ascii="Helvetica" w:hAnsi="Helvetica"/>
          <w:i/>
          <w:iCs/>
          <w:color w:val="000000"/>
          <w:lang w:val="en-GB"/>
        </w:rPr>
        <w:t xml:space="preserve">scatter plots of </w:t>
      </w:r>
      <w:r w:rsidRPr="003A6E83">
        <w:rPr>
          <w:rFonts w:ascii="Helvetica" w:hAnsi="Helvetica"/>
          <w:i/>
          <w:iCs/>
          <w:color w:val="000000"/>
          <w:lang w:val="en-GB"/>
        </w:rPr>
        <w:t>couple correlation due to confounding versus the phenotypic trait correlation among couples for selected potential confounder traits</w:t>
      </w:r>
      <w:r w:rsidR="00FE622A" w:rsidRPr="003A6E83">
        <w:rPr>
          <w:rFonts w:ascii="Helvetica" w:hAnsi="Helvetica"/>
          <w:i/>
          <w:iCs/>
          <w:color w:val="000000"/>
          <w:lang w:val="en-GB"/>
        </w:rPr>
        <w:t xml:space="preserve"> (</w:t>
      </w:r>
      <m:oMath>
        <m:r>
          <w:rPr>
            <w:rFonts w:ascii="Cambria Math" w:hAnsi="Cambria Math"/>
            <w:color w:val="000000"/>
            <w:lang w:val="en-GB"/>
          </w:rPr>
          <m:t>Z</m:t>
        </m:r>
      </m:oMath>
      <w:r w:rsidR="00FE622A" w:rsidRPr="003A6E83">
        <w:rPr>
          <w:rFonts w:ascii="Helvetica" w:hAnsi="Helvetica"/>
          <w:i/>
          <w:iCs/>
          <w:color w:val="000000"/>
          <w:lang w:val="en-GB"/>
        </w:rPr>
        <w:t>)</w:t>
      </w:r>
      <w:r w:rsidR="00276DDC" w:rsidRPr="003A6E83">
        <w:rPr>
          <w:rFonts w:ascii="Helvetica" w:hAnsi="Helvetica"/>
          <w:i/>
          <w:iCs/>
          <w:color w:val="000000"/>
          <w:lang w:val="en-GB"/>
        </w:rPr>
        <w:t>; error bars represent the 95% CI</w:t>
      </w:r>
      <w:r w:rsidRPr="003A6E83">
        <w:rPr>
          <w:rFonts w:ascii="Helvetica" w:hAnsi="Helvetica"/>
          <w:i/>
          <w:iCs/>
          <w:color w:val="000000"/>
          <w:lang w:val="en-GB"/>
        </w:rPr>
        <w:t xml:space="preserve">. For each trait in the pipeline, we tested the contribution </w:t>
      </w:r>
      <w:r w:rsidR="00DA320C" w:rsidRPr="003A6E83">
        <w:rPr>
          <w:rFonts w:ascii="Helvetica" w:hAnsi="Helvetica"/>
          <w:i/>
          <w:iCs/>
          <w:color w:val="000000"/>
          <w:lang w:val="en-GB"/>
        </w:rPr>
        <w:t xml:space="preserve">of </w:t>
      </w:r>
      <w:r w:rsidR="00FE622A" w:rsidRPr="003A6E83">
        <w:rPr>
          <w:rFonts w:ascii="Helvetica" w:hAnsi="Helvetica"/>
          <w:i/>
          <w:iCs/>
          <w:color w:val="000000"/>
          <w:lang w:val="en-GB"/>
        </w:rPr>
        <w:t>four</w:t>
      </w:r>
      <w:r w:rsidRPr="003A6E83">
        <w:rPr>
          <w:rFonts w:ascii="Helvetica" w:hAnsi="Helvetica"/>
          <w:i/>
          <w:iCs/>
          <w:color w:val="000000"/>
          <w:lang w:val="en-GB"/>
        </w:rPr>
        <w:t xml:space="preserve"> confounder traits (average household income, </w:t>
      </w:r>
      <w:r w:rsidR="00276DDC" w:rsidRPr="003A6E83">
        <w:rPr>
          <w:rFonts w:ascii="Helvetica" w:hAnsi="Helvetica"/>
          <w:i/>
          <w:iCs/>
          <w:color w:val="000000"/>
          <w:lang w:val="en-GB"/>
        </w:rPr>
        <w:t>current t</w:t>
      </w:r>
      <w:r w:rsidR="005C586F" w:rsidRPr="003A6E83">
        <w:rPr>
          <w:rFonts w:ascii="Helvetica" w:hAnsi="Helvetica"/>
          <w:i/>
          <w:iCs/>
          <w:color w:val="000000"/>
          <w:lang w:val="en-GB"/>
        </w:rPr>
        <w:t>o</w:t>
      </w:r>
      <w:r w:rsidR="00276DDC" w:rsidRPr="003A6E83">
        <w:rPr>
          <w:rFonts w:ascii="Helvetica" w:hAnsi="Helvetica"/>
          <w:i/>
          <w:iCs/>
          <w:color w:val="000000"/>
          <w:lang w:val="en-GB"/>
        </w:rPr>
        <w:t xml:space="preserve">bacco smoking, overall health rating, </w:t>
      </w:r>
      <w:r w:rsidRPr="003A6E83">
        <w:rPr>
          <w:rFonts w:ascii="Helvetica" w:hAnsi="Helvetica"/>
          <w:i/>
          <w:iCs/>
          <w:color w:val="000000"/>
          <w:shd w:val="clear" w:color="auto" w:fill="FFFFFF"/>
          <w:lang w:val="en-GB"/>
        </w:rPr>
        <w:t xml:space="preserve">age completed full-time education, </w:t>
      </w:r>
      <w:r w:rsidRPr="003A6E83">
        <w:rPr>
          <w:rFonts w:ascii="Helvetica" w:hAnsi="Helvetica"/>
          <w:i/>
          <w:iCs/>
          <w:color w:val="000000"/>
          <w:lang w:val="en-GB"/>
        </w:rPr>
        <w:t>and sports club or gym user</w:t>
      </w:r>
      <w:r w:rsidR="00FE622A" w:rsidRPr="003A6E83">
        <w:rPr>
          <w:rFonts w:ascii="Helvetica" w:hAnsi="Helvetica"/>
          <w:i/>
          <w:iCs/>
          <w:color w:val="000000"/>
          <w:lang w:val="en-GB"/>
        </w:rPr>
        <w:t xml:space="preserve">, </w:t>
      </w:r>
      <w:r w:rsidR="00276DDC" w:rsidRPr="003A6E83">
        <w:rPr>
          <w:rFonts w:ascii="Helvetica" w:hAnsi="Helvetica"/>
          <w:i/>
          <w:iCs/>
          <w:color w:val="000000"/>
          <w:lang w:val="en-GB"/>
        </w:rPr>
        <w:t xml:space="preserve">and </w:t>
      </w:r>
      <w:r w:rsidR="00DA320C" w:rsidRPr="003A6E83">
        <w:rPr>
          <w:rFonts w:ascii="Helvetica" w:hAnsi="Helvetica"/>
          <w:i/>
          <w:iCs/>
          <w:color w:val="000000"/>
          <w:lang w:val="en-GB"/>
        </w:rPr>
        <w:t xml:space="preserve">place of birth co-ordinates, panels </w:t>
      </w:r>
      <w:r w:rsidR="00DA320C" w:rsidRPr="00D4559C">
        <w:rPr>
          <w:rFonts w:ascii="Helvetica" w:hAnsi="Helvetica"/>
          <w:b/>
          <w:bCs/>
          <w:i/>
          <w:iCs/>
          <w:color w:val="000000"/>
          <w:lang w:val="en-GB"/>
        </w:rPr>
        <w:t xml:space="preserve">A, B, C, D, </w:t>
      </w:r>
      <w:r w:rsidR="00276DDC" w:rsidRPr="00D4559C">
        <w:rPr>
          <w:rFonts w:ascii="Helvetica" w:hAnsi="Helvetica"/>
          <w:b/>
          <w:bCs/>
          <w:i/>
          <w:iCs/>
          <w:color w:val="000000"/>
          <w:lang w:val="en-GB"/>
        </w:rPr>
        <w:t xml:space="preserve">E </w:t>
      </w:r>
      <w:r w:rsidR="00276DDC" w:rsidRPr="003A6E83">
        <w:rPr>
          <w:rFonts w:ascii="Helvetica" w:hAnsi="Helvetica"/>
          <w:i/>
          <w:iCs/>
          <w:color w:val="000000"/>
          <w:lang w:val="en-GB"/>
        </w:rPr>
        <w:t xml:space="preserve">and </w:t>
      </w:r>
      <w:r w:rsidR="00276DDC" w:rsidRPr="00D4559C">
        <w:rPr>
          <w:rFonts w:ascii="Helvetica" w:hAnsi="Helvetica"/>
          <w:b/>
          <w:bCs/>
          <w:i/>
          <w:iCs/>
          <w:color w:val="000000"/>
          <w:lang w:val="en-GB"/>
        </w:rPr>
        <w:t>F</w:t>
      </w:r>
      <w:r w:rsidR="00276DDC" w:rsidRPr="003A6E83">
        <w:rPr>
          <w:rFonts w:ascii="Helvetica" w:hAnsi="Helvetica"/>
          <w:i/>
          <w:iCs/>
          <w:color w:val="000000"/>
          <w:lang w:val="en-GB"/>
        </w:rPr>
        <w:t xml:space="preserve">, </w:t>
      </w:r>
      <w:r w:rsidR="00DA320C" w:rsidRPr="003A6E83">
        <w:rPr>
          <w:rFonts w:ascii="Helvetica" w:hAnsi="Helvetica"/>
          <w:i/>
          <w:iCs/>
          <w:color w:val="000000"/>
          <w:lang w:val="en-GB"/>
        </w:rPr>
        <w:t>respectively</w:t>
      </w:r>
      <w:r w:rsidRPr="003A6E83">
        <w:rPr>
          <w:rFonts w:ascii="Helvetica" w:hAnsi="Helvetica"/>
          <w:i/>
          <w:iCs/>
          <w:color w:val="000000"/>
          <w:lang w:val="en-GB"/>
        </w:rPr>
        <w:t xml:space="preserve">) could impact the phenotypic couple correlation. The couple correlation due to confounding for each trait </w:t>
      </w:r>
      <m:oMath>
        <m:r>
          <w:rPr>
            <w:rFonts w:ascii="Cambria Math" w:hAnsi="Cambria Math"/>
            <w:color w:val="000000"/>
            <w:lang w:val="en-GB"/>
          </w:rPr>
          <m:t>X</m:t>
        </m:r>
      </m:oMath>
      <w:r w:rsidRPr="003A6E83">
        <w:rPr>
          <w:rFonts w:ascii="Helvetica" w:hAnsi="Helvetica"/>
          <w:i/>
          <w:iCs/>
          <w:color w:val="000000"/>
          <w:lang w:val="en-GB"/>
        </w:rPr>
        <w:t xml:space="preserve"> was calculated for each confounder </w:t>
      </w:r>
      <m:oMath>
        <m:r>
          <w:rPr>
            <w:rFonts w:ascii="Cambria Math" w:hAnsi="Cambria Math"/>
            <w:color w:val="000000"/>
            <w:lang w:val="en-GB"/>
          </w:rPr>
          <m:t>Y</m:t>
        </m:r>
      </m:oMath>
      <w:r w:rsidRPr="003A6E83">
        <w:rPr>
          <w:rFonts w:ascii="Helvetica" w:hAnsi="Helvetica"/>
          <w:i/>
          <w:iCs/>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06EEB" w:rsidRPr="00B479B3">
        <w:rPr>
          <w:rFonts w:ascii="Helvetica" w:hAnsi="Helvetica"/>
          <w:i/>
          <w:iCs/>
          <w:color w:val="000000"/>
          <w:lang w:val="en-GB"/>
        </w:rPr>
        <w:t>.</w:t>
      </w:r>
      <w:r w:rsidR="00FE622A" w:rsidRPr="003A6E83">
        <w:rPr>
          <w:rFonts w:ascii="Helvetica" w:hAnsi="Helvetica"/>
          <w:i/>
          <w:iCs/>
          <w:color w:val="000000"/>
          <w:lang w:val="en-GB"/>
        </w:rPr>
        <w:t xml:space="preserve"> </w:t>
      </w:r>
      <w:r w:rsidR="00D06EEB" w:rsidRPr="003A6E83">
        <w:rPr>
          <w:rFonts w:ascii="Helvetica" w:hAnsi="Helvetica"/>
          <w:i/>
          <w:iCs/>
          <w:color w:val="000000"/>
          <w:lang w:val="en-GB"/>
        </w:rPr>
        <w:t xml:space="preserve">In the case of </w:t>
      </w:r>
      <w:r w:rsidR="00992A41" w:rsidRPr="003A6E83">
        <w:rPr>
          <w:rFonts w:ascii="Helvetica" w:hAnsi="Helvetica"/>
          <w:i/>
          <w:iCs/>
          <w:color w:val="000000"/>
          <w:lang w:val="en-GB"/>
        </w:rPr>
        <w:t>birth</w:t>
      </w:r>
      <w:r w:rsidR="00170854" w:rsidRPr="003A6E83">
        <w:rPr>
          <w:rFonts w:ascii="Helvetica" w:hAnsi="Helvetica"/>
          <w:i/>
          <w:iCs/>
          <w:color w:val="000000"/>
          <w:lang w:val="en-GB"/>
        </w:rPr>
        <w:t xml:space="preserve">place </w:t>
      </w:r>
      <w:r w:rsidR="00D06EEB" w:rsidRPr="003A6E83">
        <w:rPr>
          <w:rFonts w:ascii="Helvetica" w:hAnsi="Helvetica"/>
          <w:i/>
          <w:iCs/>
          <w:color w:val="000000"/>
          <w:lang w:val="en-GB"/>
        </w:rPr>
        <w:lastRenderedPageBreak/>
        <w:t>coordinates, C</w:t>
      </w:r>
      <w:r w:rsidR="00E37780" w:rsidRPr="003A6E83">
        <w:rPr>
          <w:rFonts w:ascii="Helvetica" w:hAnsi="Helvetica"/>
          <w:i/>
          <w:iCs/>
          <w:color w:val="000000"/>
          <w:lang w:val="en-GB"/>
        </w:rPr>
        <w:t>-values</w:t>
      </w:r>
      <w:r w:rsidR="00D06EEB" w:rsidRPr="003A6E83">
        <w:rPr>
          <w:rFonts w:ascii="Helvetica" w:hAnsi="Helvetica"/>
          <w:i/>
          <w:iCs/>
          <w:color w:val="000000"/>
          <w:lang w:val="en-GB"/>
        </w:rPr>
        <w:t xml:space="preserve"> were summed across the two (independent) North and East coordinates. </w:t>
      </w:r>
      <w:r w:rsidR="00CA11A0" w:rsidRPr="003A6E83">
        <w:rPr>
          <w:rFonts w:ascii="Helvetica" w:hAnsi="Helvetica"/>
          <w:i/>
          <w:iCs/>
          <w:color w:val="000000"/>
          <w:lang w:val="en-GB"/>
        </w:rPr>
        <w:t>The i</w:t>
      </w:r>
      <w:r w:rsidR="00FE622A" w:rsidRPr="003A6E83">
        <w:rPr>
          <w:rFonts w:ascii="Helvetica" w:hAnsi="Helvetica"/>
          <w:i/>
          <w:iCs/>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1F0188C4" w14:textId="601E31EE" w:rsidR="00575B10" w:rsidRDefault="00575B10" w:rsidP="00476D49">
      <w:pPr>
        <w:spacing w:before="40"/>
        <w:jc w:val="both"/>
        <w:rPr>
          <w:rFonts w:ascii="Helvetica" w:hAnsi="Helvetica"/>
          <w:lang w:val="en-GB"/>
        </w:rPr>
      </w:pPr>
      <w:r w:rsidRPr="00575B10">
        <w:rPr>
          <w:rFonts w:ascii="Helvetica" w:hAnsi="Helvetica"/>
          <w:b/>
          <w:bCs/>
          <w:lang w:val="en-GB"/>
        </w:rPr>
        <w:t xml:space="preserve">Table 1: </w:t>
      </w:r>
      <w:r w:rsidRPr="00C64E72">
        <w:rPr>
          <w:rFonts w:ascii="Helvetica" w:hAnsi="Helvetica"/>
          <w:i/>
          <w:iCs/>
          <w:lang w:val="en-GB"/>
        </w:rPr>
        <w:t xml:space="preserve">Summary of the </w:t>
      </w:r>
      <w:r w:rsidR="002760EB" w:rsidRPr="00C64E72">
        <w:rPr>
          <w:rFonts w:ascii="Helvetica" w:hAnsi="Helvetica"/>
          <w:i/>
          <w:iCs/>
          <w:lang w:val="en-GB"/>
        </w:rPr>
        <w:t xml:space="preserve">global confounding impact of four selected traits on phenotypic couple correlations. </w:t>
      </w:r>
    </w:p>
    <w:p w14:paraId="0A273DBC" w14:textId="4F8D8842" w:rsidR="00967CBC" w:rsidRDefault="00967CBC" w:rsidP="00476D49">
      <w:pPr>
        <w:spacing w:before="40"/>
        <w:jc w:val="both"/>
        <w:rPr>
          <w:rFonts w:ascii="Helvetica" w:hAnsi="Helvetica"/>
          <w:lang w:val="en-GB"/>
        </w:rPr>
      </w:pPr>
    </w:p>
    <w:tbl>
      <w:tblPr>
        <w:tblStyle w:val="PlainTable2"/>
        <w:tblW w:w="9639" w:type="dxa"/>
        <w:tblLayout w:type="fixed"/>
        <w:tblLook w:val="04A0" w:firstRow="1" w:lastRow="0" w:firstColumn="1" w:lastColumn="0" w:noHBand="0" w:noVBand="1"/>
      </w:tblPr>
      <w:tblGrid>
        <w:gridCol w:w="2350"/>
        <w:gridCol w:w="2429"/>
        <w:gridCol w:w="2430"/>
        <w:gridCol w:w="2430"/>
      </w:tblGrid>
      <w:tr w:rsidR="00C56E6C" w:rsidRPr="00575B10" w14:paraId="73817787" w14:textId="77777777" w:rsidTr="00C56E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565743D1" w:rsidR="00C56E6C" w:rsidRPr="00967CBC" w:rsidRDefault="00C56E6C" w:rsidP="008D382C">
            <w:pPr>
              <w:rPr>
                <w:rFonts w:ascii="Helvetica" w:hAnsi="Helvetica" w:cs="Calibri"/>
                <w:color w:val="000000"/>
                <w:sz w:val="20"/>
                <w:szCs w:val="20"/>
              </w:rPr>
            </w:pPr>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r>
              <w:rPr>
                <w:rFonts w:ascii="Helvetica" w:hAnsi="Helvetica" w:cs="Calibri"/>
                <w:color w:val="000000"/>
                <w:sz w:val="20"/>
                <w:szCs w:val="20"/>
              </w:rPr>
              <w:t xml:space="preserve"> (</w:t>
            </w:r>
            <w:r w:rsidRPr="00C56E6C">
              <w:rPr>
                <w:rFonts w:ascii="Helvetica" w:hAnsi="Helvetica" w:cs="Calibri"/>
                <w:i/>
                <w:iCs/>
                <w:color w:val="000000"/>
                <w:sz w:val="20"/>
                <w:szCs w:val="20"/>
              </w:rPr>
              <w:t>Y</w:t>
            </w:r>
            <w:r>
              <w:rPr>
                <w:rFonts w:ascii="Helvetica" w:hAnsi="Helvetica" w:cs="Calibri"/>
                <w:color w:val="000000"/>
                <w:sz w:val="20"/>
                <w:szCs w:val="20"/>
              </w:rPr>
              <w:t>)</w:t>
            </w:r>
          </w:p>
        </w:tc>
        <w:tc>
          <w:tcPr>
            <w:tcW w:w="2429" w:type="dxa"/>
            <w:noWrap/>
            <w:hideMark/>
          </w:tcPr>
          <w:p w14:paraId="40766480"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p>
        </w:tc>
        <w:tc>
          <w:tcPr>
            <w:tcW w:w="2430" w:type="dxa"/>
            <w:noWrap/>
            <w:hideMark/>
          </w:tcPr>
          <w:p w14:paraId="18FA4CE8"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p>
        </w:tc>
        <w:tc>
          <w:tcPr>
            <w:tcW w:w="2430" w:type="dxa"/>
            <w:noWrap/>
            <w:hideMark/>
          </w:tcPr>
          <w:p w14:paraId="556521EB"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proofErr w:type="spellStart"/>
            <w:proofErr w:type="gramStart"/>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p>
        </w:tc>
      </w:tr>
      <w:tr w:rsidR="00C56E6C" w:rsidRPr="00575B10" w14:paraId="4AF06097"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48D364B6" w14:textId="6C37ABE3"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Current tobacco smoking</w:t>
            </w:r>
          </w:p>
        </w:tc>
        <w:tc>
          <w:tcPr>
            <w:tcW w:w="2429" w:type="dxa"/>
            <w:noWrap/>
            <w:vAlign w:val="bottom"/>
            <w:hideMark/>
          </w:tcPr>
          <w:p w14:paraId="70CB7EE5" w14:textId="1B1AB0A1"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0.047784</w:t>
            </w:r>
          </w:p>
        </w:tc>
        <w:tc>
          <w:tcPr>
            <w:tcW w:w="2430" w:type="dxa"/>
            <w:noWrap/>
            <w:vAlign w:val="bottom"/>
            <w:hideMark/>
          </w:tcPr>
          <w:p w14:paraId="49CFFCCB" w14:textId="3E5223AA"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0.013493</w:t>
            </w:r>
          </w:p>
        </w:tc>
        <w:tc>
          <w:tcPr>
            <w:tcW w:w="2430" w:type="dxa"/>
            <w:noWrap/>
            <w:vAlign w:val="bottom"/>
            <w:hideMark/>
          </w:tcPr>
          <w:p w14:paraId="4B21DD46" w14:textId="5893B74B"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0.115313</w:t>
            </w:r>
          </w:p>
        </w:tc>
      </w:tr>
      <w:tr w:rsidR="00C56E6C" w:rsidRPr="00575B10" w14:paraId="1DBF6B9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02B6633E" w14:textId="0846B5EA"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Overall health rating</w:t>
            </w:r>
          </w:p>
        </w:tc>
        <w:tc>
          <w:tcPr>
            <w:tcW w:w="2429" w:type="dxa"/>
            <w:noWrap/>
            <w:vAlign w:val="bottom"/>
          </w:tcPr>
          <w:p w14:paraId="2A09E198" w14:textId="1BBD90A7"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0.141006</w:t>
            </w:r>
          </w:p>
        </w:tc>
        <w:tc>
          <w:tcPr>
            <w:tcW w:w="2430" w:type="dxa"/>
            <w:noWrap/>
            <w:vAlign w:val="bottom"/>
          </w:tcPr>
          <w:p w14:paraId="5820542B" w14:textId="5263047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0.096063</w:t>
            </w:r>
          </w:p>
        </w:tc>
        <w:tc>
          <w:tcPr>
            <w:tcW w:w="2430" w:type="dxa"/>
            <w:noWrap/>
            <w:vAlign w:val="bottom"/>
          </w:tcPr>
          <w:p w14:paraId="6B49DF31" w14:textId="3BAE88F1"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0.14611</w:t>
            </w:r>
          </w:p>
        </w:tc>
      </w:tr>
      <w:tr w:rsidR="00C56E6C" w:rsidRPr="00575B10" w14:paraId="14BC4F2F"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538E437C" w14:textId="6FE086E9"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Leisure/social activities: Sports club or gym</w:t>
            </w:r>
          </w:p>
        </w:tc>
        <w:tc>
          <w:tcPr>
            <w:tcW w:w="2429" w:type="dxa"/>
            <w:noWrap/>
            <w:vAlign w:val="bottom"/>
          </w:tcPr>
          <w:p w14:paraId="13BFD387" w14:textId="13A489D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0.171141</w:t>
            </w:r>
          </w:p>
        </w:tc>
        <w:tc>
          <w:tcPr>
            <w:tcW w:w="2430" w:type="dxa"/>
            <w:noWrap/>
            <w:vAlign w:val="bottom"/>
          </w:tcPr>
          <w:p w14:paraId="41228F9A" w14:textId="2A49A872"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0.097595</w:t>
            </w:r>
          </w:p>
        </w:tc>
        <w:tc>
          <w:tcPr>
            <w:tcW w:w="2430" w:type="dxa"/>
            <w:noWrap/>
            <w:vAlign w:val="bottom"/>
          </w:tcPr>
          <w:p w14:paraId="65EBCB34" w14:textId="66CFE9F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0.215961</w:t>
            </w:r>
          </w:p>
        </w:tc>
      </w:tr>
      <w:tr w:rsidR="00C56E6C" w:rsidRPr="00575B10" w14:paraId="216B351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17366D22" w14:textId="603763FA"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Average total household income before tax</w:t>
            </w:r>
          </w:p>
        </w:tc>
        <w:tc>
          <w:tcPr>
            <w:tcW w:w="2429" w:type="dxa"/>
            <w:noWrap/>
            <w:vAlign w:val="bottom"/>
            <w:hideMark/>
          </w:tcPr>
          <w:p w14:paraId="1E056787" w14:textId="45F155BE"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0.298122</w:t>
            </w:r>
          </w:p>
        </w:tc>
        <w:tc>
          <w:tcPr>
            <w:tcW w:w="2430" w:type="dxa"/>
            <w:noWrap/>
            <w:vAlign w:val="bottom"/>
            <w:hideMark/>
          </w:tcPr>
          <w:p w14:paraId="50616608" w14:textId="19F5F55A"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0.183867</w:t>
            </w:r>
          </w:p>
        </w:tc>
        <w:tc>
          <w:tcPr>
            <w:tcW w:w="2430" w:type="dxa"/>
            <w:noWrap/>
            <w:vAlign w:val="bottom"/>
            <w:hideMark/>
          </w:tcPr>
          <w:p w14:paraId="43941F64" w14:textId="1B0B4745"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0.38749</w:t>
            </w:r>
          </w:p>
        </w:tc>
      </w:tr>
      <w:tr w:rsidR="00C56E6C" w:rsidRPr="00575B10" w14:paraId="38A76604"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28DF65E7" w14:textId="6DCEE7EC"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Age completed full time education</w:t>
            </w:r>
          </w:p>
        </w:tc>
        <w:tc>
          <w:tcPr>
            <w:tcW w:w="2429" w:type="dxa"/>
            <w:noWrap/>
            <w:vAlign w:val="bottom"/>
            <w:hideMark/>
          </w:tcPr>
          <w:p w14:paraId="1D552683" w14:textId="7633A31C"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0.116337</w:t>
            </w:r>
          </w:p>
        </w:tc>
        <w:tc>
          <w:tcPr>
            <w:tcW w:w="2430" w:type="dxa"/>
            <w:noWrap/>
            <w:vAlign w:val="bottom"/>
            <w:hideMark/>
          </w:tcPr>
          <w:p w14:paraId="66B33007" w14:textId="07CB03A9"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0.062482</w:t>
            </w:r>
          </w:p>
        </w:tc>
        <w:tc>
          <w:tcPr>
            <w:tcW w:w="2430" w:type="dxa"/>
            <w:noWrap/>
            <w:vAlign w:val="bottom"/>
            <w:hideMark/>
          </w:tcPr>
          <w:p w14:paraId="03465E7A" w14:textId="5753FEA4"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0.177151</w:t>
            </w:r>
          </w:p>
        </w:tc>
      </w:tr>
      <w:tr w:rsidR="00C56E6C" w:rsidRPr="00575B10" w14:paraId="560EF693"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0901686B" w14:textId="799D1DDB" w:rsidR="00C56E6C" w:rsidRPr="00821F11" w:rsidRDefault="00C56E6C" w:rsidP="00821F11">
            <w:pPr>
              <w:rPr>
                <w:rFonts w:ascii="Helvetica" w:hAnsi="Helvetica" w:cs="Calibri"/>
                <w:b w:val="0"/>
                <w:bCs w:val="0"/>
                <w:color w:val="000000"/>
                <w:sz w:val="20"/>
                <w:szCs w:val="20"/>
              </w:rPr>
            </w:pPr>
            <w:proofErr w:type="gramStart"/>
            <w:r w:rsidRPr="00E5132E">
              <w:rPr>
                <w:rFonts w:ascii="Helvetica" w:hAnsi="Helvetica" w:cs="Calibri"/>
                <w:color w:val="000000"/>
                <w:sz w:val="20"/>
                <w:szCs w:val="20"/>
              </w:rPr>
              <w:t>Birth place</w:t>
            </w:r>
            <w:proofErr w:type="gramEnd"/>
            <w:r w:rsidRPr="00E5132E">
              <w:rPr>
                <w:rFonts w:ascii="Helvetica" w:hAnsi="Helvetica" w:cs="Calibri"/>
                <w:color w:val="000000"/>
                <w:sz w:val="20"/>
                <w:szCs w:val="20"/>
              </w:rPr>
              <w:t xml:space="preserve"> coordinates</w:t>
            </w:r>
            <w:r>
              <w:rPr>
                <w:rFonts w:ascii="Helvetica" w:hAnsi="Helvetica" w:cs="Calibri"/>
                <w:b w:val="0"/>
                <w:bCs w:val="0"/>
                <w:color w:val="000000"/>
                <w:sz w:val="20"/>
                <w:szCs w:val="20"/>
              </w:rPr>
              <w:t xml:space="preserve"> (North and East)</w:t>
            </w:r>
          </w:p>
        </w:tc>
        <w:tc>
          <w:tcPr>
            <w:tcW w:w="2429" w:type="dxa"/>
            <w:noWrap/>
            <w:vAlign w:val="bottom"/>
            <w:hideMark/>
          </w:tcPr>
          <w:p w14:paraId="160F96DB" w14:textId="20D2F13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0.010319</w:t>
            </w:r>
          </w:p>
        </w:tc>
        <w:tc>
          <w:tcPr>
            <w:tcW w:w="2430" w:type="dxa"/>
            <w:noWrap/>
            <w:vAlign w:val="bottom"/>
            <w:hideMark/>
          </w:tcPr>
          <w:p w14:paraId="6F1B1C0F" w14:textId="0D1A880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0.005854</w:t>
            </w:r>
          </w:p>
        </w:tc>
        <w:tc>
          <w:tcPr>
            <w:tcW w:w="2430" w:type="dxa"/>
            <w:noWrap/>
            <w:vAlign w:val="bottom"/>
            <w:hideMark/>
          </w:tcPr>
          <w:p w14:paraId="7E1056BE" w14:textId="3923955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0.015892</w:t>
            </w:r>
          </w:p>
        </w:tc>
      </w:tr>
    </w:tbl>
    <w:p w14:paraId="03B13C13" w14:textId="77777777" w:rsidR="00821F11" w:rsidRDefault="00821F11" w:rsidP="00476D49">
      <w:pPr>
        <w:spacing w:before="40"/>
        <w:jc w:val="both"/>
        <w:rPr>
          <w:rFonts w:ascii="Helvetica" w:hAnsi="Helvetica"/>
          <w:lang w:val="en-GB"/>
        </w:rPr>
      </w:pPr>
    </w:p>
    <w:p w14:paraId="4D5470F2" w14:textId="4B5B4C77" w:rsidR="00917B0D" w:rsidRPr="00C64E72" w:rsidRDefault="002760EB" w:rsidP="00C64E72">
      <w:pPr>
        <w:spacing w:before="40"/>
        <w:jc w:val="both"/>
        <w:rPr>
          <w:rFonts w:ascii="Helvetica" w:hAnsi="Helvetica"/>
          <w:i/>
          <w:iCs/>
          <w:lang w:val="en-GB"/>
        </w:rPr>
      </w:pPr>
      <w:r w:rsidRPr="00C64E72">
        <w:rPr>
          <w:rFonts w:ascii="Helvetica" w:hAnsi="Helvetica"/>
          <w:i/>
          <w:iCs/>
          <w:lang w:val="en-GB"/>
        </w:rPr>
        <w:t>The confounding ratio correspond</w:t>
      </w:r>
      <w:r w:rsidR="004149FB" w:rsidRPr="00C64E72">
        <w:rPr>
          <w:rFonts w:ascii="Helvetica" w:hAnsi="Helvetica"/>
          <w:i/>
          <w:iCs/>
          <w:lang w:val="en-GB"/>
        </w:rPr>
        <w:t>s</w:t>
      </w:r>
      <w:r w:rsidRPr="00C64E72">
        <w:rPr>
          <w:rFonts w:ascii="Helvetica" w:hAnsi="Helvetica"/>
          <w:i/>
          <w:iCs/>
          <w:lang w:val="en-GB"/>
        </w:rPr>
        <w:t xml:space="preserve"> to the ratio of correlation due to confounding over phenotypic correlation in couples (</w:t>
      </w:r>
      <w:proofErr w:type="gramStart"/>
      <w:r w:rsidRPr="00C64E72">
        <w:rPr>
          <w:rFonts w:ascii="Helvetica" w:hAnsi="Helvetica"/>
          <w:i/>
          <w:iCs/>
          <w:lang w:val="en-GB"/>
        </w:rPr>
        <w:t>i.e.</w:t>
      </w:r>
      <w:proofErr w:type="gramEnd"/>
      <w:r w:rsidRPr="00C64E72">
        <w:rPr>
          <w:rFonts w:ascii="Helvetica" w:hAnsi="Helvetica"/>
          <w:i/>
          <w:iCs/>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C64E72">
        <w:rPr>
          <w:rFonts w:ascii="Helvetica" w:hAnsi="Helvetica"/>
          <w:i/>
          <w:iCs/>
          <w:color w:val="000000"/>
          <w:lang w:val="en-GB"/>
        </w:rPr>
        <w:t>), where</w:t>
      </w:r>
      <m:oMath>
        <m:r>
          <w:rPr>
            <w:rFonts w:ascii="Cambria Math" w:hAnsi="Cambria Math"/>
            <w:color w:val="000000"/>
            <w:lang w:val="en-GB"/>
          </w:rPr>
          <m:t xml:space="preserve"> </m:t>
        </m:r>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C64E72">
        <w:rPr>
          <w:rFonts w:ascii="Helvetica" w:hAnsi="Helvetica"/>
          <w:i/>
          <w:iCs/>
          <w:color w:val="000000"/>
          <w:lang w:val="en-GB"/>
        </w:rPr>
        <w:t xml:space="preserve">). </w:t>
      </w: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153BF9F3"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r w:rsidR="0014201A">
        <w:rPr>
          <w:rFonts w:ascii="Helvetica" w:hAnsi="Helvetica"/>
          <w:color w:val="000000"/>
          <w:lang w:val="en-GB"/>
        </w:rPr>
        <w:t xml:space="preserve">identify the mechanisms underlying AM by comparing </w:t>
      </w:r>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w:t>
      </w:r>
      <w:r w:rsidR="00950242">
        <w:rPr>
          <w:rFonts w:ascii="Helvetica" w:hAnsi="Helvetica"/>
          <w:color w:val="000000"/>
          <w:lang w:val="en-GB"/>
        </w:rPr>
        <w:t>C</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r w:rsidR="0014201A">
        <w:rPr>
          <w:rFonts w:ascii="Helvetica" w:hAnsi="Helvetica"/>
          <w:color w:val="000000"/>
          <w:lang w:val="en-GB"/>
        </w:rPr>
        <w:t>(</w:t>
      </w:r>
      <w:proofErr w:type="spellStart"/>
      <w:r w:rsidR="00922448">
        <w:rPr>
          <w:rFonts w:ascii="Helvetica" w:hAnsi="Helvetica"/>
          <w:color w:val="000000"/>
          <w:lang w:val="en-GB"/>
        </w:rPr>
        <w:t>i</w:t>
      </w:r>
      <w:proofErr w:type="spellEnd"/>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r w:rsidR="00922448">
        <w:rPr>
          <w:rFonts w:ascii="Helvetica" w:hAnsi="Helvetica"/>
          <w:color w:val="000000"/>
          <w:lang w:val="en-GB"/>
        </w:rPr>
        <w:t>followed by</w:t>
      </w:r>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w:t>
      </w:r>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iii</w:t>
      </w:r>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r w:rsidR="00922448">
        <w:rPr>
          <w:rFonts w:ascii="Helvetica" w:hAnsi="Helvetica"/>
          <w:color w:val="000000"/>
          <w:lang w:val="en-GB"/>
        </w:rPr>
        <w:t>were</w:t>
      </w:r>
      <w:r w:rsidR="00922448" w:rsidRPr="0081577A">
        <w:rPr>
          <w:rFonts w:ascii="Helvetica" w:hAnsi="Helvetica"/>
          <w:color w:val="000000"/>
          <w:lang w:val="en-GB"/>
        </w:rPr>
        <w:t xml:space="preserve"> </w:t>
      </w:r>
      <w:r w:rsidR="000F4C2B" w:rsidRPr="0081577A">
        <w:rPr>
          <w:rFonts w:ascii="Helvetica" w:hAnsi="Helvetica"/>
          <w:color w:val="000000"/>
          <w:lang w:val="en-GB"/>
        </w:rPr>
        <w:t xml:space="preserve">reduced to 1088 pairs after removing </w:t>
      </w:r>
      <w:r w:rsidR="00922448">
        <w:rPr>
          <w:rFonts w:ascii="Helvetica" w:hAnsi="Helvetica"/>
          <w:color w:val="000000"/>
          <w:lang w:val="en-GB"/>
        </w:rPr>
        <w:t>pairs</w:t>
      </w:r>
      <w:r w:rsidR="00922448" w:rsidRPr="0081577A">
        <w:rPr>
          <w:rFonts w:ascii="Helvetica" w:hAnsi="Helvetica"/>
          <w:color w:val="000000"/>
          <w:lang w:val="en-GB"/>
        </w:rPr>
        <w:t xml:space="preserve"> </w:t>
      </w:r>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commentRangeStart w:id="35"/>
      <w:commentRangeStart w:id="36"/>
      <w:commentRangeStart w:id="37"/>
      <w:r w:rsidR="00922448">
        <w:rPr>
          <w:rFonts w:ascii="Helvetica" w:hAnsi="Helvetica"/>
          <w:color w:val="000000"/>
          <w:lang w:val="en-GB"/>
        </w:rPr>
        <w:t>S</w:t>
      </w:r>
      <w:r w:rsidR="00843CF1">
        <w:rPr>
          <w:rFonts w:ascii="Helvetica" w:hAnsi="Helvetica"/>
          <w:color w:val="000000"/>
          <w:lang w:val="en-GB"/>
        </w:rPr>
        <w:t xml:space="preserve">everal relationships 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commentRangeEnd w:id="35"/>
      <w:r w:rsidR="009C436C">
        <w:rPr>
          <w:rFonts w:ascii="Helvetica" w:hAnsi="Helvetica"/>
          <w:color w:val="000000"/>
          <w:lang w:val="en-GB"/>
        </w:rPr>
        <w:t xml:space="preserve">Specifically, we found 326 relationships which were significantly different between </w:t>
      </w:r>
      <m:oMath>
        <m:r>
          <w:rPr>
            <w:rFonts w:ascii="Cambria Math" w:hAnsi="Cambria Math"/>
            <w:color w:val="000000"/>
            <w:lang w:val="en-GB"/>
          </w:rPr>
          <m:t>ρ</m:t>
        </m:r>
      </m:oMath>
      <w:r w:rsidR="009C436C">
        <w:rPr>
          <w:rFonts w:ascii="Helvetica" w:hAnsi="Helvetica"/>
          <w:color w:val="000000"/>
          <w:lang w:val="en-GB"/>
        </w:rPr>
        <w:t xml:space="preserve"> and </w:t>
      </w:r>
      <w:r w:rsidR="00922448">
        <w:rPr>
          <w:rStyle w:val="CommentReference"/>
          <w:rFonts w:asciiTheme="minorHAnsi" w:eastAsiaTheme="minorHAnsi" w:hAnsiTheme="minorHAnsi" w:cstheme="minorBidi"/>
        </w:rPr>
        <w:commentReference w:id="35"/>
      </w:r>
      <w:commentRangeEnd w:id="36"/>
      <w:r w:rsidR="00950242">
        <w:rPr>
          <w:rStyle w:val="CommentReference"/>
          <w:rFonts w:asciiTheme="minorHAnsi" w:eastAsiaTheme="minorHAnsi" w:hAnsiTheme="minorHAnsi" w:cstheme="minorBidi"/>
        </w:rPr>
        <w:commentReference w:id="36"/>
      </w:r>
      <w:commentRangeEnd w:id="37"/>
      <w:r w:rsidR="00D77C51">
        <w:rPr>
          <w:rStyle w:val="CommentReference"/>
          <w:rFonts w:asciiTheme="minorHAnsi" w:eastAsiaTheme="minorHAnsi" w:hAnsiTheme="minorHAnsi" w:cstheme="minorBidi"/>
        </w:rPr>
        <w:commentReference w:id="37"/>
      </w:r>
      <w:r w:rsidR="009C436C" w:rsidRPr="009C436C">
        <w:rPr>
          <w:rFonts w:ascii="Helvetica" w:hAnsi="Helvetica"/>
          <w:color w:val="000000"/>
          <w:lang w:val="en-GB"/>
        </w:rPr>
        <w:t xml:space="preserve"> </w:t>
      </w:r>
      <m:oMath>
        <m:r>
          <w:rPr>
            <w:rFonts w:ascii="Cambria Math" w:hAnsi="Cambria Math"/>
            <w:color w:val="000000"/>
            <w:lang w:val="en-GB"/>
          </w:rPr>
          <m:t>γ</m:t>
        </m:r>
      </m:oMath>
      <w:r w:rsidR="009C436C">
        <w:rPr>
          <w:rFonts w:ascii="Helvetica" w:hAnsi="Helvetica"/>
          <w:color w:val="000000"/>
          <w:lang w:val="en-GB"/>
        </w:rPr>
        <w:t>, whereby 89</w:t>
      </w:r>
      <w:r w:rsidR="00D77C51">
        <w:rPr>
          <w:rFonts w:ascii="Helvetica" w:hAnsi="Helvetica"/>
          <w:color w:val="000000"/>
          <w:lang w:val="en-GB"/>
        </w:rPr>
        <w:t xml:space="preserve"> (27.3%) showed larger effects through </w:t>
      </w:r>
      <m:oMath>
        <m:r>
          <w:rPr>
            <w:rFonts w:ascii="Cambria Math" w:hAnsi="Cambria Math"/>
            <w:color w:val="000000"/>
            <w:lang w:val="en-GB"/>
          </w:rPr>
          <m:t>ρ</m:t>
        </m:r>
      </m:oMath>
      <w:r w:rsidR="009C436C">
        <w:rPr>
          <w:rFonts w:ascii="Helvetica" w:hAnsi="Helvetica"/>
          <w:color w:val="000000"/>
          <w:lang w:val="en-GB"/>
        </w:rPr>
        <w:t xml:space="preserve"> </w:t>
      </w:r>
      <w:r w:rsidR="00D77C51">
        <w:rPr>
          <w:rFonts w:ascii="Helvetica" w:hAnsi="Helvetica"/>
          <w:color w:val="000000"/>
          <w:lang w:val="en-GB"/>
        </w:rPr>
        <w:t xml:space="preserve">and the other 237 (72.7%) showed larger effects through </w:t>
      </w:r>
      <m:oMath>
        <m:r>
          <w:rPr>
            <w:rFonts w:ascii="Cambria Math" w:hAnsi="Cambria Math"/>
            <w:color w:val="000000"/>
            <w:lang w:val="en-GB"/>
          </w:rPr>
          <m:t>γ</m:t>
        </m:r>
        <m:r>
          <w:rPr>
            <w:rFonts w:ascii="Cambria Math" w:hAnsi="Cambria Math"/>
            <w:color w:val="000000"/>
            <w:lang w:val="en-GB"/>
          </w:rPr>
          <m:t>.</m:t>
        </m:r>
      </m:oMath>
      <w:r w:rsidR="009C436C">
        <w:rPr>
          <w:rFonts w:ascii="Helvetica" w:hAnsi="Helvetica"/>
          <w:color w:val="000000"/>
          <w:lang w:val="en-GB"/>
        </w:rPr>
        <w:t xml:space="preserve"> For instance</w:t>
      </w:r>
      <w:r w:rsidR="00A84103">
        <w:rPr>
          <w:rFonts w:ascii="Helvetica" w:hAnsi="Helvetica"/>
          <w:color w:val="000000"/>
          <w:lang w:val="en-GB"/>
        </w:rPr>
        <w:t xml:space="preserve">,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 xml:space="preserve">leg fat percentage </w:t>
      </w:r>
      <w:r w:rsidR="00A84103">
        <w:rPr>
          <w:rFonts w:ascii="Helvetica" w:hAnsi="Helvetica"/>
          <w:color w:val="000000"/>
          <w:lang w:val="en-GB"/>
        </w:rPr>
        <w:lastRenderedPageBreak/>
        <w:t>(right) and time spent watching television</w:t>
      </w:r>
      <w:r w:rsidR="00E65CC0">
        <w:rPr>
          <w:rFonts w:ascii="Helvetica" w:hAnsi="Helvetica"/>
          <w:color w:val="000000"/>
          <w:lang w:val="en-GB"/>
        </w:rPr>
        <w:t>;</w:t>
      </w:r>
      <w:r w:rsidR="00A84103">
        <w:rPr>
          <w:rFonts w:ascii="Helvetica" w:hAnsi="Helvetica"/>
          <w:color w:val="000000"/>
          <w:lang w:val="en-GB"/>
        </w:rPr>
        <w:t xml:space="preserve"> </w:t>
      </w:r>
      <w:r w:rsidR="0014201A">
        <w:rPr>
          <w:rFonts w:ascii="Helvetica" w:hAnsi="Helvetica"/>
          <w:color w:val="000000"/>
          <w:lang w:val="en-GB"/>
        </w:rPr>
        <w:t>BMI</w:t>
      </w:r>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the other hand, we found </w:t>
      </w:r>
      <w:r w:rsidR="00922448">
        <w:rPr>
          <w:rFonts w:ascii="Helvetica" w:hAnsi="Helvetica"/>
          <w:color w:val="000000"/>
          <w:lang w:val="en-GB"/>
        </w:rPr>
        <w:t>some</w:t>
      </w:r>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w:t>
      </w:r>
      <w:proofErr w:type="gramStart"/>
      <w:r w:rsidR="00BF0516">
        <w:rPr>
          <w:rFonts w:ascii="Helvetica" w:hAnsi="Helvetica"/>
          <w:color w:val="000000"/>
          <w:lang w:val="en-GB"/>
        </w:rPr>
        <w:t>i.e.</w:t>
      </w:r>
      <w:proofErr w:type="gramEnd"/>
      <w:r w:rsidR="00BF0516">
        <w:rPr>
          <w:rFonts w:ascii="Helvetica" w:hAnsi="Helvetica"/>
          <w:color w:val="000000"/>
          <w:lang w:val="en-GB"/>
        </w:rPr>
        <w:t xml:space="preserv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capture</w:t>
      </w:r>
      <w:r w:rsidR="0014201A">
        <w:rPr>
          <w:rFonts w:ascii="Helvetica" w:hAnsi="Helvetica"/>
          <w:color w:val="000000"/>
          <w:lang w:val="en-GB"/>
        </w:rPr>
        <w:t>d</w:t>
      </w:r>
      <w:r w:rsidR="009546DE">
        <w:rPr>
          <w:rFonts w:ascii="Helvetica" w:hAnsi="Helvetica"/>
          <w:color w:val="000000"/>
          <w:lang w:val="en-GB"/>
        </w:rPr>
        <w:t xml:space="preserve"> the relationship (</w:t>
      </w:r>
      <w:proofErr w:type="gramStart"/>
      <w:r w:rsidR="009546DE">
        <w:rPr>
          <w:rFonts w:ascii="Helvetica" w:hAnsi="Helvetica"/>
          <w:color w:val="000000"/>
          <w:lang w:val="en-GB"/>
        </w:rPr>
        <w:t>i.e.</w:t>
      </w:r>
      <w:proofErr w:type="gramEnd"/>
      <w:r w:rsidR="009546DE">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w:t>
      </w:r>
      <w:r w:rsidR="00950242">
        <w:rPr>
          <w:rFonts w:ascii="Helvetica" w:hAnsi="Helvetica"/>
          <w:color w:val="000000"/>
          <w:lang w:val="en-GB"/>
        </w:rPr>
        <w:t>effect on</w:t>
      </w:r>
      <w:r w:rsidR="009546DE">
        <w:rPr>
          <w:rFonts w:ascii="Helvetica" w:hAnsi="Helvetica"/>
          <w:color w:val="000000"/>
          <w:lang w:val="en-GB"/>
        </w:rPr>
        <w:t xml:space="preserve"> </w:t>
      </w:r>
      <w:r w:rsidR="00950242">
        <w:rPr>
          <w:rFonts w:ascii="Helvetica" w:hAnsi="Helvetica"/>
          <w:color w:val="000000"/>
          <w:lang w:val="en-GB"/>
        </w:rPr>
        <w:t xml:space="preserve">partner’s </w:t>
      </w:r>
      <w:r w:rsidR="003860BF">
        <w:rPr>
          <w:rFonts w:ascii="Helvetica" w:hAnsi="Helvetica"/>
          <w:color w:val="000000"/>
          <w:lang w:val="en-GB"/>
        </w:rPr>
        <w:t>systolic/diastolic blood pressure</w:t>
      </w:r>
      <w:r w:rsidR="009546DE">
        <w:rPr>
          <w:rFonts w:ascii="Helvetica" w:hAnsi="Helvetica"/>
          <w:color w:val="000000"/>
          <w:lang w:val="en-GB"/>
        </w:rPr>
        <w:t>.</w:t>
      </w:r>
    </w:p>
    <w:p w14:paraId="0A4A219D" w14:textId="21E1908D" w:rsidR="00E97FD8" w:rsidRPr="00503099" w:rsidRDefault="00922448" w:rsidP="002B237D">
      <w:pPr>
        <w:spacing w:before="40" w:after="120"/>
        <w:jc w:val="both"/>
        <w:outlineLvl w:val="1"/>
        <w:rPr>
          <w:rFonts w:ascii="Helvetica" w:hAnsi="Helvetica"/>
          <w:color w:val="000000"/>
          <w:lang w:val="en-GB"/>
        </w:rPr>
      </w:pPr>
      <w:r>
        <w:rPr>
          <w:rFonts w:ascii="Helvetica" w:hAnsi="Helvetica"/>
          <w:color w:val="000000"/>
          <w:lang w:val="en-GB"/>
        </w:rPr>
        <w:t>Finally, we</w:t>
      </w:r>
      <w:r w:rsidR="004E1A6F" w:rsidRPr="0081577A">
        <w:rPr>
          <w:rFonts w:ascii="Helvetica" w:hAnsi="Helvetica"/>
          <w:color w:val="000000"/>
          <w:lang w:val="en-GB"/>
        </w:rPr>
        <w:t xml:space="preserve"> estimated the contribution of the first two components </w:t>
      </w:r>
      <w:r w:rsidR="00C80632">
        <w:rPr>
          <w:rFonts w:ascii="Helvetica" w:hAnsi="Helvetica"/>
          <w:color w:val="000000"/>
          <w:lang w:val="en-GB"/>
        </w:rPr>
        <w:t>(</w:t>
      </w:r>
      <m:oMath>
        <m:acc>
          <m:accPr>
            <m:ctrlPr>
              <w:rPr>
                <w:rFonts w:ascii="Cambria Math" w:hAnsi="Cambria Math"/>
                <w:i/>
                <w:iCs/>
                <w:color w:val="000000"/>
                <w:lang w:val="en-GB"/>
              </w:rPr>
            </m:ctrlPr>
          </m:accPr>
          <m:e>
            <m:r>
              <w:rPr>
                <w:rFonts w:ascii="Cambria Math" w:hAnsi="Cambria Math"/>
                <w:color w:val="000000"/>
                <w:lang w:val="en-GB"/>
              </w:rPr>
              <m:t>γ</m:t>
            </m:r>
          </m:e>
        </m:acc>
      </m:oMath>
      <w:r w:rsidR="00C80632"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C80632">
        <w:rPr>
          <w:rFonts w:ascii="Helvetica" w:hAnsi="Helvetica"/>
          <w:iCs/>
          <w:color w:val="000000"/>
          <w:lang w:val="en-GB"/>
        </w:rPr>
        <w:t xml:space="preserve">) </w:t>
      </w:r>
      <w:r w:rsidR="004E1A6F" w:rsidRPr="0081577A">
        <w:rPr>
          <w:rFonts w:ascii="Helvetica" w:hAnsi="Helvetica"/>
          <w:color w:val="000000"/>
          <w:lang w:val="en-GB"/>
        </w:rPr>
        <w:t xml:space="preserve">contributing to these significant cross-trait </w:t>
      </w:r>
      <w:proofErr w:type="gramStart"/>
      <w:r w:rsidR="004E1A6F" w:rsidRPr="0081577A">
        <w:rPr>
          <w:rFonts w:ascii="Helvetica" w:hAnsi="Helvetica"/>
          <w:color w:val="000000"/>
          <w:lang w:val="en-GB"/>
        </w:rPr>
        <w:t>effects, and</w:t>
      </w:r>
      <w:proofErr w:type="gramEnd"/>
      <w:r w:rsidR="004E1A6F" w:rsidRPr="0081577A">
        <w:rPr>
          <w:rFonts w:ascii="Helvetica" w:hAnsi="Helvetica"/>
          <w:color w:val="000000"/>
          <w:lang w:val="en-GB"/>
        </w:rPr>
        <w:t xml:space="preserve"> compared their contribution to the total effect using standard linear regression</w:t>
      </w:r>
      <w:r w:rsidR="007D6514" w:rsidRPr="0081577A">
        <w:rPr>
          <w:rFonts w:ascii="Helvetica" w:hAnsi="Helvetica"/>
          <w:color w:val="000000"/>
          <w:lang w:val="en-GB"/>
        </w:rPr>
        <w:t xml:space="preserve"> (Figure </w:t>
      </w:r>
      <w:r w:rsidR="00841104">
        <w:rPr>
          <w:rFonts w:ascii="Helvetica" w:hAnsi="Helvetica"/>
          <w:color w:val="000000"/>
          <w:lang w:val="en-GB"/>
        </w:rPr>
        <w:t xml:space="preserve">6,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004E1A6F"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X</m:t>
        </m:r>
      </m:oMath>
      <w:r w:rsidR="004E1A6F"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004E1A6F" w:rsidRPr="0081577A">
        <w:rPr>
          <w:rFonts w:ascii="Helvetica" w:hAnsi="Helvetica"/>
          <w:color w:val="000000"/>
          <w:lang w:val="en-GB"/>
        </w:rPr>
        <w:t xml:space="preserve"> in general compared to</w:t>
      </w:r>
      <w:r w:rsidR="004E1A6F" w:rsidRPr="005C714D">
        <w:rPr>
          <w:rFonts w:ascii="Helvetica" w:hAnsi="Helvetica"/>
          <w:i/>
          <w:iCs/>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Y</m:t>
        </m:r>
      </m:oMath>
      <w:r w:rsidR="004E1A6F"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4E1A6F"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4E1A6F" w:rsidRPr="0081577A">
        <w:rPr>
          <w:rFonts w:ascii="Helvetica" w:hAnsi="Helvetica"/>
          <w:color w:val="000000"/>
          <w:lang w:val="en-GB"/>
        </w:rPr>
        <w:t xml:space="preserve">. However, these two effects seemed to be correlated, carrying potentially shared signals. Hence, we first residualized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004E1A6F" w:rsidRPr="0081577A">
        <w:rPr>
          <w:rFonts w:ascii="Helvetica" w:hAnsi="Helvetica"/>
          <w:color w:val="000000"/>
          <w:lang w:val="en-GB"/>
        </w:rPr>
        <w:t xml:space="preserve">, to ensure 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and</w:t>
      </w:r>
      <w:r w:rsidR="00416E56" w:rsidRPr="0081577A">
        <w:rPr>
          <w:rFonts w:ascii="Helvetica" w:hAnsi="Helvetica"/>
          <w:color w:val="000000"/>
          <w:lang w:val="en-GB"/>
        </w:rPr>
        <w:t xml:space="preserve"> the sum of</w:t>
      </w:r>
      <w:r w:rsidR="004E1A6F"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004E1A6F" w:rsidRPr="0081577A">
        <w:rPr>
          <w:rFonts w:ascii="Helvetica" w:hAnsi="Helvetica"/>
          <w:color w:val="000000"/>
          <w:lang w:val="en-GB"/>
        </w:rPr>
        <w:t>in this analysi</w:t>
      </w:r>
      <w:r w:rsidR="008D509B" w:rsidRPr="0081577A">
        <w:rPr>
          <w:rFonts w:ascii="Helvetica" w:hAnsi="Helvetica"/>
          <w:color w:val="000000"/>
          <w:lang w:val="en-GB"/>
        </w:rPr>
        <w:t xml:space="preserve">s and </w:t>
      </w:r>
      <w:r w:rsidR="00CB120C">
        <w:rPr>
          <w:rFonts w:ascii="Helvetica" w:hAnsi="Helvetica"/>
          <w:color w:val="000000"/>
          <w:lang w:val="en-GB"/>
        </w:rPr>
        <w:t xml:space="preserve">with data </w:t>
      </w:r>
      <w:r w:rsidR="008D509B" w:rsidRPr="0081577A">
        <w:rPr>
          <w:rFonts w:ascii="Helvetica" w:hAnsi="Helvetica"/>
          <w:color w:val="000000"/>
          <w:lang w:val="en-GB"/>
        </w:rPr>
        <w:t>points in general</w:t>
      </w:r>
      <w:r w:rsidR="00CB120C">
        <w:rPr>
          <w:rFonts w:ascii="Helvetica" w:hAnsi="Helvetica"/>
          <w:color w:val="000000"/>
          <w:lang w:val="en-GB"/>
        </w:rPr>
        <w:t xml:space="preserve">, falling </w:t>
      </w:r>
      <w:r w:rsidR="008D509B" w:rsidRPr="0081577A">
        <w:rPr>
          <w:rFonts w:ascii="Helvetica" w:hAnsi="Helvetica"/>
          <w:color w:val="000000"/>
          <w:lang w:val="en-GB"/>
        </w:rPr>
        <w:t>near the identity line</w:t>
      </w:r>
      <w:r w:rsidR="00CB120C">
        <w:rPr>
          <w:rFonts w:ascii="Helvetica" w:hAnsi="Helvetica"/>
          <w:color w:val="000000"/>
          <w:lang w:val="en-GB"/>
        </w:rPr>
        <w:t xml:space="preserve"> </w:t>
      </w:r>
      <w:r w:rsidR="00503099">
        <w:rPr>
          <w:rFonts w:ascii="Helvetica" w:hAnsi="Helvetica"/>
          <w:color w:val="000000"/>
          <w:lang w:val="en-GB"/>
        </w:rPr>
        <w:t xml:space="preserve">suggesting that </w:t>
      </w:r>
      <m:oMath>
        <m:acc>
          <m:accPr>
            <m:ctrlPr>
              <w:rPr>
                <w:rFonts w:ascii="Cambria Math" w:hAnsi="Cambria Math"/>
                <w:color w:val="000000"/>
                <w:lang w:val="en-GB"/>
              </w:rPr>
            </m:ctrlPr>
          </m:accPr>
          <m:e>
            <m:r>
              <m:rPr>
                <m:sty m:val="p"/>
              </m:rPr>
              <w:rPr>
                <w:rFonts w:ascii="Cambria Math" w:hAnsi="Cambria Math"/>
                <w:color w:val="000000"/>
                <w:lang w:val="en-GB"/>
              </w:rPr>
              <m:t>ω</m:t>
            </m:r>
          </m:e>
        </m:acc>
        <m:r>
          <m:rPr>
            <m:sty m:val="p"/>
          </m:rPr>
          <w:rPr>
            <w:rFonts w:ascii="Cambria Math" w:hAnsi="Cambria Math"/>
            <w:color w:val="000000"/>
            <w:lang w:val="en-GB"/>
          </w:rPr>
          <m:t xml:space="preserve"> </m:t>
        </m:r>
      </m:oMath>
      <w:r w:rsidR="00503099">
        <w:rPr>
          <w:rFonts w:ascii="Helvetica" w:hAnsi="Helvetica"/>
          <w:color w:val="000000"/>
          <w:lang w:val="en-GB"/>
        </w:rPr>
        <w:t xml:space="preserve">was capturing the paths given by </w:t>
      </w:r>
      <m:oMath>
        <m:acc>
          <m:accPr>
            <m:ctrlPr>
              <w:rPr>
                <w:rFonts w:ascii="Cambria Math" w:hAnsi="Cambria Math"/>
                <w:i/>
                <w:iCs/>
                <w:color w:val="000000"/>
                <w:lang w:val="en-GB"/>
              </w:rPr>
            </m:ctrlPr>
          </m:accPr>
          <m:e>
            <m:r>
              <w:rPr>
                <w:rFonts w:ascii="Cambria Math" w:hAnsi="Cambria Math"/>
                <w:color w:val="000000"/>
                <w:lang w:val="en-GB"/>
              </w:rPr>
              <m:t>γ</m:t>
            </m:r>
          </m:e>
        </m:acc>
      </m:oMath>
      <w:r w:rsidR="00503099">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8D509B" w:rsidRPr="0081577A">
        <w:rPr>
          <w:rFonts w:ascii="Helvetica" w:hAnsi="Helvetica"/>
          <w:color w:val="000000"/>
          <w:lang w:val="en-GB"/>
        </w:rPr>
        <w:t xml:space="preserve">. </w:t>
      </w:r>
      <w:r w:rsidR="00503099">
        <w:rPr>
          <w:rFonts w:ascii="Helvetica" w:hAnsi="Helvetica"/>
          <w:color w:val="000000"/>
          <w:lang w:val="en-GB"/>
        </w:rPr>
        <w:t>Indeed, l</w:t>
      </w:r>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23A72A47"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ins w:id="38" w:author="Jenny Sjaarda" w:date="2022-04-12T08:54:00Z">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6792BF16" w14:textId="77777777" w:rsidR="00DE17C1" w:rsidRPr="0081577A" w:rsidRDefault="00DE17C1" w:rsidP="00DE17C1">
      <w:pPr>
        <w:rPr>
          <w:lang w:val="en-GB"/>
        </w:rPr>
      </w:pPr>
    </w:p>
    <w:p w14:paraId="73F9D421" w14:textId="0B716597" w:rsidR="002C4828" w:rsidRDefault="00DE17C1" w:rsidP="005C714D">
      <w:pPr>
        <w:jc w:val="both"/>
        <w:rPr>
          <w:rFonts w:ascii="Helvetica" w:hAnsi="Helvetica"/>
          <w:color w:val="000000"/>
          <w:lang w:val="en-GB"/>
        </w:rPr>
      </w:pPr>
      <w:commentRangeStart w:id="39"/>
      <w:r w:rsidRPr="00D17895">
        <w:rPr>
          <w:rFonts w:ascii="Helvetica" w:hAnsi="Helvetica"/>
          <w:b/>
          <w:bCs/>
          <w:lang w:val="en-GB"/>
        </w:rPr>
        <w:t xml:space="preserve">Figure </w:t>
      </w:r>
      <w:r w:rsidR="00841104">
        <w:rPr>
          <w:rFonts w:ascii="Helvetica" w:hAnsi="Helvetica"/>
          <w:b/>
          <w:bCs/>
          <w:lang w:val="en-GB"/>
        </w:rPr>
        <w:t>6</w:t>
      </w:r>
      <w:r w:rsidRPr="00D17895">
        <w:rPr>
          <w:rFonts w:ascii="Helvetica" w:hAnsi="Helvetica"/>
          <w:b/>
          <w:bCs/>
          <w:lang w:val="en-GB"/>
        </w:rPr>
        <w:t xml:space="preserve">: </w:t>
      </w:r>
      <w:r w:rsidR="00841104">
        <w:rPr>
          <w:rFonts w:ascii="Helvetica" w:hAnsi="Helvetica"/>
          <w:b/>
          <w:bCs/>
          <w:lang w:val="en-GB"/>
        </w:rPr>
        <w:t xml:space="preserve">Comparison of causal paths between two traits within couples. </w:t>
      </w:r>
      <w:commentRangeEnd w:id="39"/>
      <w:r w:rsidR="00841104">
        <w:rPr>
          <w:rStyle w:val="CommentReference"/>
          <w:rFonts w:asciiTheme="minorHAnsi" w:eastAsiaTheme="minorHAnsi" w:hAnsiTheme="minorHAnsi" w:cstheme="minorBidi"/>
        </w:rPr>
        <w:commentReference w:id="39"/>
      </w:r>
      <w:r w:rsidR="00C80632" w:rsidRPr="005C714D">
        <w:rPr>
          <w:rFonts w:ascii="Helvetica" w:hAnsi="Helvetica"/>
          <w:i/>
          <w:iCs/>
          <w:lang w:val="en-GB"/>
        </w:rPr>
        <w:t>Panels</w:t>
      </w:r>
      <w:r w:rsidR="00276DDC" w:rsidRPr="005C714D">
        <w:rPr>
          <w:rFonts w:ascii="Helvetica" w:hAnsi="Helvetica"/>
          <w:i/>
          <w:iCs/>
          <w:lang w:val="en-GB"/>
        </w:rPr>
        <w:t xml:space="preserve"> A through D </w:t>
      </w:r>
      <w:r w:rsidRPr="005C714D">
        <w:rPr>
          <w:rFonts w:ascii="Helvetica" w:hAnsi="Helvetica"/>
          <w:i/>
          <w:iCs/>
          <w:lang w:val="en-GB"/>
        </w:rPr>
        <w:t xml:space="preserve">shows the regression between the various paths from </w:t>
      </w:r>
      <w:r w:rsidRPr="005C714D">
        <w:rPr>
          <w:rFonts w:ascii="Helvetica" w:hAnsi="Helvetica"/>
          <w:i/>
          <w:iCs/>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5C714D">
        <w:rPr>
          <w:rFonts w:ascii="Helvetica" w:hAnsi="Helvetica"/>
          <w:i/>
          <w:iCs/>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5C714D">
        <w:rPr>
          <w:rFonts w:ascii="Helvetica" w:hAnsi="Helvetica"/>
          <w:i/>
          <w:iCs/>
          <w:color w:val="000000"/>
          <w:lang w:val="en-GB"/>
        </w:rPr>
        <w:t xml:space="preserve">) </w:t>
      </w:r>
      <w:r w:rsidRPr="005C714D">
        <w:rPr>
          <w:rFonts w:ascii="Helvetica" w:hAnsi="Helvetica"/>
          <w:i/>
          <w:iCs/>
          <w:lang w:val="en-GB"/>
        </w:rPr>
        <w:t>for the 1088 trait pairs with significant</w:t>
      </w:r>
      <w:r w:rsidRPr="005C714D">
        <w:rPr>
          <w:rFonts w:ascii="Helvetica" w:hAnsi="Helvetica"/>
          <w:i/>
          <w:iCs/>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5C714D">
        <w:rPr>
          <w:rFonts w:ascii="Helvetica" w:hAnsi="Helvetica"/>
          <w:i/>
          <w:iCs/>
          <w:color w:val="000000"/>
          <w:lang w:val="en-GB"/>
        </w:rPr>
        <w:t xml:space="preserve"> &lt; 0.05</w:t>
      </w:r>
      <w:proofErr w:type="gramStart"/>
      <w:r w:rsidRPr="005C714D">
        <w:rPr>
          <w:rFonts w:ascii="Helvetica" w:hAnsi="Helvetica"/>
          <w:i/>
          <w:iCs/>
          <w:color w:val="000000"/>
          <w:lang w:val="en-GB"/>
        </w:rPr>
        <w:t>/[</w:t>
      </w:r>
      <w:proofErr w:type="gramEnd"/>
      <w:r w:rsidRPr="005C714D">
        <w:rPr>
          <w:rFonts w:ascii="Helvetica" w:hAnsi="Helvetica"/>
          <w:i/>
          <w:iCs/>
          <w:color w:val="000000"/>
          <w:lang w:val="en-GB"/>
        </w:rPr>
        <w:t>66</w:t>
      </w:r>
      <w:r w:rsidRPr="005C714D">
        <w:rPr>
          <w:rFonts w:ascii="Helvetica" w:hAnsi="Helvetica"/>
          <w:i/>
          <w:iCs/>
          <w:color w:val="000000"/>
          <w:vertAlign w:val="superscript"/>
          <w:lang w:val="en-GB"/>
        </w:rPr>
        <w:t>2</w:t>
      </w:r>
      <w:r w:rsidRPr="005C714D">
        <w:rPr>
          <w:rFonts w:ascii="Helvetica" w:hAnsi="Helvetica"/>
          <w:i/>
          <w:iCs/>
          <w:color w:val="000000"/>
          <w:lang w:val="en-GB"/>
        </w:rPr>
        <w:t xml:space="preserve">]) and had correlation &lt; 0.8.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5C714D">
        <w:rPr>
          <w:rFonts w:ascii="Helvetica" w:hAnsi="Helvetica"/>
          <w:i/>
          <w:iCs/>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B479B3">
        <w:rPr>
          <w:rFonts w:ascii="Helvetica" w:hAnsi="Helvetica"/>
          <w:i/>
          <w:iCs/>
          <w:color w:val="000000"/>
          <w:lang w:val="en-GB"/>
        </w:rPr>
        <w:t xml:space="preserve"> </w:t>
      </w:r>
      <w:r w:rsidRPr="005C714D">
        <w:rPr>
          <w:rFonts w:ascii="Helvetica" w:hAnsi="Helvetica"/>
          <w:i/>
          <w:iCs/>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w:r w:rsidR="00C80632" w:rsidRPr="005C714D">
        <w:rPr>
          <w:rFonts w:ascii="Helvetica" w:hAnsi="Helvetica"/>
          <w:i/>
          <w:iCs/>
          <w:color w:val="000000"/>
          <w:lang w:val="en-GB"/>
        </w:rPr>
        <w:t>Panel</w:t>
      </w:r>
      <w:r w:rsidR="00276DDC" w:rsidRPr="005C714D">
        <w:rPr>
          <w:rFonts w:ascii="Helvetica" w:hAnsi="Helvetica"/>
          <w:i/>
          <w:iCs/>
          <w:color w:val="000000"/>
          <w:lang w:val="en-GB"/>
        </w:rPr>
        <w:t xml:space="preserve"> E</w:t>
      </w:r>
      <w:r w:rsidRPr="005C714D">
        <w:rPr>
          <w:rFonts w:ascii="Helvetica" w:hAnsi="Helvetica"/>
          <w:i/>
          <w:iCs/>
          <w:color w:val="000000"/>
          <w:lang w:val="en-GB"/>
        </w:rPr>
        <w:t xml:space="preserve"> displays a boxplot comparing the coefficients of the estimates among the trait pairs, after </w:t>
      </w:r>
      <w:r w:rsidR="00E0327F" w:rsidRPr="005C714D">
        <w:rPr>
          <w:rFonts w:ascii="Helvetica" w:hAnsi="Helvetica"/>
          <w:i/>
          <w:iCs/>
          <w:color w:val="000000"/>
          <w:lang w:val="en-GB"/>
        </w:rPr>
        <w:t xml:space="preserve">removing </w:t>
      </w:r>
      <w:r w:rsidRPr="005C714D">
        <w:rPr>
          <w:rFonts w:ascii="Helvetica" w:hAnsi="Helvetica"/>
          <w:i/>
          <w:iCs/>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2D16B3"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2D16B3"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2D16B3"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2D16B3"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Discussion </w:t>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7A42EB08" w14:textId="20C74777" w:rsidR="00183631" w:rsidRDefault="003918D5" w:rsidP="00183631">
      <w:pPr>
        <w:jc w:val="both"/>
        <w:textAlignment w:val="baseline"/>
        <w:outlineLvl w:val="0"/>
        <w:rPr>
          <w:rFonts w:ascii="Helvetica" w:hAnsi="Helvetica"/>
          <w:color w:val="000000"/>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183631" w:rsidRPr="0081577A">
        <w:rPr>
          <w:rFonts w:ascii="Helvetica" w:hAnsi="Helvetica"/>
          <w:color w:val="000000"/>
          <w:lang w:val="en-GB"/>
        </w:rPr>
        <w:t xml:space="preserve">Among the 118 phenotypes tested, we found widespread evidence of causal effects among partners. </w:t>
      </w:r>
      <w:proofErr w:type="gramStart"/>
      <w:r w:rsidR="00183631" w:rsidRPr="0081577A">
        <w:rPr>
          <w:rFonts w:ascii="Helvetica" w:hAnsi="Helvetica"/>
          <w:color w:val="000000"/>
          <w:lang w:val="en-GB"/>
        </w:rPr>
        <w:t>In particular, we</w:t>
      </w:r>
      <w:proofErr w:type="gramEnd"/>
      <w:r w:rsidR="00183631" w:rsidRPr="0081577A">
        <w:rPr>
          <w:rFonts w:ascii="Helvetica" w:hAnsi="Helvetica"/>
          <w:color w:val="000000"/>
          <w:lang w:val="en-GB"/>
        </w:rPr>
        <w:t xml:space="preserve"> identified 64 same-trait causal effects within partners (out of 118 traits), and no evidence of heterogeneity among same-trait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83631" w:rsidRPr="0081577A">
        <w:rPr>
          <w:rFonts w:ascii="Helvetica" w:hAnsi="Helvetica"/>
          <w:color w:val="000000"/>
          <w:lang w:val="en-GB"/>
        </w:rPr>
        <w:t xml:space="preserve">). This suggests that associations between the index genotype and partner’s phenotype are primarily acting indirectly through the causal relationship between the traits, rather than the presence of a direct effect for index genotype to the partner’s phenotype. If we assume that genetic effects to partner traits can only happen via first altering a trait of the index case, pleiotropic instruments </w:t>
      </w:r>
      <w:proofErr w:type="gramStart"/>
      <w:r w:rsidR="00183631" w:rsidRPr="0081577A">
        <w:rPr>
          <w:rFonts w:ascii="Helvetica" w:hAnsi="Helvetica"/>
          <w:color w:val="000000"/>
          <w:lang w:val="en-GB"/>
        </w:rPr>
        <w:t>would</w:t>
      </w:r>
      <w:proofErr w:type="gramEnd"/>
      <w:r w:rsidR="00183631" w:rsidRPr="0081577A">
        <w:rPr>
          <w:rFonts w:ascii="Helvetica" w:hAnsi="Helvetica"/>
          <w:color w:val="000000"/>
          <w:lang w:val="en-GB"/>
        </w:rPr>
        <w:t xml:space="preserve"> only emerge from indirect genetic effects (through another trait), which could be tested and excluded via </w:t>
      </w:r>
      <w:r w:rsidR="00183631">
        <w:rPr>
          <w:rFonts w:ascii="Helvetica" w:hAnsi="Helvetica"/>
          <w:color w:val="000000"/>
          <w:lang w:val="en-GB"/>
        </w:rPr>
        <w:t>phenome-wide association studies</w:t>
      </w:r>
      <w:r w:rsidR="00183631" w:rsidRPr="0081577A">
        <w:rPr>
          <w:rFonts w:ascii="Helvetica" w:hAnsi="Helvetica"/>
          <w:color w:val="000000"/>
          <w:lang w:val="en-GB"/>
        </w:rPr>
        <w:t xml:space="preserve">. </w:t>
      </w:r>
    </w:p>
    <w:p w14:paraId="180D605F" w14:textId="36FCF7DB" w:rsidR="00183631" w:rsidRDefault="00183631" w:rsidP="00183631">
      <w:pPr>
        <w:jc w:val="both"/>
        <w:textAlignment w:val="baseline"/>
        <w:outlineLvl w:val="0"/>
        <w:rPr>
          <w:rFonts w:ascii="Helvetica" w:hAnsi="Helvetica"/>
          <w:color w:val="000000"/>
          <w:lang w:val="en-GB"/>
        </w:rPr>
      </w:pPr>
    </w:p>
    <w:p w14:paraId="0BBEF4C7" w14:textId="20419760" w:rsidR="00183631" w:rsidRPr="0081577A" w:rsidRDefault="00183631" w:rsidP="00183631">
      <w:pPr>
        <w:jc w:val="both"/>
        <w:textAlignment w:val="baseline"/>
        <w:outlineLvl w:val="0"/>
        <w:rPr>
          <w:rFonts w:ascii="Helvetica" w:hAnsi="Helvetica"/>
          <w:color w:val="000000"/>
          <w:lang w:val="en-GB"/>
        </w:rPr>
      </w:pPr>
      <w:r>
        <w:rPr>
          <w:rFonts w:ascii="Helvetica" w:hAnsi="Helvetica"/>
          <w:color w:val="000000"/>
          <w:lang w:val="en-GB"/>
        </w:rPr>
        <w:t>Our</w:t>
      </w:r>
      <w:r w:rsidRPr="0081577A">
        <w:rPr>
          <w:rFonts w:ascii="Helvetica" w:hAnsi="Helvetica"/>
          <w:color w:val="000000"/>
          <w:lang w:val="en-GB"/>
        </w:rPr>
        <w:t xml:space="preserve"> results point to AM being stronger among females compared to males</w:t>
      </w:r>
      <w:r>
        <w:rPr>
          <w:rFonts w:ascii="Helvetica" w:hAnsi="Helvetica"/>
          <w:color w:val="000000"/>
          <w:lang w:val="en-GB"/>
        </w:rPr>
        <w:t xml:space="preserve"> which is consistent with the notion first put forth by Darwin, that females are, in general, choosers, while males are courters</w:t>
      </w:r>
      <w:r>
        <w:rPr>
          <w:rFonts w:ascii="Helvetica" w:hAnsi="Helvetica"/>
          <w:color w:val="000000"/>
          <w:lang w:val="en-GB"/>
        </w:rPr>
        <w:fldChar w:fldCharType="begin" w:fldLock="1"/>
      </w:r>
      <w:r>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instrText>
      </w:r>
      <w:r>
        <w:rPr>
          <w:rFonts w:ascii="Helvetica" w:hAnsi="Helvetica"/>
          <w:color w:val="000000"/>
          <w:lang w:val="en-GB"/>
        </w:rPr>
        <w:fldChar w:fldCharType="separate"/>
      </w:r>
      <w:r w:rsidRPr="00187A09">
        <w:rPr>
          <w:rFonts w:ascii="Helvetica" w:hAnsi="Helvetica"/>
          <w:noProof/>
          <w:color w:val="000000"/>
          <w:vertAlign w:val="superscript"/>
          <w:lang w:val="en-GB"/>
        </w:rPr>
        <w:t>30</w:t>
      </w:r>
      <w:r>
        <w:rPr>
          <w:rFonts w:ascii="Helvetica" w:hAnsi="Helvetica"/>
          <w:color w:val="000000"/>
          <w:lang w:val="en-GB"/>
        </w:rPr>
        <w:fldChar w:fldCharType="end"/>
      </w:r>
      <w:r>
        <w:rPr>
          <w:rFonts w:ascii="Helvetica" w:hAnsi="Helvetica"/>
          <w:color w:val="000000"/>
          <w:lang w:val="en-GB"/>
        </w:rPr>
        <w:t>.</w:t>
      </w:r>
      <w:r w:rsidR="006F6747">
        <w:rPr>
          <w:rFonts w:ascii="Helvetica" w:hAnsi="Helvetica"/>
          <w:color w:val="000000"/>
          <w:lang w:val="en-GB"/>
        </w:rPr>
        <w:t xml:space="preserve"> </w:t>
      </w:r>
      <w:r w:rsidR="003914C2">
        <w:rPr>
          <w:rFonts w:ascii="Helvetica" w:hAnsi="Helvetica"/>
          <w:color w:val="000000"/>
          <w:lang w:val="en-GB"/>
        </w:rPr>
        <w:t>Furthermore</w:t>
      </w:r>
      <w:r w:rsidRPr="0081577A">
        <w:rPr>
          <w:rFonts w:ascii="Helvetica" w:hAnsi="Helvetica"/>
          <w:color w:val="000000"/>
          <w:lang w:val="en-GB"/>
        </w:rPr>
        <w:t>, our results suggest that fitness and anthropometric measures are important initially</w:t>
      </w:r>
      <w:r w:rsidR="003914C2">
        <w:rPr>
          <w:rFonts w:ascii="Helvetica" w:hAnsi="Helvetica"/>
          <w:color w:val="000000"/>
          <w:lang w:val="en-GB"/>
        </w:rPr>
        <w:t xml:space="preserve"> (at the time of mate-choice)</w:t>
      </w:r>
      <w:r w:rsidRPr="0081577A">
        <w:rPr>
          <w:rFonts w:ascii="Helvetica" w:hAnsi="Helvetica"/>
          <w:color w:val="000000"/>
          <w:lang w:val="en-GB"/>
        </w:rPr>
        <w:t xml:space="preserve">, </w:t>
      </w:r>
      <w:r>
        <w:rPr>
          <w:rFonts w:ascii="Helvetica" w:hAnsi="Helvetica"/>
          <w:color w:val="000000"/>
          <w:lang w:val="en-GB"/>
        </w:rPr>
        <w:t xml:space="preserve">but </w:t>
      </w:r>
      <w:r w:rsidRPr="0081577A">
        <w:rPr>
          <w:rFonts w:ascii="Helvetica" w:hAnsi="Helvetica"/>
          <w:color w:val="000000"/>
          <w:lang w:val="en-GB"/>
        </w:rPr>
        <w:t>the</w:t>
      </w:r>
      <w:r>
        <w:rPr>
          <w:rFonts w:ascii="Helvetica" w:hAnsi="Helvetica"/>
          <w:color w:val="000000"/>
          <w:lang w:val="en-GB"/>
        </w:rPr>
        <w:t>ir</w:t>
      </w:r>
      <w:r w:rsidRPr="0081577A">
        <w:rPr>
          <w:rFonts w:ascii="Helvetica" w:hAnsi="Helvetica"/>
          <w:color w:val="000000"/>
          <w:lang w:val="en-GB"/>
        </w:rPr>
        <w:t xml:space="preserve"> correlation decreases with time</w:t>
      </w:r>
      <w:r w:rsidR="003914C2">
        <w:rPr>
          <w:rFonts w:ascii="Helvetica" w:hAnsi="Helvetica"/>
          <w:color w:val="000000"/>
          <w:lang w:val="en-GB"/>
        </w:rPr>
        <w:t xml:space="preserve">, </w:t>
      </w:r>
      <w:proofErr w:type="gramStart"/>
      <w:r w:rsidR="003914C2">
        <w:rPr>
          <w:rFonts w:ascii="Helvetica" w:hAnsi="Helvetica"/>
          <w:color w:val="000000"/>
          <w:lang w:val="en-GB"/>
        </w:rPr>
        <w:t>i.e.</w:t>
      </w:r>
      <w:proofErr w:type="gramEnd"/>
      <w:r w:rsidR="003914C2">
        <w:rPr>
          <w:rFonts w:ascii="Helvetica" w:hAnsi="Helvetica"/>
          <w:color w:val="000000"/>
          <w:lang w:val="en-GB"/>
        </w:rPr>
        <w:t xml:space="preserve"> </w:t>
      </w:r>
      <w:r w:rsidRPr="0081577A">
        <w:rPr>
          <w:rFonts w:ascii="Helvetica" w:hAnsi="Helvetica"/>
          <w:color w:val="000000"/>
          <w:lang w:val="en-GB"/>
        </w:rPr>
        <w:t>the longer people stay together the less important it becomes to stay similar in those aspects. On the other hand, we found that smoking</w:t>
      </w:r>
      <w:r>
        <w:rPr>
          <w:rFonts w:ascii="Helvetica" w:hAnsi="Helvetica"/>
          <w:color w:val="000000"/>
          <w:lang w:val="en-GB"/>
        </w:rPr>
        <w:t xml:space="preserve"> cessation </w:t>
      </w:r>
      <w:r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convergence or suggestive of an age-dependent mate-choice. We did not identify any significant trends of causal </w:t>
      </w:r>
      <w:r>
        <w:rPr>
          <w:rFonts w:ascii="Helvetica" w:hAnsi="Helvetica"/>
          <w:color w:val="000000"/>
          <w:lang w:val="en-GB"/>
        </w:rPr>
        <w:t xml:space="preserve">MR </w:t>
      </w:r>
      <w:r w:rsidRPr="0081577A">
        <w:rPr>
          <w:rFonts w:ascii="Helvetica" w:hAnsi="Helvetica"/>
          <w:color w:val="000000"/>
          <w:lang w:val="en-GB"/>
        </w:rPr>
        <w:lastRenderedPageBreak/>
        <w:t xml:space="preserve">effects </w:t>
      </w:r>
      <w:r>
        <w:rPr>
          <w:rFonts w:ascii="Helvetica" w:hAnsi="Helvetica"/>
          <w:color w:val="000000"/>
          <w:lang w:val="en-GB"/>
        </w:rPr>
        <w:t>on</w:t>
      </w:r>
      <w:r w:rsidRPr="0081577A">
        <w:rPr>
          <w:rFonts w:ascii="Helvetica" w:hAnsi="Helvetica"/>
          <w:color w:val="000000"/>
          <w:lang w:val="en-GB"/>
        </w:rPr>
        <w:t xml:space="preserve"> time-spent-together or by age. While this could be due to limitations such as statistical power, this is consistent with previous reports which suggest that initial mate choice is a more dominant factor in contributing to phenotypic similarity compared to convergence</w:t>
      </w:r>
      <w:r w:rsidRPr="0081577A">
        <w:rPr>
          <w:rFonts w:ascii="Helvetica" w:hAnsi="Helvetica"/>
          <w:color w:val="000000"/>
          <w:lang w:val="en-GB"/>
        </w:rPr>
        <w:fldChar w:fldCharType="begin" w:fldLock="1"/>
      </w:r>
      <w:r>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instrText>
      </w:r>
      <w:r w:rsidRPr="0081577A">
        <w:rPr>
          <w:rFonts w:ascii="Helvetica" w:hAnsi="Helvetica"/>
          <w:color w:val="000000"/>
          <w:lang w:val="en-GB"/>
        </w:rPr>
        <w:fldChar w:fldCharType="separate"/>
      </w:r>
      <w:r w:rsidRPr="00187A09">
        <w:rPr>
          <w:rFonts w:ascii="Helvetica" w:hAnsi="Helvetica"/>
          <w:noProof/>
          <w:color w:val="000000"/>
          <w:vertAlign w:val="superscript"/>
          <w:lang w:val="en-GB"/>
        </w:rPr>
        <w:t>7,31–33</w:t>
      </w:r>
      <w:r w:rsidRPr="0081577A">
        <w:rPr>
          <w:rFonts w:ascii="Helvetica" w:hAnsi="Helvetica"/>
          <w:color w:val="000000"/>
          <w:lang w:val="en-GB"/>
        </w:rPr>
        <w:fldChar w:fldCharType="end"/>
      </w:r>
      <w:r w:rsidRPr="0081577A">
        <w:rPr>
          <w:rFonts w:ascii="Helvetica" w:hAnsi="Helvetica"/>
          <w:color w:val="000000"/>
          <w:lang w:val="en-GB"/>
        </w:rPr>
        <w:t xml:space="preserve">. </w:t>
      </w:r>
    </w:p>
    <w:p w14:paraId="24C50B23" w14:textId="743F7B2D" w:rsidR="00183631" w:rsidRDefault="00183631" w:rsidP="002B237D">
      <w:pPr>
        <w:jc w:val="both"/>
        <w:textAlignment w:val="baseline"/>
        <w:outlineLvl w:val="0"/>
        <w:rPr>
          <w:rFonts w:ascii="Helvetica" w:hAnsi="Helvetica"/>
          <w:color w:val="000000"/>
          <w:kern w:val="36"/>
          <w:lang w:val="en-GB"/>
        </w:rPr>
      </w:pPr>
    </w:p>
    <w:p w14:paraId="4D8A1F95" w14:textId="6363CAD4"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When investigat</w:t>
      </w:r>
      <w:r w:rsidR="007E38ED">
        <w:rPr>
          <w:rFonts w:ascii="Helvetica" w:hAnsi="Helvetica"/>
          <w:color w:val="000000"/>
          <w:kern w:val="36"/>
          <w:lang w:val="en-GB"/>
        </w:rPr>
        <w:t>ing</w:t>
      </w:r>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w:t>
      </w:r>
      <w:proofErr w:type="gramStart"/>
      <w:r w:rsidR="0034502F" w:rsidRPr="0081577A">
        <w:rPr>
          <w:rFonts w:ascii="Helvetica" w:hAnsi="Helvetica"/>
          <w:color w:val="000000"/>
          <w:kern w:val="36"/>
          <w:lang w:val="en-GB"/>
        </w:rPr>
        <w:t>i.e.</w:t>
      </w:r>
      <w:proofErr w:type="gramEnd"/>
      <w:r w:rsidR="0034502F" w:rsidRPr="0081577A">
        <w:rPr>
          <w:rFonts w:ascii="Helvetica" w:hAnsi="Helvetica"/>
          <w:color w:val="000000"/>
          <w:kern w:val="36"/>
          <w:lang w:val="en-GB"/>
        </w:rPr>
        <w:t xml:space="preserv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r w:rsidR="007E38ED">
        <w:rPr>
          <w:rFonts w:ascii="Helvetica" w:hAnsi="Helvetica"/>
          <w:color w:val="000000"/>
          <w:kern w:val="36"/>
          <w:lang w:val="en-GB"/>
        </w:rPr>
        <w:t>,</w:t>
      </w:r>
      <w:r w:rsidRPr="0081577A">
        <w:rPr>
          <w:rFonts w:ascii="Helvetica" w:hAnsi="Helvetica"/>
          <w:color w:val="000000"/>
          <w:kern w:val="36"/>
          <w:lang w:val="en-GB"/>
        </w:rPr>
        <w:t xml:space="preserve"> 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r w:rsidR="00C40F5F" w:rsidRPr="0081577A">
        <w:rPr>
          <w:rFonts w:ascii="Helvetica" w:hAnsi="Helvetica"/>
          <w:color w:val="000000"/>
          <w:kern w:val="36"/>
          <w:lang w:val="en-GB"/>
        </w:rPr>
        <w:t xml:space="preserve">significantly confounded and point to a relatively few key traits which are driving AM observations. </w:t>
      </w:r>
      <w:r w:rsidR="003914C2">
        <w:rPr>
          <w:rFonts w:ascii="Helvetica" w:hAnsi="Helvetica"/>
          <w:color w:val="000000"/>
          <w:kern w:val="36"/>
          <w:lang w:val="en-GB"/>
        </w:rPr>
        <w:t>These confounder traits are strongly intertwined and hence correlated, therefore elucidating the key driver is not feasible with the data at hand.</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2D1A060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w:t>
      </w:r>
      <w:proofErr w:type="gramStart"/>
      <w:r w:rsidR="001B1B09" w:rsidRPr="0081577A">
        <w:rPr>
          <w:rFonts w:ascii="Helvetica" w:hAnsi="Helvetica"/>
          <w:color w:val="000000"/>
          <w:lang w:val="en-GB"/>
        </w:rPr>
        <w:t>i.e.</w:t>
      </w:r>
      <w:proofErr w:type="gramEnd"/>
      <w:r w:rsidR="001B1B0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In</w:t>
      </w:r>
      <w:r w:rsidR="0098216A">
        <w:rPr>
          <w:rFonts w:ascii="Helvetica" w:hAnsi="Helvetica"/>
          <w:color w:val="000000"/>
          <w:kern w:val="36"/>
          <w:lang w:val="en-GB"/>
        </w:rPr>
        <w:t xml:space="preserve"> </w:t>
      </w:r>
      <w:r w:rsidRPr="0081577A">
        <w:rPr>
          <w:rFonts w:ascii="Helvetica" w:hAnsi="Helvetica"/>
          <w:color w:val="000000"/>
          <w:kern w:val="36"/>
          <w:lang w:val="en-GB"/>
        </w:rPr>
        <w:t xml:space="preserve">contrast, </w:t>
      </w:r>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r w:rsidR="007A00D1">
        <w:rPr>
          <w:rFonts w:ascii="Helvetica" w:hAnsi="Helvetica"/>
          <w:color w:val="000000"/>
          <w:lang w:val="en-GB"/>
        </w:rPr>
        <w:t>ese</w:t>
      </w:r>
      <w:r w:rsidRPr="0081577A">
        <w:rPr>
          <w:rFonts w:ascii="Helvetica" w:hAnsi="Helvetica"/>
          <w:color w:val="000000"/>
          <w:lang w:val="en-GB"/>
        </w:rPr>
        <w:t xml:space="preserve"> result</w:t>
      </w:r>
      <w:r w:rsidR="007A00D1">
        <w:rPr>
          <w:rFonts w:ascii="Helvetica" w:hAnsi="Helvetica"/>
          <w:color w:val="000000"/>
          <w:lang w:val="en-GB"/>
        </w:rPr>
        <w:t>s</w:t>
      </w:r>
      <w:r w:rsidRPr="0081577A">
        <w:rPr>
          <w:rFonts w:ascii="Helvetica" w:hAnsi="Helvetica"/>
          <w:color w:val="000000"/>
          <w:lang w:val="en-GB"/>
        </w:rPr>
        <w:t xml:space="preserve"> w</w:t>
      </w:r>
      <w:r w:rsidR="007A00D1">
        <w:rPr>
          <w:rFonts w:ascii="Helvetica" w:hAnsi="Helvetica"/>
          <w:color w:val="000000"/>
          <w:lang w:val="en-GB"/>
        </w:rPr>
        <w:t>ere</w:t>
      </w:r>
      <w:r w:rsidRPr="0081577A">
        <w:rPr>
          <w:rFonts w:ascii="Helvetica" w:hAnsi="Helvetica"/>
          <w:color w:val="000000"/>
          <w:lang w:val="en-GB"/>
        </w:rPr>
        <w:t xml:space="preserve"> expected, as it is more reasonable for couples to influence each other at the exposure level rather than the outcome level</w:t>
      </w:r>
      <w:r w:rsidR="006F6747">
        <w:rPr>
          <w:rFonts w:ascii="Helvetica" w:hAnsi="Helvetica"/>
          <w:color w:val="000000"/>
          <w:lang w:val="en-GB"/>
        </w:rPr>
        <w:t xml:space="preserve">, especially since often </w:t>
      </w:r>
      <w:r w:rsidR="00B901ED">
        <w:rPr>
          <w:rFonts w:ascii="Helvetica" w:hAnsi="Helvetica"/>
          <w:color w:val="000000"/>
          <w:lang w:val="en-GB"/>
        </w:rPr>
        <w:t xml:space="preserve">outcome traits (such as </w:t>
      </w:r>
      <w:r w:rsidR="006F6747">
        <w:rPr>
          <w:rFonts w:ascii="Helvetica" w:hAnsi="Helvetica"/>
          <w:color w:val="000000"/>
          <w:lang w:val="en-GB"/>
        </w:rPr>
        <w:t>diseases</w:t>
      </w:r>
      <w:r w:rsidR="00B901ED">
        <w:rPr>
          <w:rFonts w:ascii="Helvetica" w:hAnsi="Helvetica"/>
          <w:color w:val="000000"/>
          <w:lang w:val="en-GB"/>
        </w:rPr>
        <w:t>)</w:t>
      </w:r>
      <w:r w:rsidR="006F6747">
        <w:rPr>
          <w:rFonts w:ascii="Helvetica" w:hAnsi="Helvetica"/>
          <w:color w:val="000000"/>
          <w:lang w:val="en-GB"/>
        </w:rPr>
        <w:t xml:space="preserve"> appear much later than mate-choice</w:t>
      </w:r>
      <w:r w:rsidRPr="0081577A">
        <w:rPr>
          <w:rFonts w:ascii="Helvetica" w:hAnsi="Helvetica"/>
          <w:color w:val="000000"/>
          <w:lang w:val="en-GB"/>
        </w:rPr>
        <w:t>.</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6F7E6070"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 xml:space="preserve">-trait causal effects within </w:t>
      </w:r>
      <w:proofErr w:type="gramStart"/>
      <w:r w:rsidRPr="0081577A">
        <w:rPr>
          <w:rFonts w:ascii="Helvetica" w:hAnsi="Helvetica"/>
          <w:color w:val="000000"/>
          <w:lang w:val="en-GB"/>
        </w:rPr>
        <w:t>couples</w:t>
      </w:r>
      <w:r w:rsidR="007A00D1">
        <w:rPr>
          <w:rFonts w:ascii="Helvetica" w:hAnsi="Helvetica"/>
          <w:color w:val="000000"/>
          <w:lang w:val="en-GB"/>
        </w:rPr>
        <w:t>(</w:t>
      </w:r>
      <w:proofErr w:type="gramEnd"/>
      <m:oMath>
        <m:r>
          <w:rPr>
            <w:rFonts w:ascii="Cambria Math" w:hAnsi="Cambria Math"/>
            <w:color w:val="000000"/>
            <w:shd w:val="clear" w:color="auto" w:fill="FFFFFF"/>
            <w:lang w:val="en-GB"/>
          </w:rPr>
          <m:t>ω</m:t>
        </m:r>
      </m:oMath>
      <w:r w:rsidR="00E75F7C">
        <w:rPr>
          <w:rFonts w:ascii="Helvetica" w:hAnsi="Helvetica"/>
          <w:color w:val="000000"/>
          <w:lang w:val="en-GB"/>
        </w:rPr>
        <w:t>)</w:t>
      </w:r>
      <w:r w:rsidR="007A00D1">
        <w:rPr>
          <w:rFonts w:ascii="Helvetica" w:hAnsi="Helvetica"/>
          <w:color w:val="000000"/>
          <w:lang w:val="en-GB"/>
        </w:rPr>
        <w:t xml:space="preserve">, which </w:t>
      </w:r>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 xml:space="preserve">An example from the first </w:t>
      </w:r>
      <w:r w:rsidR="007A00D1">
        <w:rPr>
          <w:rFonts w:ascii="Helvetica" w:hAnsi="Helvetica"/>
          <w:color w:val="000000"/>
          <w:lang w:val="en-GB"/>
        </w:rPr>
        <w:t>category</w:t>
      </w:r>
      <w:r w:rsidR="00E75F7C">
        <w:rPr>
          <w:rFonts w:ascii="Helvetica" w:hAnsi="Helvetica"/>
          <w:color w:val="000000"/>
          <w:lang w:val="en-GB"/>
        </w:rPr>
        <w:t xml:space="preserve">, </w:t>
      </w:r>
      <w:r w:rsidR="007A00D1">
        <w:rPr>
          <w:rFonts w:ascii="Helvetica" w:hAnsi="Helvetica"/>
          <w:color w:val="000000"/>
          <w:lang w:val="en-GB"/>
        </w:rPr>
        <w:t>involves</w:t>
      </w:r>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driven by the fact that</w:t>
      </w:r>
      <w:r w:rsidR="00E1614C" w:rsidRPr="0081577A">
        <w:rPr>
          <w:rFonts w:ascii="Helvetica" w:hAnsi="Helvetica"/>
          <w:color w:val="000000"/>
          <w:lang w:val="en-GB"/>
        </w:rPr>
        <w:t xml:space="preserve"> partners causally influence each other with respect </w:t>
      </w:r>
      <w:r w:rsidR="007A00D1">
        <w:rPr>
          <w:rFonts w:ascii="Helvetica" w:hAnsi="Helvetica"/>
          <w:color w:val="000000"/>
          <w:lang w:val="en-GB"/>
        </w:rPr>
        <w:t xml:space="preserve">to </w:t>
      </w:r>
      <w:r w:rsidR="00E1614C" w:rsidRPr="0081577A">
        <w:rPr>
          <w:rFonts w:ascii="Helvetica" w:hAnsi="Helvetica"/>
          <w:color w:val="000000"/>
          <w:lang w:val="en-GB"/>
        </w:rPr>
        <w:t>time spent watching television</w:t>
      </w:r>
      <w:r w:rsidR="007A00D1">
        <w:rPr>
          <w:rFonts w:ascii="Helvetica" w:hAnsi="Helvetica"/>
          <w:color w:val="000000"/>
          <w:lang w:val="en-GB"/>
        </w:rPr>
        <w:t>,</w:t>
      </w:r>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r w:rsidR="007A00D1">
        <w:rPr>
          <w:rFonts w:ascii="Helvetica" w:hAnsi="Helvetica"/>
          <w:color w:val="000000"/>
          <w:lang w:val="en-GB"/>
        </w:rPr>
        <w:t xml:space="preserve">an example of the </w:t>
      </w:r>
      <w:r w:rsidR="00E75F7C">
        <w:rPr>
          <w:rFonts w:ascii="Helvetica" w:hAnsi="Helvetica"/>
          <w:color w:val="000000"/>
          <w:lang w:val="en-GB"/>
        </w:rPr>
        <w:t>second category</w:t>
      </w:r>
      <w:r w:rsidR="007A00D1">
        <w:rPr>
          <w:rFonts w:ascii="Helvetica" w:hAnsi="Helvetica"/>
          <w:color w:val="000000"/>
          <w:lang w:val="en-GB"/>
        </w:rPr>
        <w:t xml:space="preserve"> includes</w:t>
      </w:r>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34&lt;/sup&gt;","plainTextFormattedCitation":"34","previouslyFormattedCitation":"&lt;sup&gt;33&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34</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r w:rsidR="007A00D1">
        <w:rPr>
          <w:rFonts w:ascii="Helvetica" w:hAnsi="Helvetica"/>
          <w:color w:val="000000"/>
          <w:lang w:val="en-GB"/>
        </w:rPr>
        <w:t>subsequently</w:t>
      </w:r>
      <w:r w:rsidR="007A00D1" w:rsidRPr="0081577A">
        <w:rPr>
          <w:rFonts w:ascii="Helvetica" w:hAnsi="Helvetica"/>
          <w:color w:val="000000"/>
          <w:lang w:val="en-GB"/>
        </w:rPr>
        <w:t xml:space="preserve"> </w:t>
      </w:r>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r w:rsidR="007A00D1">
        <w:rPr>
          <w:rFonts w:ascii="Helvetica" w:hAnsi="Helvetica"/>
          <w:color w:val="000000"/>
          <w:lang w:val="en-GB"/>
        </w:rPr>
        <w:t>for</w:t>
      </w:r>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r w:rsidR="00ED7ED7" w:rsidRPr="0081577A">
        <w:rPr>
          <w:rFonts w:ascii="Helvetica" w:hAnsi="Helvetica"/>
          <w:color w:val="000000"/>
          <w:lang w:val="en-GB"/>
        </w:rPr>
        <w:t xml:space="preserve">never </w:t>
      </w:r>
      <w:r w:rsidR="007A00D1">
        <w:rPr>
          <w:rFonts w:ascii="Helvetica" w:hAnsi="Helvetica"/>
          <w:color w:val="000000"/>
          <w:lang w:val="en-GB"/>
        </w:rPr>
        <w:t xml:space="preserve">having </w:t>
      </w:r>
      <w:r w:rsidRPr="0081577A">
        <w:rPr>
          <w:rFonts w:ascii="Helvetica" w:hAnsi="Helvetica"/>
          <w:color w:val="000000"/>
          <w:lang w:val="en-GB"/>
        </w:rPr>
        <w:t>smok</w:t>
      </w:r>
      <w:r w:rsidR="00ED7ED7" w:rsidRPr="0081577A">
        <w:rPr>
          <w:rFonts w:ascii="Helvetica" w:hAnsi="Helvetica"/>
          <w:color w:val="000000"/>
          <w:lang w:val="en-GB"/>
        </w:rPr>
        <w:t>e</w:t>
      </w:r>
      <w:r w:rsidR="007A00D1">
        <w:rPr>
          <w:rFonts w:ascii="Helvetica" w:hAnsi="Helvetica"/>
          <w:color w:val="000000"/>
          <w:lang w:val="en-GB"/>
        </w:rPr>
        <w:t>d</w:t>
      </w:r>
      <w:r w:rsidRPr="0081577A">
        <w:rPr>
          <w:rFonts w:ascii="Helvetica" w:hAnsi="Helvetica"/>
          <w:color w:val="000000"/>
          <w:lang w:val="en-GB"/>
        </w:rPr>
        <w:t xml:space="preserve"> on </w:t>
      </w:r>
      <w:r w:rsidR="00E97F5A">
        <w:rPr>
          <w:rFonts w:ascii="Helvetica" w:hAnsi="Helvetica"/>
          <w:color w:val="000000"/>
          <w:lang w:val="en-GB"/>
        </w:rPr>
        <w:t>l</w:t>
      </w:r>
      <w:r w:rsidRPr="0081577A">
        <w:rPr>
          <w:rFonts w:ascii="Helvetica" w:hAnsi="Helvetica"/>
          <w:color w:val="000000"/>
          <w:lang w:val="en-GB"/>
        </w:rPr>
        <w:t xml:space="preserve">eucocyte count within partners, </w:t>
      </w:r>
      <w:r w:rsidR="007A00D1">
        <w:rPr>
          <w:rFonts w:ascii="Helvetica" w:hAnsi="Helvetica"/>
          <w:color w:val="000000"/>
          <w:lang w:val="en-GB"/>
        </w:rPr>
        <w:t>such that</w:t>
      </w:r>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35&lt;/sup&gt;","plainTextFormattedCitation":"35","previouslyFormattedCitation":"&lt;sup&gt;34&lt;/sup&gt;"},"properties":{"noteIndex":0},"schema":"https://github.com/citation-style-language/schema/raw/master/csl-citation.json"}</w:instrText>
      </w:r>
      <w:r w:rsidR="007C016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35</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178DB7C5"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r w:rsidR="00794BC0">
        <w:rPr>
          <w:rFonts w:ascii="Helvetica" w:hAnsi="Helvetica"/>
          <w:color w:val="000000"/>
          <w:lang w:val="en-GB"/>
        </w:rPr>
        <w:t>considered</w:t>
      </w:r>
      <w:r w:rsidRPr="0081577A">
        <w:rPr>
          <w:rFonts w:ascii="Helvetica" w:hAnsi="Helvetica"/>
          <w:color w:val="000000"/>
          <w:lang w:val="en-GB"/>
        </w:rPr>
        <w:t xml:space="preserve">. </w:t>
      </w:r>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r w:rsidR="009721FE">
        <w:rPr>
          <w:rFonts w:ascii="Helvetica" w:hAnsi="Helvetica"/>
          <w:color w:val="000000"/>
          <w:lang w:val="en-GB"/>
        </w:rPr>
        <w:t xml:space="preserve"> Second, w</w:t>
      </w:r>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true assortative mating). 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r w:rsidR="009721FE">
        <w:rPr>
          <w:rFonts w:ascii="Helvetica" w:hAnsi="Helvetica"/>
          <w:color w:val="000000"/>
          <w:lang w:val="en-GB"/>
        </w:rPr>
        <w:t>Also</w:t>
      </w:r>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independent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w:t>
      </w:r>
      <w:r w:rsidR="00B23D7A">
        <w:rPr>
          <w:rFonts w:ascii="Helvetica" w:hAnsi="Helvetica"/>
          <w:color w:val="000000"/>
          <w:lang w:val="en-GB"/>
        </w:rPr>
        <w:t xml:space="preserve">effect </w:t>
      </w:r>
      <w:r w:rsidR="00340567" w:rsidRPr="0081577A">
        <w:rPr>
          <w:rFonts w:ascii="Helvetica" w:hAnsi="Helvetica"/>
          <w:color w:val="000000"/>
          <w:lang w:val="en-GB"/>
        </w:rPr>
        <w:t>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r w:rsidRPr="0081577A">
        <w:rPr>
          <w:rFonts w:ascii="Helvetica" w:hAnsi="Helvetica"/>
          <w:color w:val="000000"/>
          <w:lang w:val="en-GB"/>
        </w:rPr>
        <w:t xml:space="preserve"> </w:t>
      </w:r>
      <w:r w:rsidR="009721FE">
        <w:rPr>
          <w:rFonts w:ascii="Helvetica" w:hAnsi="Helvetica"/>
          <w:color w:val="000000"/>
          <w:lang w:val="en-GB"/>
        </w:rPr>
        <w:t>by using</w:t>
      </w:r>
      <w:r w:rsidR="009721FE" w:rsidRPr="0081577A">
        <w:rPr>
          <w:rFonts w:ascii="Helvetica" w:hAnsi="Helvetica"/>
          <w:color w:val="000000"/>
          <w:lang w:val="en-GB"/>
        </w:rPr>
        <w:t xml:space="preserve"> </w:t>
      </w:r>
      <w:r w:rsidR="004E1A6F" w:rsidRPr="0081577A">
        <w:rPr>
          <w:rFonts w:ascii="Helvetica" w:hAnsi="Helvetica"/>
          <w:color w:val="000000"/>
          <w:lang w:val="en-GB"/>
        </w:rPr>
        <w:t>a MVMR approach to remove effects of X on Y</w:t>
      </w:r>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m:oMath>
        <m:r>
          <w:rPr>
            <w:rFonts w:ascii="Cambria Math" w:hAnsi="Cambria Math"/>
            <w:color w:val="000000"/>
            <w:lang w:val="en-GB"/>
          </w:rPr>
          <m:t>ρ</m:t>
        </m:r>
      </m:oMath>
      <w:r w:rsidR="009721FE" w:rsidRPr="0081577A">
        <w:rPr>
          <w:rFonts w:ascii="Helvetica" w:hAnsi="Helvetica"/>
          <w:color w:val="000000"/>
          <w:lang w:val="en-GB"/>
        </w:rPr>
        <w:t>,</w:t>
      </w:r>
      <w:r w:rsidR="009721FE">
        <w:rPr>
          <w:rFonts w:ascii="Helvetica" w:hAnsi="Helvetica"/>
          <w:color w:val="000000"/>
          <w:lang w:val="en-GB"/>
        </w:rPr>
        <w:t xml:space="preserve"> and (ii)</w:t>
      </w:r>
      <w:r w:rsidR="004E1A6F" w:rsidRPr="0081577A">
        <w:rPr>
          <w:rFonts w:ascii="Helvetica" w:hAnsi="Helvetica"/>
          <w:color w:val="000000"/>
          <w:lang w:val="en-GB"/>
        </w:rPr>
        <w:t xml:space="preserve"> 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r w:rsidR="00E0248D">
        <w:rPr>
          <w:rFonts w:ascii="Helvetica" w:hAnsi="Helvetica"/>
          <w:color w:val="000000"/>
          <w:lang w:val="en-GB"/>
        </w:rPr>
        <w:t>ing</w:t>
      </w:r>
      <w:proofErr w:type="spellEnd"/>
      <w:r w:rsidR="004E1A6F" w:rsidRPr="0081577A">
        <w:rPr>
          <w:rFonts w:ascii="Helvetica" w:hAnsi="Helvetica"/>
          <w:color w:val="000000"/>
          <w:lang w:val="en-GB"/>
        </w:rPr>
        <w:t xml:space="preserve"> </w:t>
      </w:r>
      <m:oMath>
        <m:r>
          <w:rPr>
            <w:rFonts w:ascii="Cambria Math" w:hAnsi="Cambria Math"/>
            <w:color w:val="000000"/>
            <w:lang w:val="en-GB"/>
          </w:rPr>
          <m:t>γ</m:t>
        </m:r>
      </m:oMath>
      <w:r w:rsidR="009721FE" w:rsidRPr="0081577A" w:rsidDel="009721FE">
        <w:rPr>
          <w:rFonts w:ascii="Helvetica" w:hAnsi="Helvetica"/>
          <w:color w:val="000000"/>
          <w:lang w:val="en-GB"/>
        </w:rPr>
        <w:t xml:space="preserve"> </w:t>
      </w:r>
      <w:r w:rsidR="004E1A6F" w:rsidRPr="0081577A">
        <w:rPr>
          <w:rFonts w:ascii="Helvetica" w:hAnsi="Helvetica"/>
          <w:color w:val="000000"/>
          <w:lang w:val="en-GB"/>
        </w:rPr>
        <w:t>for effects of</w:t>
      </w:r>
      <w:r w:rsidR="009721FE" w:rsidRPr="0081577A">
        <w:rPr>
          <w:rFonts w:ascii="Helvetica" w:hAnsi="Helvetica"/>
          <w:color w:val="000000"/>
          <w:lang w:val="en-GB"/>
        </w:rPr>
        <w:t xml:space="preserve"> </w:t>
      </w:r>
      <m:oMath>
        <m:r>
          <w:rPr>
            <w:rFonts w:ascii="Cambria Math" w:hAnsi="Cambria Math"/>
            <w:color w:val="000000"/>
            <w:lang w:val="en-GB"/>
          </w:rPr>
          <m:t>ρ</m:t>
        </m:r>
      </m:oMath>
      <w:r w:rsidR="009721FE" w:rsidRPr="0081577A">
        <w:rPr>
          <w:rFonts w:ascii="Helvetica" w:hAnsi="Helvetica"/>
          <w:color w:val="000000"/>
          <w:lang w:val="en-GB"/>
        </w:rPr>
        <w:t xml:space="preserve"> </w:t>
      </w:r>
      <w:r w:rsidR="004E1A6F" w:rsidRPr="0081577A">
        <w:rPr>
          <w:rFonts w:ascii="Helvetica" w:hAnsi="Helvetica"/>
          <w:color w:val="000000"/>
          <w:lang w:val="en-GB"/>
        </w:rPr>
        <w:t>to ensure independence</w:t>
      </w:r>
      <w:r w:rsidR="00E0248D">
        <w:rPr>
          <w:rFonts w:ascii="Helvetica" w:hAnsi="Helvetica"/>
          <w:color w:val="000000"/>
          <w:lang w:val="en-GB"/>
        </w:rPr>
        <w:t xml:space="preserve"> prior to summation of the effects</w:t>
      </w:r>
      <w:r w:rsidR="004E1A6F" w:rsidRPr="0081577A">
        <w:rPr>
          <w:rFonts w:ascii="Helvetica" w:hAnsi="Helvetica"/>
          <w:color w:val="000000"/>
          <w:lang w:val="en-GB"/>
        </w:rPr>
        <w:t xml:space="preserve">. </w:t>
      </w:r>
      <w:r w:rsidR="00E0248D">
        <w:rPr>
          <w:rFonts w:ascii="Helvetica" w:hAnsi="Helvetica"/>
          <w:color w:val="000000"/>
          <w:lang w:val="en-GB"/>
        </w:rPr>
        <w:t>Finally</w:t>
      </w:r>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r w:rsidR="00E0248D">
        <w:rPr>
          <w:rFonts w:ascii="Helvetica" w:hAnsi="Helvetica"/>
          <w:color w:val="000000"/>
          <w:lang w:val="en-GB"/>
        </w:rPr>
        <w:t>AM</w:t>
      </w:r>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7DB1092D"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w:t>
      </w:r>
      <w:proofErr w:type="gramStart"/>
      <w:r w:rsidR="00340567" w:rsidRPr="0081577A">
        <w:rPr>
          <w:rFonts w:ascii="Helvetica" w:hAnsi="Helvetica"/>
          <w:color w:val="000000"/>
          <w:lang w:val="en-GB"/>
        </w:rPr>
        <w:t>a large number of</w:t>
      </w:r>
      <w:proofErr w:type="gramEnd"/>
      <w:r w:rsidR="00340567" w:rsidRPr="0081577A">
        <w:rPr>
          <w:rFonts w:ascii="Helvetica" w:hAnsi="Helvetica"/>
          <w:color w:val="000000"/>
          <w:lang w:val="en-GB"/>
        </w:rPr>
        <w:t xml:space="preserve"> complex traits with significant couple correlation in the UK Biobank and explored to which extent the observed couple similarity is due to couple convergence or confounding. We 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insights into possible mechanisms underlying observed </w:t>
      </w:r>
      <w:r w:rsidR="00E0248D">
        <w:rPr>
          <w:rFonts w:ascii="Helvetica" w:hAnsi="Helvetica"/>
          <w:color w:val="000000"/>
          <w:lang w:val="en-GB"/>
        </w:rPr>
        <w:t>AM</w:t>
      </w:r>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6FD4AB30" w14:textId="78011920" w:rsidR="00187A09" w:rsidRPr="00187A09" w:rsidRDefault="009C5119" w:rsidP="00187A09">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187A09" w:rsidRPr="00187A09">
        <w:rPr>
          <w:rFonts w:ascii="Helvetica" w:hAnsi="Helvetica"/>
          <w:noProof/>
          <w:lang w:val="en-US"/>
        </w:rPr>
        <w:t>1.</w:t>
      </w:r>
      <w:r w:rsidR="00187A09" w:rsidRPr="00187A09">
        <w:rPr>
          <w:rFonts w:ascii="Helvetica" w:hAnsi="Helvetica"/>
          <w:noProof/>
          <w:lang w:val="en-US"/>
        </w:rPr>
        <w:tab/>
        <w:t xml:space="preserve">Silventoinen, K., Kaprio, J., Lahelma, E., Viken, R. J. &amp; Rose, R. J. Assortative mating by body height and BMI: Finnish twins and their spouses. </w:t>
      </w:r>
      <w:r w:rsidR="00187A09" w:rsidRPr="00187A09">
        <w:rPr>
          <w:rFonts w:ascii="Helvetica" w:hAnsi="Helvetica"/>
          <w:i/>
          <w:iCs/>
          <w:noProof/>
          <w:lang w:val="en-US"/>
        </w:rPr>
        <w:t>Am. J. Hum. Biol.</w:t>
      </w:r>
      <w:r w:rsidR="00187A09" w:rsidRPr="00187A09">
        <w:rPr>
          <w:rFonts w:ascii="Helvetica" w:hAnsi="Helvetica"/>
          <w:noProof/>
          <w:lang w:val="en-US"/>
        </w:rPr>
        <w:t xml:space="preserve"> </w:t>
      </w:r>
      <w:r w:rsidR="00187A09" w:rsidRPr="00187A09">
        <w:rPr>
          <w:rFonts w:ascii="Helvetica" w:hAnsi="Helvetica"/>
          <w:b/>
          <w:bCs/>
          <w:noProof/>
          <w:lang w:val="en-US"/>
        </w:rPr>
        <w:t>15</w:t>
      </w:r>
      <w:r w:rsidR="00187A09" w:rsidRPr="00187A09">
        <w:rPr>
          <w:rFonts w:ascii="Helvetica" w:hAnsi="Helvetica"/>
          <w:noProof/>
          <w:lang w:val="en-US"/>
        </w:rPr>
        <w:t>, 620–627 (2003).</w:t>
      </w:r>
    </w:p>
    <w:p w14:paraId="4CB8515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w:t>
      </w:r>
      <w:r w:rsidRPr="00187A09">
        <w:rPr>
          <w:rFonts w:ascii="Helvetica" w:hAnsi="Helvetica"/>
          <w:noProof/>
          <w:lang w:val="en-US"/>
        </w:rPr>
        <w:tab/>
        <w:t xml:space="preserve">Maes, H. H., Neale, M. C. &amp; Eaves, L. J. Genetic and environmental factors in relative body weight and human adiposity.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325–51 (1997).</w:t>
      </w:r>
    </w:p>
    <w:p w14:paraId="5614541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w:t>
      </w:r>
      <w:r w:rsidRPr="00187A09">
        <w:rPr>
          <w:rFonts w:ascii="Helvetica" w:hAnsi="Helvetica"/>
          <w:noProof/>
          <w:lang w:val="en-US"/>
        </w:rPr>
        <w:tab/>
        <w:t xml:space="preserve">Keller, M. C. </w:t>
      </w:r>
      <w:r w:rsidRPr="00187A09">
        <w:rPr>
          <w:rFonts w:ascii="Helvetica" w:hAnsi="Helvetica"/>
          <w:i/>
          <w:iCs/>
          <w:noProof/>
          <w:lang w:val="en-US"/>
        </w:rPr>
        <w:t>et al.</w:t>
      </w:r>
      <w:r w:rsidRPr="00187A09">
        <w:rPr>
          <w:rFonts w:ascii="Helvetica" w:hAnsi="Helvetica"/>
          <w:noProof/>
          <w:lang w:val="en-US"/>
        </w:rPr>
        <w:t xml:space="preserve"> The Genetic Correlation between Height and IQ: Shared Genes or Assortative Mating?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9</w:t>
      </w:r>
      <w:r w:rsidRPr="00187A09">
        <w:rPr>
          <w:rFonts w:ascii="Helvetica" w:hAnsi="Helvetica"/>
          <w:noProof/>
          <w:lang w:val="en-US"/>
        </w:rPr>
        <w:t>, (2013).</w:t>
      </w:r>
    </w:p>
    <w:p w14:paraId="64EAAAA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4.</w:t>
      </w:r>
      <w:r w:rsidRPr="00187A09">
        <w:rPr>
          <w:rFonts w:ascii="Helvetica" w:hAnsi="Helvetica"/>
          <w:noProof/>
          <w:lang w:val="en-US"/>
        </w:rPr>
        <w:tab/>
        <w:t xml:space="preserve">Mare, R. D. Five Decades of Educational Assortative Mating. </w:t>
      </w:r>
      <w:r w:rsidRPr="00187A09">
        <w:rPr>
          <w:rFonts w:ascii="Helvetica" w:hAnsi="Helvetica"/>
          <w:i/>
          <w:iCs/>
          <w:noProof/>
          <w:lang w:val="en-US"/>
        </w:rPr>
        <w:t>Am. Sociol. Rev.</w:t>
      </w:r>
      <w:r w:rsidRPr="00187A09">
        <w:rPr>
          <w:rFonts w:ascii="Helvetica" w:hAnsi="Helvetica"/>
          <w:noProof/>
          <w:lang w:val="en-US"/>
        </w:rPr>
        <w:t xml:space="preserve"> </w:t>
      </w:r>
      <w:r w:rsidRPr="00187A09">
        <w:rPr>
          <w:rFonts w:ascii="Helvetica" w:hAnsi="Helvetica"/>
          <w:b/>
          <w:bCs/>
          <w:noProof/>
          <w:lang w:val="en-US"/>
        </w:rPr>
        <w:t>56</w:t>
      </w:r>
      <w:r w:rsidRPr="00187A09">
        <w:rPr>
          <w:rFonts w:ascii="Helvetica" w:hAnsi="Helvetica"/>
          <w:noProof/>
          <w:lang w:val="en-US"/>
        </w:rPr>
        <w:t>, 15–32 (1991).</w:t>
      </w:r>
    </w:p>
    <w:p w14:paraId="19A1C0A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5.</w:t>
      </w:r>
      <w:r w:rsidRPr="00187A09">
        <w:rPr>
          <w:rFonts w:ascii="Helvetica" w:hAnsi="Helvetica"/>
          <w:noProof/>
          <w:lang w:val="en-US"/>
        </w:rPr>
        <w:tab/>
        <w:t xml:space="preserve">Agrawal, A. </w:t>
      </w:r>
      <w:r w:rsidRPr="00187A09">
        <w:rPr>
          <w:rFonts w:ascii="Helvetica" w:hAnsi="Helvetica"/>
          <w:i/>
          <w:iCs/>
          <w:noProof/>
          <w:lang w:val="en-US"/>
        </w:rPr>
        <w:t>et al.</w:t>
      </w:r>
      <w:r w:rsidRPr="00187A09">
        <w:rPr>
          <w:rFonts w:ascii="Helvetica" w:hAnsi="Helvetica"/>
          <w:noProof/>
          <w:lang w:val="en-US"/>
        </w:rPr>
        <w:t xml:space="preserve"> Assortative mating for cigarette smoking and for alcohol consumption in female Australian twins and their spouses.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36</w:t>
      </w:r>
      <w:r w:rsidRPr="00187A09">
        <w:rPr>
          <w:rFonts w:ascii="Helvetica" w:hAnsi="Helvetica"/>
          <w:noProof/>
          <w:lang w:val="en-US"/>
        </w:rPr>
        <w:t>, 553–566 (2006).</w:t>
      </w:r>
    </w:p>
    <w:p w14:paraId="6D67B2E8"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6.</w:t>
      </w:r>
      <w:r w:rsidRPr="00187A09">
        <w:rPr>
          <w:rFonts w:ascii="Helvetica" w:hAnsi="Helvetica"/>
          <w:noProof/>
          <w:lang w:val="en-US"/>
        </w:rPr>
        <w:tab/>
        <w:t xml:space="preserve">Buss, D. M. Marry Someone Who Is Similar To Us in Almost Every Variable. </w:t>
      </w:r>
      <w:r w:rsidRPr="00187A09">
        <w:rPr>
          <w:rFonts w:ascii="Helvetica" w:hAnsi="Helvetica"/>
          <w:i/>
          <w:iCs/>
          <w:noProof/>
          <w:lang w:val="en-US"/>
        </w:rPr>
        <w:t>Am. Sci.</w:t>
      </w:r>
      <w:r w:rsidRPr="00187A09">
        <w:rPr>
          <w:rFonts w:ascii="Helvetica" w:hAnsi="Helvetica"/>
          <w:noProof/>
          <w:lang w:val="en-US"/>
        </w:rPr>
        <w:t xml:space="preserve"> </w:t>
      </w:r>
      <w:r w:rsidRPr="00187A09">
        <w:rPr>
          <w:rFonts w:ascii="Helvetica" w:hAnsi="Helvetica"/>
          <w:b/>
          <w:bCs/>
          <w:noProof/>
          <w:lang w:val="en-US"/>
        </w:rPr>
        <w:t>73</w:t>
      </w:r>
      <w:r w:rsidRPr="00187A09">
        <w:rPr>
          <w:rFonts w:ascii="Helvetica" w:hAnsi="Helvetica"/>
          <w:noProof/>
          <w:lang w:val="en-US"/>
        </w:rPr>
        <w:t>, 47–51 (1985).</w:t>
      </w:r>
    </w:p>
    <w:p w14:paraId="3E4766FE"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7.</w:t>
      </w:r>
      <w:r w:rsidRPr="00187A09">
        <w:rPr>
          <w:rFonts w:ascii="Helvetica" w:hAnsi="Helvetica"/>
          <w:noProof/>
          <w:lang w:val="en-US"/>
        </w:rPr>
        <w:tab/>
        <w:t xml:space="preserve">Watson, D. </w:t>
      </w:r>
      <w:r w:rsidRPr="00187A09">
        <w:rPr>
          <w:rFonts w:ascii="Helvetica" w:hAnsi="Helvetica"/>
          <w:i/>
          <w:iCs/>
          <w:noProof/>
          <w:lang w:val="en-US"/>
        </w:rPr>
        <w:t>et al.</w:t>
      </w:r>
      <w:r w:rsidRPr="00187A09">
        <w:rPr>
          <w:rFonts w:ascii="Helvetica" w:hAnsi="Helvetica"/>
          <w:noProof/>
          <w:lang w:val="en-US"/>
        </w:rPr>
        <w:t xml:space="preserve"> Match makers and deal breakers: Analyses of assortative mating in newlywed couples. </w:t>
      </w:r>
      <w:r w:rsidRPr="00187A09">
        <w:rPr>
          <w:rFonts w:ascii="Helvetica" w:hAnsi="Helvetica"/>
          <w:i/>
          <w:iCs/>
          <w:noProof/>
          <w:lang w:val="en-US"/>
        </w:rPr>
        <w:t>J. Pers.</w:t>
      </w:r>
      <w:r w:rsidRPr="00187A09">
        <w:rPr>
          <w:rFonts w:ascii="Helvetica" w:hAnsi="Helvetica"/>
          <w:noProof/>
          <w:lang w:val="en-US"/>
        </w:rPr>
        <w:t xml:space="preserve"> </w:t>
      </w:r>
      <w:r w:rsidRPr="00187A09">
        <w:rPr>
          <w:rFonts w:ascii="Helvetica" w:hAnsi="Helvetica"/>
          <w:b/>
          <w:bCs/>
          <w:noProof/>
          <w:lang w:val="en-US"/>
        </w:rPr>
        <w:t>72</w:t>
      </w:r>
      <w:r w:rsidRPr="00187A09">
        <w:rPr>
          <w:rFonts w:ascii="Helvetica" w:hAnsi="Helvetica"/>
          <w:noProof/>
          <w:lang w:val="en-US"/>
        </w:rPr>
        <w:t>, 1029–1068 (2004).</w:t>
      </w:r>
    </w:p>
    <w:p w14:paraId="5446E9B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8.</w:t>
      </w:r>
      <w:r w:rsidRPr="00187A09">
        <w:rPr>
          <w:rFonts w:ascii="Helvetica" w:hAnsi="Helvetica"/>
          <w:noProof/>
          <w:lang w:val="en-US"/>
        </w:rPr>
        <w:tab/>
        <w:t xml:space="preserve">Hippisley-Cox, J. Married couples’ risk of same disease: cross sectional study.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325</w:t>
      </w:r>
      <w:r w:rsidRPr="00187A09">
        <w:rPr>
          <w:rFonts w:ascii="Helvetica" w:hAnsi="Helvetica"/>
          <w:noProof/>
          <w:lang w:val="en-US"/>
        </w:rPr>
        <w:t>, 636–636 (2002).</w:t>
      </w:r>
    </w:p>
    <w:p w14:paraId="3F815B0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9.</w:t>
      </w:r>
      <w:r w:rsidRPr="00187A09">
        <w:rPr>
          <w:rFonts w:ascii="Helvetica" w:hAnsi="Helvetica"/>
          <w:noProof/>
          <w:lang w:val="en-US"/>
        </w:rPr>
        <w:tab/>
        <w:t xml:space="preserve">Buss, D. M. </w:t>
      </w:r>
      <w:r w:rsidRPr="00187A09">
        <w:rPr>
          <w:rFonts w:ascii="Helvetica" w:hAnsi="Helvetica"/>
          <w:i/>
          <w:iCs/>
          <w:noProof/>
          <w:lang w:val="en-US"/>
        </w:rPr>
        <w:t>et al.</w:t>
      </w:r>
      <w:r w:rsidRPr="00187A09">
        <w:rPr>
          <w:rFonts w:ascii="Helvetica" w:hAnsi="Helvetica"/>
          <w:noProof/>
          <w:lang w:val="en-US"/>
        </w:rPr>
        <w:t xml:space="preserve"> International Preferences in Selecting Mates. </w:t>
      </w:r>
      <w:r w:rsidRPr="00187A09">
        <w:rPr>
          <w:rFonts w:ascii="Helvetica" w:hAnsi="Helvetica"/>
          <w:i/>
          <w:iCs/>
          <w:noProof/>
          <w:lang w:val="en-US"/>
        </w:rPr>
        <w:t>J. Cross. Cult. Psychol.</w:t>
      </w:r>
      <w:r w:rsidRPr="00187A09">
        <w:rPr>
          <w:rFonts w:ascii="Helvetica" w:hAnsi="Helvetica"/>
          <w:noProof/>
          <w:lang w:val="en-US"/>
        </w:rPr>
        <w:t xml:space="preserve"> </w:t>
      </w:r>
      <w:r w:rsidRPr="00187A09">
        <w:rPr>
          <w:rFonts w:ascii="Helvetica" w:hAnsi="Helvetica"/>
          <w:b/>
          <w:bCs/>
          <w:noProof/>
          <w:lang w:val="en-US"/>
        </w:rPr>
        <w:t>21</w:t>
      </w:r>
      <w:r w:rsidRPr="00187A09">
        <w:rPr>
          <w:rFonts w:ascii="Helvetica" w:hAnsi="Helvetica"/>
          <w:noProof/>
          <w:lang w:val="en-US"/>
        </w:rPr>
        <w:t>, 5–47 (1990).</w:t>
      </w:r>
    </w:p>
    <w:p w14:paraId="608E59A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10.</w:t>
      </w:r>
      <w:r w:rsidRPr="00187A09">
        <w:rPr>
          <w:rFonts w:ascii="Helvetica" w:hAnsi="Helvetica"/>
          <w:noProof/>
          <w:lang w:val="en-US"/>
        </w:rPr>
        <w:tab/>
        <w:t xml:space="preserve">Buss, D. M. &amp; Barnes, M. Preferences in Human Mate Selection.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559–570 (1986).</w:t>
      </w:r>
    </w:p>
    <w:p w14:paraId="5011953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11.</w:t>
      </w:r>
      <w:r w:rsidRPr="00187A09">
        <w:rPr>
          <w:rFonts w:ascii="Helvetica" w:hAnsi="Helvetica"/>
          <w:noProof/>
          <w:lang w:val="en-US"/>
        </w:rPr>
        <w:tab/>
        <w:t xml:space="preserve">Anderson, C., Keltner, D. &amp; John, O. P. Emotional Convergence Between People over Time.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84</w:t>
      </w:r>
      <w:r w:rsidRPr="00187A09">
        <w:rPr>
          <w:rFonts w:ascii="Helvetica" w:hAnsi="Helvetica"/>
          <w:noProof/>
          <w:lang w:val="en-US"/>
        </w:rPr>
        <w:t>, 1054–1068 (2003).</w:t>
      </w:r>
    </w:p>
    <w:p w14:paraId="4D97028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12.</w:t>
      </w:r>
      <w:r w:rsidRPr="00187A09">
        <w:rPr>
          <w:rFonts w:ascii="Helvetica" w:hAnsi="Helvetica"/>
          <w:noProof/>
          <w:lang w:val="en-US"/>
        </w:rPr>
        <w:tab/>
        <w:t xml:space="preserve">Gonzaga, G. C., Campos, B. &amp; Bradbury, T. Similarity, Convergence, and Relationship Satisfaction in Dating and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93</w:t>
      </w:r>
      <w:r w:rsidRPr="00187A09">
        <w:rPr>
          <w:rFonts w:ascii="Helvetica" w:hAnsi="Helvetica"/>
          <w:noProof/>
          <w:lang w:val="en-US"/>
        </w:rPr>
        <w:t>, 34–48 (2007).</w:t>
      </w:r>
    </w:p>
    <w:p w14:paraId="3548C5D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13.</w:t>
      </w:r>
      <w:r w:rsidRPr="00187A09">
        <w:rPr>
          <w:rFonts w:ascii="Helvetica" w:hAnsi="Helvetica"/>
          <w:noProof/>
          <w:lang w:val="en-US"/>
        </w:rPr>
        <w:tab/>
        <w:t xml:space="preserve">Humbad, M. N., Donnellan, M. B., Iacono, W. G., McGue, M. &amp; Burt, S. A. Is spousal similarity for personality a matter of convergence or selection? </w:t>
      </w:r>
      <w:r w:rsidRPr="00187A09">
        <w:rPr>
          <w:rFonts w:ascii="Helvetica" w:hAnsi="Helvetica"/>
          <w:i/>
          <w:iCs/>
          <w:noProof/>
          <w:lang w:val="en-US"/>
        </w:rPr>
        <w:t>Pers. Individ. Dif.</w:t>
      </w:r>
      <w:r w:rsidRPr="00187A09">
        <w:rPr>
          <w:rFonts w:ascii="Helvetica" w:hAnsi="Helvetica"/>
          <w:noProof/>
          <w:lang w:val="en-US"/>
        </w:rPr>
        <w:t xml:space="preserve"> </w:t>
      </w:r>
      <w:r w:rsidRPr="00187A09">
        <w:rPr>
          <w:rFonts w:ascii="Helvetica" w:hAnsi="Helvetica"/>
          <w:b/>
          <w:bCs/>
          <w:noProof/>
          <w:lang w:val="en-US"/>
        </w:rPr>
        <w:t>49</w:t>
      </w:r>
      <w:r w:rsidRPr="00187A09">
        <w:rPr>
          <w:rFonts w:ascii="Helvetica" w:hAnsi="Helvetica"/>
          <w:noProof/>
          <w:lang w:val="en-US"/>
        </w:rPr>
        <w:t>, 827–830 (2010).</w:t>
      </w:r>
    </w:p>
    <w:p w14:paraId="43D9B56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14.</w:t>
      </w:r>
      <w:r w:rsidRPr="00187A09">
        <w:rPr>
          <w:rFonts w:ascii="Helvetica" w:hAnsi="Helvetica"/>
          <w:noProof/>
          <w:lang w:val="en-US"/>
        </w:rPr>
        <w:tab/>
        <w:t xml:space="preserve">Risch, N. </w:t>
      </w:r>
      <w:r w:rsidRPr="00187A09">
        <w:rPr>
          <w:rFonts w:ascii="Helvetica" w:hAnsi="Helvetica"/>
          <w:i/>
          <w:iCs/>
          <w:noProof/>
          <w:lang w:val="en-US"/>
        </w:rPr>
        <w:t>et al.</w:t>
      </w:r>
      <w:r w:rsidRPr="00187A09">
        <w:rPr>
          <w:rFonts w:ascii="Helvetica" w:hAnsi="Helvetica"/>
          <w:noProof/>
          <w:lang w:val="en-US"/>
        </w:rPr>
        <w:t xml:space="preserve"> Ancestry-related assortative mating in Latino populations. </w:t>
      </w:r>
      <w:r w:rsidRPr="00187A09">
        <w:rPr>
          <w:rFonts w:ascii="Helvetica" w:hAnsi="Helvetica"/>
          <w:i/>
          <w:iCs/>
          <w:noProof/>
          <w:lang w:val="en-US"/>
        </w:rPr>
        <w:t>Genome Biol.</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(2009).</w:t>
      </w:r>
    </w:p>
    <w:p w14:paraId="1211C9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15.</w:t>
      </w:r>
      <w:r w:rsidRPr="00187A09">
        <w:rPr>
          <w:rFonts w:ascii="Helvetica" w:hAnsi="Helvetica"/>
          <w:noProof/>
          <w:lang w:val="en-US"/>
        </w:rPr>
        <w:tab/>
        <w:t xml:space="preserve">Sebro, R., Peloso, G. M., Dupuis, J. &amp; Risch, N. J. Structured mating: Patterns and implications.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1–22 (2017).</w:t>
      </w:r>
    </w:p>
    <w:p w14:paraId="4F6DED7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16.</w:t>
      </w:r>
      <w:r w:rsidRPr="00187A09">
        <w:rPr>
          <w:rFonts w:ascii="Helvetica" w:hAnsi="Helvetica"/>
          <w:noProof/>
          <w:lang w:val="en-US"/>
        </w:rPr>
        <w:tab/>
        <w:t xml:space="preserve">Abdellaoui, A. </w:t>
      </w:r>
      <w:r w:rsidRPr="00187A09">
        <w:rPr>
          <w:rFonts w:ascii="Helvetica" w:hAnsi="Helvetica"/>
          <w:i/>
          <w:iCs/>
          <w:noProof/>
          <w:lang w:val="en-US"/>
        </w:rPr>
        <w:t>et al.</w:t>
      </w:r>
      <w:r w:rsidRPr="00187A09">
        <w:rPr>
          <w:rFonts w:ascii="Helvetica" w:hAnsi="Helvetica"/>
          <w:noProof/>
          <w:lang w:val="en-US"/>
        </w:rPr>
        <w:t xml:space="preserve"> Genetic correlates of social stratification in Great Britain.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3</w:t>
      </w:r>
      <w:r w:rsidRPr="00187A09">
        <w:rPr>
          <w:rFonts w:ascii="Helvetica" w:hAnsi="Helvetica"/>
          <w:noProof/>
          <w:lang w:val="en-US"/>
        </w:rPr>
        <w:t>, 1332–1342 (2019).</w:t>
      </w:r>
    </w:p>
    <w:p w14:paraId="473C578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17.</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Imprint of assortative mating on the human genome.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2</w:t>
      </w:r>
      <w:r w:rsidRPr="00187A09">
        <w:rPr>
          <w:rFonts w:ascii="Helvetica" w:hAnsi="Helvetica"/>
          <w:noProof/>
          <w:lang w:val="en-US"/>
        </w:rPr>
        <w:t>, 948–954 (2018).</w:t>
      </w:r>
    </w:p>
    <w:p w14:paraId="70F7D4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18.</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Assortative mating biases marker-based heritability estimators.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(2022).</w:t>
      </w:r>
    </w:p>
    <w:p w14:paraId="6EA209A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19.</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Cross-trait assortative mating is widespread and inflates genetic correlation estimates. </w:t>
      </w:r>
      <w:r w:rsidRPr="00187A09">
        <w:rPr>
          <w:rFonts w:ascii="Helvetica" w:hAnsi="Helvetica"/>
          <w:i/>
          <w:iCs/>
          <w:noProof/>
          <w:lang w:val="en-US"/>
        </w:rPr>
        <w:t>bioRxiv</w:t>
      </w:r>
      <w:r w:rsidRPr="00187A09">
        <w:rPr>
          <w:rFonts w:ascii="Helvetica" w:hAnsi="Helvetica"/>
          <w:noProof/>
          <w:lang w:val="en-US"/>
        </w:rPr>
        <w:t xml:space="preserve"> 2022.03.21.485215 (2022) doi:10.1101/2022.03.21.485215.</w:t>
      </w:r>
    </w:p>
    <w:p w14:paraId="5958284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967CBC">
        <w:rPr>
          <w:rFonts w:ascii="Helvetica" w:hAnsi="Helvetica"/>
          <w:noProof/>
          <w:lang w:val="fr-CA"/>
        </w:rPr>
        <w:lastRenderedPageBreak/>
        <w:t>20.</w:t>
      </w:r>
      <w:r w:rsidRPr="00967CBC">
        <w:rPr>
          <w:rFonts w:ascii="Helvetica" w:hAnsi="Helvetica"/>
          <w:noProof/>
          <w:lang w:val="fr-CA"/>
        </w:rPr>
        <w:tab/>
        <w:t xml:space="preserve">Robinson, M. R. </w:t>
      </w:r>
      <w:r w:rsidRPr="00967CBC">
        <w:rPr>
          <w:rFonts w:ascii="Helvetica" w:hAnsi="Helvetica"/>
          <w:i/>
          <w:iCs/>
          <w:noProof/>
          <w:lang w:val="fr-CA"/>
        </w:rPr>
        <w:t>et al.</w:t>
      </w:r>
      <w:r w:rsidRPr="00967CBC">
        <w:rPr>
          <w:rFonts w:ascii="Helvetica" w:hAnsi="Helvetica"/>
          <w:noProof/>
          <w:lang w:val="fr-CA"/>
        </w:rPr>
        <w:t xml:space="preserve"> </w:t>
      </w:r>
      <w:r w:rsidRPr="00187A09">
        <w:rPr>
          <w:rFonts w:ascii="Helvetica" w:hAnsi="Helvetica"/>
          <w:noProof/>
          <w:lang w:val="en-US"/>
        </w:rPr>
        <w:t xml:space="preserve">Genetic evidence of assortative mating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1</w:t>
      </w:r>
      <w:r w:rsidRPr="00187A09">
        <w:rPr>
          <w:rFonts w:ascii="Helvetica" w:hAnsi="Helvetica"/>
          <w:noProof/>
          <w:lang w:val="en-US"/>
        </w:rPr>
        <w:t>, 0016 (2017).</w:t>
      </w:r>
    </w:p>
    <w:p w14:paraId="260CF31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21.</w:t>
      </w:r>
      <w:r w:rsidRPr="00187A09">
        <w:rPr>
          <w:rFonts w:ascii="Helvetica" w:hAnsi="Helvetica"/>
          <w:noProof/>
          <w:lang w:val="en-US"/>
        </w:rPr>
        <w:tab/>
        <w:t xml:space="preserve">Xia, C., Canela-Xandri, O., Rawlik, K. &amp; Tenesa, A. Evidence of horizontal indirect genetic effects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05</w:t>
      </w:r>
      <w:r w:rsidRPr="00187A09">
        <w:rPr>
          <w:rFonts w:ascii="Helvetica" w:hAnsi="Helvetica"/>
          <w:noProof/>
          <w:lang w:val="en-US"/>
        </w:rPr>
        <w:t>, 399–406 (2020).</w:t>
      </w:r>
    </w:p>
    <w:p w14:paraId="59D6C35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22.</w:t>
      </w:r>
      <w:r w:rsidRPr="00187A09">
        <w:rPr>
          <w:rFonts w:ascii="Helvetica" w:hAnsi="Helvetica"/>
          <w:noProof/>
          <w:lang w:val="en-US"/>
        </w:rPr>
        <w:tab/>
        <w:t xml:space="preserve">Lawlor, D. A. </w:t>
      </w:r>
      <w:r w:rsidRPr="00187A09">
        <w:rPr>
          <w:rFonts w:ascii="Helvetica" w:hAnsi="Helvetica"/>
          <w:i/>
          <w:iCs/>
          <w:noProof/>
          <w:lang w:val="en-US"/>
        </w:rPr>
        <w:t>et al.</w:t>
      </w:r>
      <w:r w:rsidRPr="00187A09">
        <w:rPr>
          <w:rFonts w:ascii="Helvetica" w:hAnsi="Helvetica"/>
          <w:noProof/>
          <w:lang w:val="en-US"/>
        </w:rPr>
        <w:t xml:space="preserve"> Mendelian randomization: using genes as instruments for making causal inferences in epidemiology. </w:t>
      </w:r>
      <w:r w:rsidRPr="00187A09">
        <w:rPr>
          <w:rFonts w:ascii="Helvetica" w:hAnsi="Helvetica"/>
          <w:i/>
          <w:iCs/>
          <w:noProof/>
          <w:lang w:val="en-US"/>
        </w:rPr>
        <w:t>Stat. Med.</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1133–1163 (2008).</w:t>
      </w:r>
    </w:p>
    <w:p w14:paraId="1F1203A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23.</w:t>
      </w:r>
      <w:r w:rsidRPr="00187A09">
        <w:rPr>
          <w:rFonts w:ascii="Helvetica" w:hAnsi="Helvetica"/>
          <w:noProof/>
          <w:lang w:val="en-US"/>
        </w:rPr>
        <w:tab/>
        <w:t xml:space="preserve">Howe, L. J. </w:t>
      </w:r>
      <w:r w:rsidRPr="00187A09">
        <w:rPr>
          <w:rFonts w:ascii="Helvetica" w:hAnsi="Helvetica"/>
          <w:i/>
          <w:iCs/>
          <w:noProof/>
          <w:lang w:val="en-US"/>
        </w:rPr>
        <w:t>et al.</w:t>
      </w:r>
      <w:r w:rsidRPr="00187A09">
        <w:rPr>
          <w:rFonts w:ascii="Helvetica" w:hAnsi="Helvetica"/>
          <w:noProof/>
          <w:lang w:val="en-US"/>
        </w:rPr>
        <w:t xml:space="preserve"> Genetic evidence for assortative mating on alcohol consumption in the UK Biobank.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(2019).</w:t>
      </w:r>
    </w:p>
    <w:p w14:paraId="112400D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24.</w:t>
      </w:r>
      <w:r w:rsidRPr="00187A09">
        <w:rPr>
          <w:rFonts w:ascii="Helvetica" w:hAnsi="Helvetica"/>
          <w:noProof/>
          <w:lang w:val="en-US"/>
        </w:rPr>
        <w:tab/>
        <w:t xml:space="preserve">Burgess, S., Butterworth, A. &amp; Thompson, S. G. Mendelian randomization analysis with multiple genetic variants using summarized data.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37</w:t>
      </w:r>
      <w:r w:rsidRPr="00187A09">
        <w:rPr>
          <w:rFonts w:ascii="Helvetica" w:hAnsi="Helvetica"/>
          <w:noProof/>
          <w:lang w:val="en-US"/>
        </w:rPr>
        <w:t>, 658–665 (2013).</w:t>
      </w:r>
    </w:p>
    <w:p w14:paraId="2D409DF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25.</w:t>
      </w:r>
      <w:r w:rsidRPr="00187A09">
        <w:rPr>
          <w:rFonts w:ascii="Helvetica" w:hAnsi="Helvetica"/>
          <w:noProof/>
          <w:lang w:val="en-US"/>
        </w:rPr>
        <w:tab/>
        <w:t xml:space="preserve">Millard, L. A. C., Davies, N. M., Gaunt, T. R., Smith, G. D. &amp; Tilling, K. Software application profile: PHESANT: A tool for performing automated phenome scans in UK Biobank. </w:t>
      </w:r>
      <w:r w:rsidRPr="00187A09">
        <w:rPr>
          <w:rFonts w:ascii="Helvetica" w:hAnsi="Helvetica"/>
          <w:i/>
          <w:iCs/>
          <w:noProof/>
          <w:lang w:val="en-US"/>
        </w:rPr>
        <w:t>Int. J. Epidemiol.</w:t>
      </w:r>
      <w:r w:rsidRPr="00187A09">
        <w:rPr>
          <w:rFonts w:ascii="Helvetica" w:hAnsi="Helvetica"/>
          <w:noProof/>
          <w:lang w:val="en-US"/>
        </w:rPr>
        <w:t xml:space="preserve"> </w:t>
      </w:r>
      <w:r w:rsidRPr="00187A09">
        <w:rPr>
          <w:rFonts w:ascii="Helvetica" w:hAnsi="Helvetica"/>
          <w:b/>
          <w:bCs/>
          <w:noProof/>
          <w:lang w:val="en-US"/>
        </w:rPr>
        <w:t>47</w:t>
      </w:r>
      <w:r w:rsidRPr="00187A09">
        <w:rPr>
          <w:rFonts w:ascii="Helvetica" w:hAnsi="Helvetica"/>
          <w:noProof/>
          <w:lang w:val="en-US"/>
        </w:rPr>
        <w:t>, 29–35 (2018).</w:t>
      </w:r>
    </w:p>
    <w:p w14:paraId="22F88AC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26.</w:t>
      </w:r>
      <w:r w:rsidRPr="00187A09">
        <w:rPr>
          <w:rFonts w:ascii="Helvetica" w:hAnsi="Helvetica"/>
          <w:noProof/>
          <w:lang w:val="en-US"/>
        </w:rPr>
        <w:tab/>
        <w:t xml:space="preserve">Pirastu, N. </w:t>
      </w:r>
      <w:r w:rsidRPr="00187A09">
        <w:rPr>
          <w:rFonts w:ascii="Helvetica" w:hAnsi="Helvetica"/>
          <w:i/>
          <w:iCs/>
          <w:noProof/>
          <w:lang w:val="en-US"/>
        </w:rPr>
        <w:t>et al.</w:t>
      </w:r>
      <w:r w:rsidRPr="00187A09">
        <w:rPr>
          <w:rFonts w:ascii="Helvetica" w:hAnsi="Helvetica"/>
          <w:noProof/>
          <w:lang w:val="en-US"/>
        </w:rPr>
        <w:t xml:space="preserve"> Using genetic variation to disentangle the complex relationship between food intake and health outcomes. </w:t>
      </w:r>
      <w:r w:rsidRPr="00187A09">
        <w:rPr>
          <w:rFonts w:ascii="Helvetica" w:hAnsi="Helvetica"/>
          <w:i/>
          <w:iCs/>
          <w:noProof/>
          <w:lang w:val="en-US"/>
        </w:rPr>
        <w:t>bioRxiv</w:t>
      </w:r>
      <w:r w:rsidRPr="00187A09">
        <w:rPr>
          <w:rFonts w:ascii="Helvetica" w:hAnsi="Helvetica"/>
          <w:noProof/>
          <w:lang w:val="en-US"/>
        </w:rPr>
        <w:t xml:space="preserve"> 829952 (2020) doi:10.1101/829952.</w:t>
      </w:r>
    </w:p>
    <w:p w14:paraId="33F0FF23"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27.</w:t>
      </w:r>
      <w:r w:rsidRPr="00187A09">
        <w:rPr>
          <w:rFonts w:ascii="Helvetica" w:hAnsi="Helvetica"/>
          <w:noProof/>
          <w:lang w:val="en-US"/>
        </w:rPr>
        <w:tab/>
        <w:t xml:space="preserve">Burgess, S., Small, D. S. &amp; Thompson, S. G. A review of instrumental variable estimators for Mendelian randomization. </w:t>
      </w:r>
      <w:r w:rsidRPr="00187A09">
        <w:rPr>
          <w:rFonts w:ascii="Helvetica" w:hAnsi="Helvetica"/>
          <w:i/>
          <w:iCs/>
          <w:noProof/>
          <w:lang w:val="en-US"/>
        </w:rPr>
        <w:t>Stat. Methods Med. Res.</w:t>
      </w:r>
      <w:r w:rsidRPr="00187A09">
        <w:rPr>
          <w:rFonts w:ascii="Helvetica" w:hAnsi="Helvetica"/>
          <w:noProof/>
          <w:lang w:val="en-US"/>
        </w:rPr>
        <w:t xml:space="preserve"> </w:t>
      </w:r>
      <w:r w:rsidRPr="00187A09">
        <w:rPr>
          <w:rFonts w:ascii="Helvetica" w:hAnsi="Helvetica"/>
          <w:b/>
          <w:bCs/>
          <w:noProof/>
          <w:lang w:val="en-US"/>
        </w:rPr>
        <w:t>26</w:t>
      </w:r>
      <w:r w:rsidRPr="00187A09">
        <w:rPr>
          <w:rFonts w:ascii="Helvetica" w:hAnsi="Helvetica"/>
          <w:noProof/>
          <w:lang w:val="en-US"/>
        </w:rPr>
        <w:t>, 2333–2355 (2017).</w:t>
      </w:r>
    </w:p>
    <w:p w14:paraId="3F78AB7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28.</w:t>
      </w:r>
      <w:r w:rsidRPr="00187A09">
        <w:rPr>
          <w:rFonts w:ascii="Helvetica" w:hAnsi="Helvetica"/>
          <w:noProof/>
          <w:lang w:val="en-US"/>
        </w:rPr>
        <w:tab/>
        <w:t xml:space="preserve">Gao, X., Starmer, J. &amp; Martin, E. R. A multiple testing correction method for genetic association studies using correlated single nucleotide polymorphisms.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32</w:t>
      </w:r>
      <w:r w:rsidRPr="00187A09">
        <w:rPr>
          <w:rFonts w:ascii="Helvetica" w:hAnsi="Helvetica"/>
          <w:noProof/>
          <w:lang w:val="en-US"/>
        </w:rPr>
        <w:t>, 361–369 (2008).</w:t>
      </w:r>
    </w:p>
    <w:p w14:paraId="1356041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29.</w:t>
      </w:r>
      <w:r w:rsidRPr="00187A09">
        <w:rPr>
          <w:rFonts w:ascii="Helvetica" w:hAnsi="Helvetica"/>
          <w:noProof/>
          <w:lang w:val="en-US"/>
        </w:rPr>
        <w:tab/>
        <w:t xml:space="preserve">Hemani, G., Tilling, K. &amp; Davey Smith, G. Orienting the causal relationship between imprecisely measured traits using GWAS summary data.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e1007081 (2017).</w:t>
      </w:r>
    </w:p>
    <w:p w14:paraId="65E6B6D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30.</w:t>
      </w:r>
      <w:r w:rsidRPr="00187A09">
        <w:rPr>
          <w:rFonts w:ascii="Helvetica" w:hAnsi="Helvetica"/>
          <w:noProof/>
          <w:lang w:val="en-US"/>
        </w:rPr>
        <w:tab/>
        <w:t xml:space="preserve">Ryan, M. J. Darwin, sexual selection, and the brain. </w:t>
      </w:r>
      <w:r w:rsidRPr="00187A09">
        <w:rPr>
          <w:rFonts w:ascii="Helvetica" w:hAnsi="Helvetica"/>
          <w:i/>
          <w:iCs/>
          <w:noProof/>
          <w:lang w:val="en-US"/>
        </w:rPr>
        <w:t>Proc. Natl. Acad. Sci. U. S. A.</w:t>
      </w:r>
      <w:r w:rsidRPr="00187A09">
        <w:rPr>
          <w:rFonts w:ascii="Helvetica" w:hAnsi="Helvetica"/>
          <w:noProof/>
          <w:lang w:val="en-US"/>
        </w:rPr>
        <w:t xml:space="preserve"> </w:t>
      </w:r>
      <w:r w:rsidRPr="00187A09">
        <w:rPr>
          <w:rFonts w:ascii="Helvetica" w:hAnsi="Helvetica"/>
          <w:b/>
          <w:bCs/>
          <w:noProof/>
          <w:lang w:val="en-US"/>
        </w:rPr>
        <w:t>118</w:t>
      </w:r>
      <w:r w:rsidRPr="00187A09">
        <w:rPr>
          <w:rFonts w:ascii="Helvetica" w:hAnsi="Helvetica"/>
          <w:noProof/>
          <w:lang w:val="en-US"/>
        </w:rPr>
        <w:t>, 1–8 (2021).</w:t>
      </w:r>
    </w:p>
    <w:p w14:paraId="5F0279C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31.</w:t>
      </w:r>
      <w:r w:rsidRPr="00187A09">
        <w:rPr>
          <w:rFonts w:ascii="Helvetica" w:hAnsi="Helvetica"/>
          <w:noProof/>
          <w:lang w:val="en-US"/>
        </w:rPr>
        <w:tab/>
        <w:t xml:space="preserve">Mascie-Taylor, C. G. N. Spouse similarity for IQ and personality and convergence.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19</w:t>
      </w:r>
      <w:r w:rsidRPr="00187A09">
        <w:rPr>
          <w:rFonts w:ascii="Helvetica" w:hAnsi="Helvetica"/>
          <w:noProof/>
          <w:lang w:val="en-US"/>
        </w:rPr>
        <w:t>, 223–227 (1989).</w:t>
      </w:r>
    </w:p>
    <w:p w14:paraId="7D06AF4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32.</w:t>
      </w:r>
      <w:r w:rsidRPr="00187A09">
        <w:rPr>
          <w:rFonts w:ascii="Helvetica" w:hAnsi="Helvetica"/>
          <w:noProof/>
          <w:lang w:val="en-US"/>
        </w:rPr>
        <w:tab/>
        <w:t xml:space="preserve">Caspi, A., Herbener, E. S. &amp; Ozer, D. J. Shared experiences and the similarity of personalities: a longitudinal study of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62</w:t>
      </w:r>
      <w:r w:rsidRPr="00187A09">
        <w:rPr>
          <w:rFonts w:ascii="Helvetica" w:hAnsi="Helvetica"/>
          <w:noProof/>
          <w:lang w:val="en-US"/>
        </w:rPr>
        <w:t>, 281–91 (1992).</w:t>
      </w:r>
    </w:p>
    <w:p w14:paraId="047FAE9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33.</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No Evidence for Social Genetic Effects or Genetic Similarity Among Friends Beyond that Due to Population Stratification: A Reappraisal of Domingue et al (2018).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67–71 (2019).</w:t>
      </w:r>
    </w:p>
    <w:p w14:paraId="315957F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34.</w:t>
      </w:r>
      <w:r w:rsidRPr="00187A09">
        <w:rPr>
          <w:rFonts w:ascii="Helvetica" w:hAnsi="Helvetica"/>
          <w:noProof/>
          <w:lang w:val="en-US"/>
        </w:rPr>
        <w:tab/>
        <w:t xml:space="preserve">Tyrrell, J. </w:t>
      </w:r>
      <w:r w:rsidRPr="00187A09">
        <w:rPr>
          <w:rFonts w:ascii="Helvetica" w:hAnsi="Helvetica"/>
          <w:i/>
          <w:iCs/>
          <w:noProof/>
          <w:lang w:val="en-US"/>
        </w:rPr>
        <w:t>et al.</w:t>
      </w:r>
      <w:r w:rsidRPr="00187A09">
        <w:rPr>
          <w:rFonts w:ascii="Helvetica" w:hAnsi="Helvetica"/>
          <w:noProof/>
          <w:lang w:val="en-US"/>
        </w:rPr>
        <w:t xml:space="preserve"> Height, body mass index, and socioeconomic status: Mendelian randomisation study in UK Biobank.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352</w:t>
      </w:r>
      <w:r w:rsidRPr="00187A09">
        <w:rPr>
          <w:rFonts w:ascii="Helvetica" w:hAnsi="Helvetica"/>
          <w:noProof/>
          <w:lang w:val="en-US"/>
        </w:rPr>
        <w:t>, (2016).</w:t>
      </w:r>
    </w:p>
    <w:p w14:paraId="4B910775" w14:textId="77777777" w:rsidR="00187A09" w:rsidRPr="00187A09" w:rsidRDefault="00187A09" w:rsidP="00187A09">
      <w:pPr>
        <w:widowControl w:val="0"/>
        <w:autoSpaceDE w:val="0"/>
        <w:autoSpaceDN w:val="0"/>
        <w:adjustRightInd w:val="0"/>
        <w:ind w:left="640" w:hanging="640"/>
        <w:rPr>
          <w:rFonts w:ascii="Helvetica" w:hAnsi="Helvetica"/>
          <w:noProof/>
        </w:rPr>
      </w:pPr>
      <w:r w:rsidRPr="00187A09">
        <w:rPr>
          <w:rFonts w:ascii="Helvetica" w:hAnsi="Helvetica"/>
          <w:noProof/>
          <w:lang w:val="en-US"/>
        </w:rPr>
        <w:t>35.</w:t>
      </w:r>
      <w:r w:rsidRPr="00187A09">
        <w:rPr>
          <w:rFonts w:ascii="Helvetica" w:hAnsi="Helvetica"/>
          <w:noProof/>
          <w:lang w:val="en-US"/>
        </w:rPr>
        <w:tab/>
        <w:t xml:space="preserve">Pedersen, K. M. </w:t>
      </w:r>
      <w:r w:rsidRPr="00187A09">
        <w:rPr>
          <w:rFonts w:ascii="Helvetica" w:hAnsi="Helvetica"/>
          <w:i/>
          <w:iCs/>
          <w:noProof/>
          <w:lang w:val="en-US"/>
        </w:rPr>
        <w:t>et al.</w:t>
      </w:r>
      <w:r w:rsidRPr="00187A09">
        <w:rPr>
          <w:rFonts w:ascii="Helvetica" w:hAnsi="Helvetica"/>
          <w:noProof/>
          <w:lang w:val="en-US"/>
        </w:rPr>
        <w:t xml:space="preserve"> Smoking and Increased White and Red Blood Cells: A Mendelian Randomization Approach in the Copenhagen General Population Study. </w:t>
      </w:r>
      <w:r w:rsidRPr="00187A09">
        <w:rPr>
          <w:rFonts w:ascii="Helvetica" w:hAnsi="Helvetica"/>
          <w:i/>
          <w:iCs/>
          <w:noProof/>
          <w:lang w:val="en-US"/>
        </w:rPr>
        <w:t>Arterioscler. Thromb. Vasc. Biol.</w:t>
      </w:r>
      <w:r w:rsidRPr="00187A09">
        <w:rPr>
          <w:rFonts w:ascii="Helvetica" w:hAnsi="Helvetica"/>
          <w:noProof/>
          <w:lang w:val="en-US"/>
        </w:rPr>
        <w:t xml:space="preserve"> </w:t>
      </w:r>
      <w:r w:rsidRPr="00187A09">
        <w:rPr>
          <w:rFonts w:ascii="Helvetica" w:hAnsi="Helvetica"/>
          <w:b/>
          <w:bCs/>
          <w:noProof/>
          <w:lang w:val="en-US"/>
        </w:rPr>
        <w:t>39</w:t>
      </w:r>
      <w:r w:rsidRPr="00187A09">
        <w:rPr>
          <w:rFonts w:ascii="Helvetica" w:hAnsi="Helvetica"/>
          <w:noProof/>
          <w:lang w:val="en-US"/>
        </w:rPr>
        <w:t>, 965–977 (2019).</w:t>
      </w:r>
    </w:p>
    <w:p w14:paraId="4304B5AE" w14:textId="15D7F417" w:rsidR="00144EB6" w:rsidRPr="0081577A" w:rsidRDefault="009C5119" w:rsidP="00187A09">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p w14:paraId="5D93D33D" w14:textId="22E29662" w:rsidR="007D6514" w:rsidRPr="0081577A" w:rsidRDefault="0039387D" w:rsidP="00D17895">
      <w:pPr>
        <w:spacing w:before="240" w:after="120"/>
        <w:jc w:val="both"/>
        <w:outlineLvl w:val="0"/>
        <w:rPr>
          <w:rFonts w:ascii="Helvetica" w:hAnsi="Helvetica"/>
          <w:lang w:val="en-GB"/>
        </w:rPr>
      </w:pPr>
      <w:r w:rsidRPr="0081577A">
        <w:rPr>
          <w:rFonts w:ascii="Helvetica" w:hAnsi="Helvetica"/>
          <w:color w:val="000000"/>
          <w:lang w:val="en-GB"/>
        </w:rPr>
        <w:t xml:space="preserve"> </w:t>
      </w:r>
    </w:p>
    <w:sectPr w:rsidR="007D6514" w:rsidRPr="0081577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y Sjaarda" w:date="2022-04-13T16:18:00Z" w:initials="JS">
    <w:p w14:paraId="75F19543" w14:textId="507CBE18" w:rsidR="003860BF" w:rsidRDefault="003860BF">
      <w:pPr>
        <w:pStyle w:val="CommentText"/>
      </w:pPr>
      <w:r>
        <w:rPr>
          <w:rStyle w:val="CommentReference"/>
        </w:rPr>
        <w:annotationRef/>
      </w:r>
      <w:r>
        <w:t xml:space="preserve">This paragraph now seems too short to me… </w:t>
      </w:r>
      <w:r w:rsidR="00494D15">
        <w:t xml:space="preserve">maybe we can </w:t>
      </w:r>
      <w:r>
        <w:t xml:space="preserve">combine </w:t>
      </w:r>
      <w:r w:rsidR="00494D15">
        <w:t>with the second paragraph and make that one slightly more concise.</w:t>
      </w:r>
    </w:p>
  </w:comment>
  <w:comment w:id="6" w:author="Jenny Sjaarda" w:date="2022-04-19T12:07:00Z" w:initials="JS">
    <w:p w14:paraId="0B31B925" w14:textId="5FA52700" w:rsidR="00853B66" w:rsidRDefault="00853B66">
      <w:pPr>
        <w:pStyle w:val="CommentText"/>
      </w:pPr>
      <w:r>
        <w:rPr>
          <w:rStyle w:val="CommentReference"/>
        </w:rPr>
        <w:annotationRef/>
      </w:r>
      <w:r>
        <w:t xml:space="preserve">For </w:t>
      </w:r>
      <w:proofErr w:type="gramStart"/>
      <w:r>
        <w:t>example</w:t>
      </w:r>
      <w:proofErr w:type="gramEnd"/>
      <w:r>
        <w:t xml:space="preserve"> this section could perhaps be shortened to: </w:t>
      </w:r>
    </w:p>
  </w:comment>
  <w:comment w:id="7" w:author="Jenny Sjaarda" w:date="2022-04-19T12:08:00Z" w:initials="JS">
    <w:p w14:paraId="17B711D9" w14:textId="0D83B7C5" w:rsidR="00853B66" w:rsidRDefault="00853B66">
      <w:pPr>
        <w:pStyle w:val="CommentText"/>
      </w:pPr>
      <w:r>
        <w:rPr>
          <w:rStyle w:val="CommentReference"/>
        </w:rPr>
        <w:annotationRef/>
      </w:r>
      <w:r w:rsidRPr="0081577A">
        <w:rPr>
          <w:rFonts w:ascii="Helvetica" w:hAnsi="Helvetica"/>
          <w:color w:val="000000"/>
          <w:lang w:val="en-GB"/>
        </w:rPr>
        <w:t>For instance, increased phenotypic similarity could naturally imply genetic similarity</w:t>
      </w:r>
      <w:r>
        <w:rPr>
          <w:rFonts w:ascii="Helvetica" w:hAnsi="Helvetica"/>
          <w:color w:val="000000"/>
          <w:lang w:val="en-GB"/>
        </w:rPr>
        <w:t>, leading to</w:t>
      </w:r>
      <w:r w:rsidRPr="0081577A">
        <w:rPr>
          <w:rFonts w:ascii="Helvetica" w:hAnsi="Helvetica"/>
          <w:color w:val="000000"/>
          <w:lang w:val="en-GB"/>
        </w:rPr>
        <w:t xml:space="preserve"> variants that are otherwise independent to become correlated, </w:t>
      </w:r>
      <w:r>
        <w:rPr>
          <w:rFonts w:ascii="Helvetica" w:hAnsi="Helvetica"/>
          <w:color w:val="000000"/>
          <w:lang w:val="en-GB"/>
        </w:rPr>
        <w:t xml:space="preserve">and </w:t>
      </w:r>
      <w:r w:rsidRPr="0081577A">
        <w:rPr>
          <w:rFonts w:ascii="Helvetica" w:hAnsi="Helvetica"/>
          <w:color w:val="000000"/>
          <w:lang w:val="en-GB"/>
        </w:rPr>
        <w:t xml:space="preserve">ultimately </w:t>
      </w:r>
      <w:r>
        <w:rPr>
          <w:rFonts w:ascii="Helvetica" w:hAnsi="Helvetica"/>
          <w:color w:val="000000"/>
          <w:lang w:val="en-GB"/>
        </w:rPr>
        <w:t>resulting</w:t>
      </w:r>
      <w:r w:rsidRPr="0081577A">
        <w:rPr>
          <w:rFonts w:ascii="Helvetica" w:hAnsi="Helvetica"/>
          <w:color w:val="000000"/>
          <w:lang w:val="en-GB"/>
        </w:rPr>
        <w:t xml:space="preserve"> in a concentration of (genetic) resources</w:t>
      </w:r>
      <w:r>
        <w:rPr>
          <w:rFonts w:ascii="Helvetica" w:hAnsi="Helvetica"/>
          <w:color w:val="000000"/>
          <w:lang w:val="en-GB"/>
        </w:rPr>
        <w:fldChar w:fldCharType="begin" w:fldLock="1"/>
      </w:r>
      <w:r>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Pr>
          <w:rFonts w:ascii="Helvetica" w:hAnsi="Helvetica"/>
          <w:color w:val="000000"/>
          <w:lang w:val="en-GB"/>
        </w:rPr>
        <w:fldChar w:fldCharType="separate"/>
      </w:r>
      <w:r w:rsidRPr="00187A09">
        <w:rPr>
          <w:rFonts w:ascii="Helvetica" w:hAnsi="Helvetica"/>
          <w:noProof/>
          <w:color w:val="000000"/>
          <w:vertAlign w:val="superscript"/>
          <w:lang w:val="en-GB"/>
        </w:rPr>
        <w:t>17–19</w:t>
      </w:r>
      <w:r>
        <w:rPr>
          <w:rFonts w:ascii="Helvetica" w:hAnsi="Helvetica"/>
          <w:color w:val="000000"/>
          <w:lang w:val="en-GB"/>
        </w:rPr>
        <w:fldChar w:fldCharType="end"/>
      </w:r>
    </w:p>
  </w:comment>
  <w:comment w:id="10" w:author="Jenny Sjaarda" w:date="2022-04-13T16:19:00Z" w:initials="JS">
    <w:p w14:paraId="5C958BBD" w14:textId="3F5DFF74" w:rsidR="00494D15" w:rsidRDefault="00494D15">
      <w:pPr>
        <w:pStyle w:val="CommentText"/>
      </w:pPr>
      <w:r>
        <w:rPr>
          <w:rStyle w:val="CommentReference"/>
        </w:rPr>
        <w:annotationRef/>
      </w:r>
      <w:r>
        <w:t xml:space="preserve">I also think these two </w:t>
      </w:r>
      <w:r w:rsidR="00853B66">
        <w:t xml:space="preserve">paragraphs </w:t>
      </w:r>
      <w:r>
        <w:t>could be combined</w:t>
      </w:r>
    </w:p>
  </w:comment>
  <w:comment w:id="25" w:author="Jenny Sjaarda" w:date="2022-04-19T13:17:00Z" w:initials="JS">
    <w:p w14:paraId="32CFC175" w14:textId="07E8E9BC" w:rsidR="009D1FD9" w:rsidRDefault="009D1FD9">
      <w:pPr>
        <w:pStyle w:val="CommentText"/>
      </w:pPr>
      <w:r>
        <w:rPr>
          <w:rStyle w:val="CommentReference"/>
        </w:rPr>
        <w:annotationRef/>
      </w:r>
      <w:r>
        <w:t xml:space="preserve">Should this be indirect? </w:t>
      </w:r>
    </w:p>
  </w:comment>
  <w:comment w:id="26" w:author="Jenny Sjaarda" w:date="2022-04-19T12:28:00Z" w:initials="JS">
    <w:p w14:paraId="4EF45C20" w14:textId="3D778095" w:rsidR="00FA2252" w:rsidRDefault="00FA2252">
      <w:pPr>
        <w:pStyle w:val="CommentText"/>
      </w:pPr>
      <w:r>
        <w:rPr>
          <w:rStyle w:val="CommentReference"/>
        </w:rPr>
        <w:annotationRef/>
      </w:r>
      <w:r>
        <w:t>New.</w:t>
      </w:r>
    </w:p>
  </w:comment>
  <w:comment w:id="27" w:author="Jenny Sjaarda" w:date="2022-04-19T14:10:00Z" w:initials="JS">
    <w:p w14:paraId="4826BBDC" w14:textId="5213A088" w:rsidR="00B278A0" w:rsidRDefault="00B278A0">
      <w:pPr>
        <w:pStyle w:val="CommentText"/>
      </w:pPr>
      <w:r>
        <w:rPr>
          <w:rStyle w:val="CommentReference"/>
        </w:rPr>
        <w:annotationRef/>
      </w:r>
      <w:r>
        <w:rPr>
          <w:rStyle w:val="CommentReference"/>
        </w:rPr>
        <w:annotationRef/>
      </w:r>
      <w:r>
        <w:t xml:space="preserve">B now indicates trait Y instead of </w:t>
      </w:r>
      <w:r>
        <w:t>trait Z, all instances of trait Z throughout manuscript have also been changed to Y.</w:t>
      </w:r>
      <w:r>
        <w:br/>
      </w:r>
      <w:r>
        <w:br/>
        <w:t xml:space="preserve">C has also been rearranged to follow the same order as A and B. </w:t>
      </w:r>
    </w:p>
  </w:comment>
  <w:comment w:id="28" w:author="Jenny Sjaarda" w:date="2022-04-13T14:01:00Z" w:initials="JS">
    <w:p w14:paraId="52296634" w14:textId="50C62033" w:rsidR="00C02B89" w:rsidRDefault="00C02B89">
      <w:pPr>
        <w:pStyle w:val="CommentText"/>
      </w:pPr>
      <w:r>
        <w:rPr>
          <w:rStyle w:val="CommentReference"/>
        </w:rPr>
        <w:annotationRef/>
      </w:r>
      <w:r>
        <w:t xml:space="preserve">To me this should be singular “was” </w:t>
      </w:r>
    </w:p>
  </w:comment>
  <w:comment w:id="32" w:author="Jenny Sjaarda" w:date="2022-04-19T14:16:00Z" w:initials="JS">
    <w:p w14:paraId="671E3863" w14:textId="29104793" w:rsidR="00D4559C" w:rsidRDefault="00D4559C">
      <w:pPr>
        <w:pStyle w:val="CommentText"/>
      </w:pPr>
      <w:r>
        <w:rPr>
          <w:rStyle w:val="CommentReference"/>
        </w:rPr>
        <w:annotationRef/>
      </w:r>
      <w:r>
        <w:t>Added figure title.</w:t>
      </w:r>
    </w:p>
  </w:comment>
  <w:comment w:id="33" w:author="Jenny Sjaarda" w:date="2022-04-19T14:17:00Z" w:initials="JS">
    <w:p w14:paraId="5A8DAD6C" w14:textId="3104723D" w:rsidR="00D4559C" w:rsidRDefault="00D4559C">
      <w:pPr>
        <w:pStyle w:val="CommentText"/>
      </w:pPr>
      <w:r>
        <w:rPr>
          <w:rStyle w:val="CommentReference"/>
        </w:rPr>
        <w:annotationRef/>
      </w:r>
      <w:r>
        <w:t xml:space="preserve">Added title. </w:t>
      </w:r>
    </w:p>
  </w:comment>
  <w:comment w:id="34" w:author="Jenny Sjaarda" w:date="2022-04-19T14:18:00Z" w:initials="JS">
    <w:p w14:paraId="04671B16" w14:textId="321E3527" w:rsidR="00841104" w:rsidRDefault="00841104">
      <w:pPr>
        <w:pStyle w:val="CommentText"/>
      </w:pPr>
      <w:r>
        <w:rPr>
          <w:rStyle w:val="CommentReference"/>
        </w:rPr>
        <w:annotationRef/>
      </w:r>
      <w:r>
        <w:t>Added title.</w:t>
      </w:r>
    </w:p>
  </w:comment>
  <w:comment w:id="35" w:author="Jenny Sjaarda" w:date="2022-04-11T15:34:00Z" w:initials="JS">
    <w:p w14:paraId="53455DC4" w14:textId="73CEA329" w:rsidR="00130CB2" w:rsidRDefault="00130CB2">
      <w:pPr>
        <w:pStyle w:val="CommentText"/>
      </w:pPr>
      <w:r>
        <w:rPr>
          <w:rStyle w:val="CommentReference"/>
        </w:rPr>
        <w:annotationRef/>
      </w:r>
      <w:r>
        <w:t>Suggestion to give an actual number or percent here for the number of pairs going through the different paths, I agree this would be nice. Would be for example, rho and omega not significantly different and gamma non-significant? Or how to find such a number?</w:t>
      </w:r>
    </w:p>
  </w:comment>
  <w:comment w:id="36" w:author="Zoltan Kutalik" w:date="2022-04-12T12:34:00Z" w:initials="ZK">
    <w:p w14:paraId="78C96575" w14:textId="729304BC" w:rsidR="00130CB2" w:rsidRDefault="00130CB2">
      <w:pPr>
        <w:pStyle w:val="CommentText"/>
      </w:pPr>
      <w:r>
        <w:rPr>
          <w:rStyle w:val="CommentReference"/>
        </w:rPr>
        <w:annotationRef/>
      </w:r>
      <w:r>
        <w:t>Could be split where gamma is significantly larger than rho, the reverse and where they are not significantly different. I’d not complicate it comparing them to omega on top of this, maybe another group when omega-rho-gamma &gt; max(</w:t>
      </w:r>
      <w:proofErr w:type="spellStart"/>
      <w:proofErr w:type="gramStart"/>
      <w:r>
        <w:t>gamma,rho</w:t>
      </w:r>
      <w:proofErr w:type="spellEnd"/>
      <w:proofErr w:type="gramEnd"/>
      <w:r>
        <w:t>) [regardless of significance]</w:t>
      </w:r>
    </w:p>
  </w:comment>
  <w:comment w:id="37" w:author="Jenny Sjaarda" w:date="2022-04-19T13:37:00Z" w:initials="JS">
    <w:p w14:paraId="38F096BA" w14:textId="72658D59" w:rsidR="00D77C51" w:rsidRDefault="00D77C51">
      <w:pPr>
        <w:pStyle w:val="CommentText"/>
      </w:pPr>
      <w:r>
        <w:rPr>
          <w:rStyle w:val="CommentReference"/>
        </w:rPr>
        <w:annotationRef/>
      </w:r>
      <w:r>
        <w:t>Added a statement on this. There are no instances in the second category (</w:t>
      </w:r>
      <w:proofErr w:type="spellStart"/>
      <w:r>
        <w:t>i.e</w:t>
      </w:r>
      <w:proofErr w:type="spellEnd"/>
      <w:r>
        <w:t xml:space="preserve"> </w:t>
      </w:r>
      <w:r>
        <w:t>omega-rho-gamma &gt; max(</w:t>
      </w:r>
      <w:proofErr w:type="spellStart"/>
      <w:proofErr w:type="gramStart"/>
      <w:r>
        <w:t>gamma,rho</w:t>
      </w:r>
      <w:proofErr w:type="spellEnd"/>
      <w:proofErr w:type="gramEnd"/>
      <w:r>
        <w:t>)</w:t>
      </w:r>
      <w:r>
        <w:t>)</w:t>
      </w:r>
    </w:p>
  </w:comment>
  <w:comment w:id="39" w:author="Jenny Sjaarda" w:date="2022-04-19T14:19:00Z" w:initials="JS">
    <w:p w14:paraId="1853027D" w14:textId="17E7B96A" w:rsidR="00841104" w:rsidRDefault="00841104">
      <w:pPr>
        <w:pStyle w:val="CommentText"/>
      </w:pPr>
      <w:r>
        <w:rPr>
          <w:rStyle w:val="CommentReference"/>
        </w:rPr>
        <w:annotationRef/>
      </w:r>
      <w:r>
        <w:t>Added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19543" w15:done="0"/>
  <w15:commentEx w15:paraId="0B31B925" w15:done="0"/>
  <w15:commentEx w15:paraId="17B711D9" w15:paraIdParent="0B31B925" w15:done="0"/>
  <w15:commentEx w15:paraId="5C958BBD" w15:done="0"/>
  <w15:commentEx w15:paraId="32CFC175" w15:done="0"/>
  <w15:commentEx w15:paraId="4EF45C20" w15:done="0"/>
  <w15:commentEx w15:paraId="4826BBDC" w15:done="0"/>
  <w15:commentEx w15:paraId="52296634" w15:done="0"/>
  <w15:commentEx w15:paraId="671E3863" w15:done="0"/>
  <w15:commentEx w15:paraId="5A8DAD6C" w15:done="0"/>
  <w15:commentEx w15:paraId="04671B16" w15:done="0"/>
  <w15:commentEx w15:paraId="53455DC4" w15:done="0"/>
  <w15:commentEx w15:paraId="78C96575" w15:paraIdParent="53455DC4" w15:done="0"/>
  <w15:commentEx w15:paraId="38F096BA" w15:paraIdParent="53455DC4" w15:done="0"/>
  <w15:commentEx w15:paraId="185302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7641" w16cex:dateUtc="2022-04-13T14:18:00Z"/>
  <w16cex:commentExtensible w16cex:durableId="2609249B" w16cex:dateUtc="2022-04-19T10:07:00Z"/>
  <w16cex:commentExtensible w16cex:durableId="260924B1" w16cex:dateUtc="2022-04-19T10:08:00Z"/>
  <w16cex:commentExtensible w16cex:durableId="26017697" w16cex:dateUtc="2022-04-13T14:19:00Z"/>
  <w16cex:commentExtensible w16cex:durableId="26093507" w16cex:dateUtc="2022-04-19T11:17:00Z"/>
  <w16cex:commentExtensible w16cex:durableId="26092952" w16cex:dateUtc="2022-04-19T10:28:00Z"/>
  <w16cex:commentExtensible w16cex:durableId="26094148" w16cex:dateUtc="2022-04-19T12:10:00Z"/>
  <w16cex:commentExtensible w16cex:durableId="26015629" w16cex:dateUtc="2022-04-13T12:01:00Z"/>
  <w16cex:commentExtensible w16cex:durableId="260942B6" w16cex:dateUtc="2022-04-19T12:16:00Z"/>
  <w16cex:commentExtensible w16cex:durableId="260942F8" w16cex:dateUtc="2022-04-19T12:17:00Z"/>
  <w16cex:commentExtensible w16cex:durableId="2609432F" w16cex:dateUtc="2022-04-19T12:18:00Z"/>
  <w16cex:commentExtensible w16cex:durableId="25FEC91D" w16cex:dateUtc="2022-04-11T13:34:00Z"/>
  <w16cex:commentExtensible w16cex:durableId="25FFF04D" w16cex:dateUtc="2022-04-12T10:34:00Z"/>
  <w16cex:commentExtensible w16cex:durableId="26093986" w16cex:dateUtc="2022-04-19T11:37:00Z"/>
  <w16cex:commentExtensible w16cex:durableId="2609438E" w16cex:dateUtc="2022-04-19T1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19543" w16cid:durableId="26017641"/>
  <w16cid:commentId w16cid:paraId="0B31B925" w16cid:durableId="2609249B"/>
  <w16cid:commentId w16cid:paraId="17B711D9" w16cid:durableId="260924B1"/>
  <w16cid:commentId w16cid:paraId="5C958BBD" w16cid:durableId="26017697"/>
  <w16cid:commentId w16cid:paraId="32CFC175" w16cid:durableId="26093507"/>
  <w16cid:commentId w16cid:paraId="4EF45C20" w16cid:durableId="26092952"/>
  <w16cid:commentId w16cid:paraId="4826BBDC" w16cid:durableId="26094148"/>
  <w16cid:commentId w16cid:paraId="52296634" w16cid:durableId="26015629"/>
  <w16cid:commentId w16cid:paraId="671E3863" w16cid:durableId="260942B6"/>
  <w16cid:commentId w16cid:paraId="5A8DAD6C" w16cid:durableId="260942F8"/>
  <w16cid:commentId w16cid:paraId="04671B16" w16cid:durableId="2609432F"/>
  <w16cid:commentId w16cid:paraId="53455DC4" w16cid:durableId="25FEC91D"/>
  <w16cid:commentId w16cid:paraId="78C96575" w16cid:durableId="25FFF04D"/>
  <w16cid:commentId w16cid:paraId="38F096BA" w16cid:durableId="26093986"/>
  <w16cid:commentId w16cid:paraId="1853027D" w16cid:durableId="260943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839813">
    <w:abstractNumId w:val="3"/>
  </w:num>
  <w:num w:numId="2" w16cid:durableId="1938634328">
    <w:abstractNumId w:val="4"/>
  </w:num>
  <w:num w:numId="3" w16cid:durableId="338586029">
    <w:abstractNumId w:val="0"/>
  </w:num>
  <w:num w:numId="4" w16cid:durableId="672030680">
    <w:abstractNumId w:val="2"/>
  </w:num>
  <w:num w:numId="5" w16cid:durableId="5143468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41F1"/>
    <w:rsid w:val="000069BE"/>
    <w:rsid w:val="000123A7"/>
    <w:rsid w:val="00015936"/>
    <w:rsid w:val="00026022"/>
    <w:rsid w:val="000345CF"/>
    <w:rsid w:val="00044AFA"/>
    <w:rsid w:val="00044F58"/>
    <w:rsid w:val="00047323"/>
    <w:rsid w:val="00047C78"/>
    <w:rsid w:val="00053F45"/>
    <w:rsid w:val="000567C2"/>
    <w:rsid w:val="00064EC7"/>
    <w:rsid w:val="000655F6"/>
    <w:rsid w:val="00073018"/>
    <w:rsid w:val="000730DC"/>
    <w:rsid w:val="00076588"/>
    <w:rsid w:val="00082035"/>
    <w:rsid w:val="0008703D"/>
    <w:rsid w:val="0008740A"/>
    <w:rsid w:val="000A1289"/>
    <w:rsid w:val="000A61D4"/>
    <w:rsid w:val="000A675E"/>
    <w:rsid w:val="000B1582"/>
    <w:rsid w:val="000B24C3"/>
    <w:rsid w:val="000B48D3"/>
    <w:rsid w:val="000C21D2"/>
    <w:rsid w:val="000C40CE"/>
    <w:rsid w:val="000D69F3"/>
    <w:rsid w:val="000E441B"/>
    <w:rsid w:val="000E71D1"/>
    <w:rsid w:val="000F12E0"/>
    <w:rsid w:val="000F2D3D"/>
    <w:rsid w:val="000F4C2B"/>
    <w:rsid w:val="000F61FA"/>
    <w:rsid w:val="00103D88"/>
    <w:rsid w:val="00112193"/>
    <w:rsid w:val="00125247"/>
    <w:rsid w:val="00130CB2"/>
    <w:rsid w:val="00134825"/>
    <w:rsid w:val="00135CA8"/>
    <w:rsid w:val="00137B74"/>
    <w:rsid w:val="00137CC8"/>
    <w:rsid w:val="00141678"/>
    <w:rsid w:val="0014201A"/>
    <w:rsid w:val="00143F3F"/>
    <w:rsid w:val="00144A54"/>
    <w:rsid w:val="00144EB6"/>
    <w:rsid w:val="00150C47"/>
    <w:rsid w:val="0015216C"/>
    <w:rsid w:val="00153768"/>
    <w:rsid w:val="00165848"/>
    <w:rsid w:val="00170854"/>
    <w:rsid w:val="001729FB"/>
    <w:rsid w:val="00176BE2"/>
    <w:rsid w:val="001778D6"/>
    <w:rsid w:val="0018049A"/>
    <w:rsid w:val="00183589"/>
    <w:rsid w:val="00183631"/>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1F76C9"/>
    <w:rsid w:val="002002E7"/>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0AB6"/>
    <w:rsid w:val="002C34BE"/>
    <w:rsid w:val="002C3C03"/>
    <w:rsid w:val="002C4828"/>
    <w:rsid w:val="002C6428"/>
    <w:rsid w:val="002D16B3"/>
    <w:rsid w:val="002D5164"/>
    <w:rsid w:val="002E613A"/>
    <w:rsid w:val="002E78F8"/>
    <w:rsid w:val="002F1EA0"/>
    <w:rsid w:val="002F2C26"/>
    <w:rsid w:val="002F2FC7"/>
    <w:rsid w:val="002F4846"/>
    <w:rsid w:val="00301AC0"/>
    <w:rsid w:val="003074CD"/>
    <w:rsid w:val="00310B79"/>
    <w:rsid w:val="003324C4"/>
    <w:rsid w:val="00340567"/>
    <w:rsid w:val="00343A88"/>
    <w:rsid w:val="0034502F"/>
    <w:rsid w:val="0034630B"/>
    <w:rsid w:val="00350CBD"/>
    <w:rsid w:val="0035155D"/>
    <w:rsid w:val="003548D6"/>
    <w:rsid w:val="00370AA3"/>
    <w:rsid w:val="003732FF"/>
    <w:rsid w:val="00383266"/>
    <w:rsid w:val="003860BF"/>
    <w:rsid w:val="003914C2"/>
    <w:rsid w:val="003918D5"/>
    <w:rsid w:val="0039387D"/>
    <w:rsid w:val="003A6E83"/>
    <w:rsid w:val="003B026B"/>
    <w:rsid w:val="003C3026"/>
    <w:rsid w:val="003C6C91"/>
    <w:rsid w:val="003D0937"/>
    <w:rsid w:val="003D0E77"/>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4D15"/>
    <w:rsid w:val="004964BA"/>
    <w:rsid w:val="004A058B"/>
    <w:rsid w:val="004A2329"/>
    <w:rsid w:val="004A32F6"/>
    <w:rsid w:val="004A539C"/>
    <w:rsid w:val="004A7D5D"/>
    <w:rsid w:val="004B37AB"/>
    <w:rsid w:val="004B4771"/>
    <w:rsid w:val="004B6ACC"/>
    <w:rsid w:val="004C04EC"/>
    <w:rsid w:val="004C292D"/>
    <w:rsid w:val="004C51E3"/>
    <w:rsid w:val="004C7A13"/>
    <w:rsid w:val="004D0839"/>
    <w:rsid w:val="004D0C9F"/>
    <w:rsid w:val="004D19C4"/>
    <w:rsid w:val="004D412D"/>
    <w:rsid w:val="004D6575"/>
    <w:rsid w:val="004D7A3F"/>
    <w:rsid w:val="004E1A6F"/>
    <w:rsid w:val="004E2D97"/>
    <w:rsid w:val="004E4FD6"/>
    <w:rsid w:val="004E7C00"/>
    <w:rsid w:val="004F1E84"/>
    <w:rsid w:val="00503099"/>
    <w:rsid w:val="005068DE"/>
    <w:rsid w:val="005108EE"/>
    <w:rsid w:val="00530991"/>
    <w:rsid w:val="00533BFD"/>
    <w:rsid w:val="00536F98"/>
    <w:rsid w:val="005431F6"/>
    <w:rsid w:val="00547693"/>
    <w:rsid w:val="00565915"/>
    <w:rsid w:val="00575B10"/>
    <w:rsid w:val="00580DF0"/>
    <w:rsid w:val="00587C65"/>
    <w:rsid w:val="0059105F"/>
    <w:rsid w:val="00592254"/>
    <w:rsid w:val="00597DF4"/>
    <w:rsid w:val="005B0DED"/>
    <w:rsid w:val="005B182A"/>
    <w:rsid w:val="005C3F8A"/>
    <w:rsid w:val="005C4389"/>
    <w:rsid w:val="005C586F"/>
    <w:rsid w:val="005C5CE1"/>
    <w:rsid w:val="005C714D"/>
    <w:rsid w:val="005D1718"/>
    <w:rsid w:val="005D590E"/>
    <w:rsid w:val="005D619A"/>
    <w:rsid w:val="005D7BB8"/>
    <w:rsid w:val="005E3A45"/>
    <w:rsid w:val="005E785E"/>
    <w:rsid w:val="005F0AE5"/>
    <w:rsid w:val="005F5FD1"/>
    <w:rsid w:val="005F660B"/>
    <w:rsid w:val="006051C9"/>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747EA"/>
    <w:rsid w:val="0068312F"/>
    <w:rsid w:val="00685162"/>
    <w:rsid w:val="00685BB2"/>
    <w:rsid w:val="006939D4"/>
    <w:rsid w:val="00695D10"/>
    <w:rsid w:val="00697180"/>
    <w:rsid w:val="006A3615"/>
    <w:rsid w:val="006A4488"/>
    <w:rsid w:val="006A44B2"/>
    <w:rsid w:val="006A77A9"/>
    <w:rsid w:val="006B358D"/>
    <w:rsid w:val="006B3FD3"/>
    <w:rsid w:val="006B4B0D"/>
    <w:rsid w:val="006C2CDB"/>
    <w:rsid w:val="006C607D"/>
    <w:rsid w:val="006C762A"/>
    <w:rsid w:val="006D5B10"/>
    <w:rsid w:val="006D7632"/>
    <w:rsid w:val="006E3444"/>
    <w:rsid w:val="006F4010"/>
    <w:rsid w:val="006F5E3E"/>
    <w:rsid w:val="006F6747"/>
    <w:rsid w:val="006F7DDD"/>
    <w:rsid w:val="0070217E"/>
    <w:rsid w:val="0070261C"/>
    <w:rsid w:val="00703116"/>
    <w:rsid w:val="00706006"/>
    <w:rsid w:val="00712C4E"/>
    <w:rsid w:val="00714457"/>
    <w:rsid w:val="00721A91"/>
    <w:rsid w:val="00724B89"/>
    <w:rsid w:val="007324C2"/>
    <w:rsid w:val="007344CF"/>
    <w:rsid w:val="00741FEF"/>
    <w:rsid w:val="0074405A"/>
    <w:rsid w:val="00745F7F"/>
    <w:rsid w:val="00751BE7"/>
    <w:rsid w:val="00752180"/>
    <w:rsid w:val="0075472C"/>
    <w:rsid w:val="00756B76"/>
    <w:rsid w:val="007704DE"/>
    <w:rsid w:val="00790F7F"/>
    <w:rsid w:val="007914BF"/>
    <w:rsid w:val="00794BC0"/>
    <w:rsid w:val="007966EC"/>
    <w:rsid w:val="007A00D1"/>
    <w:rsid w:val="007A07C0"/>
    <w:rsid w:val="007A486B"/>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15827"/>
    <w:rsid w:val="00821691"/>
    <w:rsid w:val="00821F11"/>
    <w:rsid w:val="00822B74"/>
    <w:rsid w:val="0082611D"/>
    <w:rsid w:val="00830B8C"/>
    <w:rsid w:val="00841104"/>
    <w:rsid w:val="008437BB"/>
    <w:rsid w:val="00843CF1"/>
    <w:rsid w:val="00844B27"/>
    <w:rsid w:val="00853B66"/>
    <w:rsid w:val="008540D2"/>
    <w:rsid w:val="00854C03"/>
    <w:rsid w:val="00861940"/>
    <w:rsid w:val="00863E27"/>
    <w:rsid w:val="00864983"/>
    <w:rsid w:val="00864D2D"/>
    <w:rsid w:val="008678A7"/>
    <w:rsid w:val="00871E71"/>
    <w:rsid w:val="008734A9"/>
    <w:rsid w:val="008734DA"/>
    <w:rsid w:val="008740CB"/>
    <w:rsid w:val="00874B84"/>
    <w:rsid w:val="008961F4"/>
    <w:rsid w:val="008A59D4"/>
    <w:rsid w:val="008B523A"/>
    <w:rsid w:val="008C03CE"/>
    <w:rsid w:val="008C057A"/>
    <w:rsid w:val="008C14BF"/>
    <w:rsid w:val="008C25A1"/>
    <w:rsid w:val="008D382C"/>
    <w:rsid w:val="008D509B"/>
    <w:rsid w:val="008E622E"/>
    <w:rsid w:val="008E6A61"/>
    <w:rsid w:val="008E7496"/>
    <w:rsid w:val="008F64F1"/>
    <w:rsid w:val="009068D0"/>
    <w:rsid w:val="00906D49"/>
    <w:rsid w:val="00917B0D"/>
    <w:rsid w:val="00920548"/>
    <w:rsid w:val="00922448"/>
    <w:rsid w:val="00931526"/>
    <w:rsid w:val="00932E3E"/>
    <w:rsid w:val="00937222"/>
    <w:rsid w:val="009415B1"/>
    <w:rsid w:val="00941DE9"/>
    <w:rsid w:val="00946F59"/>
    <w:rsid w:val="00950033"/>
    <w:rsid w:val="00950242"/>
    <w:rsid w:val="0095290B"/>
    <w:rsid w:val="00953557"/>
    <w:rsid w:val="009546DE"/>
    <w:rsid w:val="009559F4"/>
    <w:rsid w:val="0096348F"/>
    <w:rsid w:val="00963845"/>
    <w:rsid w:val="00963A81"/>
    <w:rsid w:val="009670CF"/>
    <w:rsid w:val="00967CBC"/>
    <w:rsid w:val="009713A4"/>
    <w:rsid w:val="009721FE"/>
    <w:rsid w:val="00975CF7"/>
    <w:rsid w:val="00976D11"/>
    <w:rsid w:val="0098216A"/>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436C"/>
    <w:rsid w:val="009C5119"/>
    <w:rsid w:val="009C6028"/>
    <w:rsid w:val="009C771B"/>
    <w:rsid w:val="009D1FD9"/>
    <w:rsid w:val="009D7CA4"/>
    <w:rsid w:val="009E3239"/>
    <w:rsid w:val="009E6914"/>
    <w:rsid w:val="009F736B"/>
    <w:rsid w:val="00A0271F"/>
    <w:rsid w:val="00A04F38"/>
    <w:rsid w:val="00A11B66"/>
    <w:rsid w:val="00A17757"/>
    <w:rsid w:val="00A17CCE"/>
    <w:rsid w:val="00A20A86"/>
    <w:rsid w:val="00A405AA"/>
    <w:rsid w:val="00A413A0"/>
    <w:rsid w:val="00A418D5"/>
    <w:rsid w:val="00A41C8D"/>
    <w:rsid w:val="00A45A44"/>
    <w:rsid w:val="00A51DE9"/>
    <w:rsid w:val="00A524FE"/>
    <w:rsid w:val="00A5625D"/>
    <w:rsid w:val="00A56AF4"/>
    <w:rsid w:val="00A6179A"/>
    <w:rsid w:val="00A65996"/>
    <w:rsid w:val="00A77344"/>
    <w:rsid w:val="00A812E5"/>
    <w:rsid w:val="00A84103"/>
    <w:rsid w:val="00A841DA"/>
    <w:rsid w:val="00A862FB"/>
    <w:rsid w:val="00A90D9D"/>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3D7A"/>
    <w:rsid w:val="00B26364"/>
    <w:rsid w:val="00B278A0"/>
    <w:rsid w:val="00B479B3"/>
    <w:rsid w:val="00B52ACE"/>
    <w:rsid w:val="00B53659"/>
    <w:rsid w:val="00B56601"/>
    <w:rsid w:val="00B61EBD"/>
    <w:rsid w:val="00B640A3"/>
    <w:rsid w:val="00B652BF"/>
    <w:rsid w:val="00B659F4"/>
    <w:rsid w:val="00B705DB"/>
    <w:rsid w:val="00B7233D"/>
    <w:rsid w:val="00B75C68"/>
    <w:rsid w:val="00B901ED"/>
    <w:rsid w:val="00B935C0"/>
    <w:rsid w:val="00B95CD4"/>
    <w:rsid w:val="00B96100"/>
    <w:rsid w:val="00BA4D76"/>
    <w:rsid w:val="00BB74FC"/>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2B89"/>
    <w:rsid w:val="00C05ACA"/>
    <w:rsid w:val="00C13719"/>
    <w:rsid w:val="00C13D1E"/>
    <w:rsid w:val="00C210C6"/>
    <w:rsid w:val="00C21957"/>
    <w:rsid w:val="00C24905"/>
    <w:rsid w:val="00C40F5F"/>
    <w:rsid w:val="00C43146"/>
    <w:rsid w:val="00C52BA1"/>
    <w:rsid w:val="00C55CEE"/>
    <w:rsid w:val="00C56E6C"/>
    <w:rsid w:val="00C5737B"/>
    <w:rsid w:val="00C638A0"/>
    <w:rsid w:val="00C64E72"/>
    <w:rsid w:val="00C80632"/>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D78BE"/>
    <w:rsid w:val="00CE0CDC"/>
    <w:rsid w:val="00CE148F"/>
    <w:rsid w:val="00CE2F9B"/>
    <w:rsid w:val="00CE30AB"/>
    <w:rsid w:val="00CE6C21"/>
    <w:rsid w:val="00CF0FD2"/>
    <w:rsid w:val="00CF5BBC"/>
    <w:rsid w:val="00D023FD"/>
    <w:rsid w:val="00D06EEB"/>
    <w:rsid w:val="00D15B64"/>
    <w:rsid w:val="00D16C9F"/>
    <w:rsid w:val="00D17895"/>
    <w:rsid w:val="00D20732"/>
    <w:rsid w:val="00D20DD7"/>
    <w:rsid w:val="00D22393"/>
    <w:rsid w:val="00D31B53"/>
    <w:rsid w:val="00D3244C"/>
    <w:rsid w:val="00D410FA"/>
    <w:rsid w:val="00D41898"/>
    <w:rsid w:val="00D4559C"/>
    <w:rsid w:val="00D46655"/>
    <w:rsid w:val="00D508C4"/>
    <w:rsid w:val="00D566B1"/>
    <w:rsid w:val="00D65A7C"/>
    <w:rsid w:val="00D65D5F"/>
    <w:rsid w:val="00D66CEC"/>
    <w:rsid w:val="00D7583C"/>
    <w:rsid w:val="00D77C51"/>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5132E"/>
    <w:rsid w:val="00E55B1F"/>
    <w:rsid w:val="00E63877"/>
    <w:rsid w:val="00E65CC0"/>
    <w:rsid w:val="00E70276"/>
    <w:rsid w:val="00E7314E"/>
    <w:rsid w:val="00E75F7C"/>
    <w:rsid w:val="00E8052A"/>
    <w:rsid w:val="00E83F91"/>
    <w:rsid w:val="00E8644D"/>
    <w:rsid w:val="00E9607F"/>
    <w:rsid w:val="00E97F5A"/>
    <w:rsid w:val="00E97FD8"/>
    <w:rsid w:val="00EA32B7"/>
    <w:rsid w:val="00EC3F34"/>
    <w:rsid w:val="00ED1E0B"/>
    <w:rsid w:val="00ED477C"/>
    <w:rsid w:val="00ED7ED7"/>
    <w:rsid w:val="00EE4286"/>
    <w:rsid w:val="00EF6B51"/>
    <w:rsid w:val="00F02989"/>
    <w:rsid w:val="00F06F70"/>
    <w:rsid w:val="00F15E4F"/>
    <w:rsid w:val="00F21ECC"/>
    <w:rsid w:val="00F27073"/>
    <w:rsid w:val="00F3682F"/>
    <w:rsid w:val="00F42FA5"/>
    <w:rsid w:val="00F45AFE"/>
    <w:rsid w:val="00F46451"/>
    <w:rsid w:val="00F4796D"/>
    <w:rsid w:val="00F62E1F"/>
    <w:rsid w:val="00F6420A"/>
    <w:rsid w:val="00F642FA"/>
    <w:rsid w:val="00F70FF6"/>
    <w:rsid w:val="00F711DA"/>
    <w:rsid w:val="00F7391A"/>
    <w:rsid w:val="00F74EED"/>
    <w:rsid w:val="00F81534"/>
    <w:rsid w:val="00F86576"/>
    <w:rsid w:val="00FA2252"/>
    <w:rsid w:val="00FA4C62"/>
    <w:rsid w:val="00FA4C7D"/>
    <w:rsid w:val="00FA7A48"/>
    <w:rsid w:val="00FB2DB1"/>
    <w:rsid w:val="00FC138A"/>
    <w:rsid w:val="00FC1E23"/>
    <w:rsid w:val="00FC2D0A"/>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biobank.ctsu.ox.ac.uk/showcase/field.cgi?id=6138"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nealelab.is/uk-bioban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26</Pages>
  <Words>27147</Words>
  <Characters>154740</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6</cp:revision>
  <cp:lastPrinted>2022-02-27T21:06:00Z</cp:lastPrinted>
  <dcterms:created xsi:type="dcterms:W3CDTF">2022-04-19T09:40:00Z</dcterms:created>
  <dcterms:modified xsi:type="dcterms:W3CDTF">2022-04-19T12:25:00Z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http://www.zotero.org/styles/national-library-of-medicine</vt:lpwstr>
  </property>
  <property fmtid="{D5CDD505-2E9C-101B-9397-08002B2CF9AE}" pid="21" name="Mendeley Recent Style Name 9_1">
    <vt:lpwstr>National Library of Medicine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