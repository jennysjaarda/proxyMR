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81577A" w:rsidRDefault="002B237D" w:rsidP="002B237D">
      <w:pPr>
        <w:spacing w:before="240" w:after="120"/>
        <w:jc w:val="both"/>
        <w:outlineLvl w:val="0"/>
        <w:rPr>
          <w:rFonts w:ascii="Helvetica" w:hAnsi="Helvetica" w:cs="Arial"/>
          <w:color w:val="000000" w:themeColor="text1"/>
          <w:kern w:val="36"/>
          <w:sz w:val="32"/>
          <w:szCs w:val="32"/>
          <w:lang w:val="en-GB"/>
        </w:rPr>
      </w:pPr>
      <w:r w:rsidRPr="0081577A">
        <w:rPr>
          <w:rFonts w:ascii="Helvetica" w:hAnsi="Helvetica" w:cs="Arial"/>
          <w:color w:val="000000" w:themeColor="text1"/>
          <w:kern w:val="36"/>
          <w:sz w:val="32"/>
          <w:szCs w:val="32"/>
          <w:lang w:val="en-GB"/>
        </w:rPr>
        <w:t>The contribution of mate-choice, couple convergence and confounding to assortative mating</w:t>
      </w:r>
    </w:p>
    <w:p w14:paraId="24208EF9" w14:textId="675A2F57"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lang w:val="en-GB"/>
        </w:rPr>
        <w:t>Jennifer Sjaarda</w:t>
      </w:r>
      <w:r w:rsidRPr="0081577A">
        <w:rPr>
          <w:rFonts w:ascii="Helvetica" w:hAnsi="Helvetica" w:cs="Arial"/>
          <w:color w:val="000000" w:themeColor="text1"/>
          <w:kern w:val="36"/>
          <w:vertAlign w:val="superscript"/>
          <w:lang w:val="en-GB"/>
        </w:rPr>
        <w:t>1,2,3</w:t>
      </w:r>
      <w:r w:rsidRPr="0081577A">
        <w:rPr>
          <w:rFonts w:ascii="Helvetica" w:hAnsi="Helvetica" w:cs="Arial"/>
          <w:color w:val="000000" w:themeColor="text1"/>
          <w:kern w:val="36"/>
          <w:lang w:val="en-GB"/>
        </w:rPr>
        <w:t xml:space="preserve">, </w:t>
      </w:r>
      <w:proofErr w:type="spellStart"/>
      <w:r w:rsidRPr="0081577A">
        <w:rPr>
          <w:rFonts w:ascii="Helvetica" w:hAnsi="Helvetica" w:cs="Arial"/>
          <w:color w:val="000000" w:themeColor="text1"/>
          <w:kern w:val="36"/>
          <w:lang w:val="en-GB"/>
        </w:rPr>
        <w:t>Zoltán</w:t>
      </w:r>
      <w:proofErr w:type="spellEnd"/>
      <w:r w:rsidRPr="0081577A">
        <w:rPr>
          <w:rFonts w:ascii="Helvetica" w:hAnsi="Helvetica" w:cs="Arial"/>
          <w:color w:val="000000" w:themeColor="text1"/>
          <w:kern w:val="36"/>
          <w:lang w:val="en-GB"/>
        </w:rPr>
        <w:t xml:space="preserve"> Kutalik</w:t>
      </w:r>
      <w:r w:rsidRPr="0081577A">
        <w:rPr>
          <w:rFonts w:ascii="Helvetica" w:hAnsi="Helvetica" w:cs="Arial"/>
          <w:color w:val="000000" w:themeColor="text1"/>
          <w:kern w:val="36"/>
          <w:vertAlign w:val="superscript"/>
          <w:lang w:val="en-GB"/>
        </w:rPr>
        <w:t>1,2,3</w:t>
      </w:r>
    </w:p>
    <w:p w14:paraId="6BD93065" w14:textId="016E021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1</w:t>
      </w:r>
      <w:r w:rsidRPr="0081577A">
        <w:rPr>
          <w:rFonts w:ascii="Helvetica" w:hAnsi="Helvetica" w:cs="Arial"/>
          <w:color w:val="000000" w:themeColor="text1"/>
          <w:kern w:val="36"/>
          <w:lang w:val="en-GB"/>
        </w:rPr>
        <w:t xml:space="preserve"> University </w:t>
      </w:r>
      <w:proofErr w:type="spellStart"/>
      <w:r w:rsidRPr="0081577A">
        <w:rPr>
          <w:rFonts w:ascii="Helvetica" w:hAnsi="Helvetica" w:cs="Arial"/>
          <w:color w:val="000000" w:themeColor="text1"/>
          <w:kern w:val="36"/>
          <w:lang w:val="en-GB"/>
        </w:rPr>
        <w:t>Center</w:t>
      </w:r>
      <w:proofErr w:type="spellEnd"/>
      <w:r w:rsidRPr="0081577A">
        <w:rPr>
          <w:rFonts w:ascii="Helvetica" w:hAnsi="Helvetica" w:cs="Arial"/>
          <w:color w:val="000000" w:themeColor="text1"/>
          <w:kern w:val="36"/>
          <w:lang w:val="en-GB"/>
        </w:rPr>
        <w:t xml:space="preserve"> for Primary Care and Public Health, Lausanne, Switzerland</w:t>
      </w:r>
    </w:p>
    <w:p w14:paraId="644B8C63" w14:textId="4D3D43E8"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2</w:t>
      </w:r>
      <w:r w:rsidRPr="0081577A">
        <w:rPr>
          <w:rFonts w:ascii="Helvetica" w:hAnsi="Helvetica" w:cs="Arial"/>
          <w:color w:val="000000" w:themeColor="text1"/>
          <w:kern w:val="36"/>
          <w:lang w:val="en-GB"/>
        </w:rPr>
        <w:t xml:space="preserve"> Department of Computational Biology, University of Lausanne, Switzerland</w:t>
      </w:r>
    </w:p>
    <w:p w14:paraId="14CDBAC8" w14:textId="4DED84C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3</w:t>
      </w:r>
      <w:r w:rsidRPr="0081577A">
        <w:rPr>
          <w:rFonts w:ascii="Helvetica" w:hAnsi="Helvetica" w:cs="Arial"/>
          <w:color w:val="000000" w:themeColor="text1"/>
          <w:kern w:val="36"/>
          <w:lang w:val="en-GB"/>
        </w:rPr>
        <w:t xml:space="preserve"> Swiss Institute of Bioinformatics, Lausanne, Switzerland</w:t>
      </w:r>
    </w:p>
    <w:p w14:paraId="4B86FE11" w14:textId="77777777" w:rsidR="002B237D" w:rsidRPr="0081577A" w:rsidRDefault="002B237D" w:rsidP="002B237D">
      <w:pPr>
        <w:spacing w:before="240" w:after="120"/>
        <w:jc w:val="both"/>
        <w:outlineLvl w:val="0"/>
        <w:rPr>
          <w:rFonts w:ascii="Helvetica" w:hAnsi="Helvetica" w:cs="Arial"/>
          <w:color w:val="000000" w:themeColor="text1"/>
          <w:kern w:val="36"/>
          <w:lang w:val="en-GB"/>
        </w:rPr>
      </w:pPr>
    </w:p>
    <w:p w14:paraId="2F4AEEDD" w14:textId="43291493" w:rsidR="000E441B" w:rsidRPr="0081577A" w:rsidRDefault="000E441B" w:rsidP="002B237D">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Abstract</w:t>
      </w:r>
    </w:p>
    <w:p w14:paraId="52E05624" w14:textId="2CF695A6" w:rsidR="000E441B" w:rsidRPr="0081577A" w:rsidRDefault="00CB5ABF" w:rsidP="00FB2DB1">
      <w:pPr>
        <w:spacing w:before="240" w:after="120"/>
        <w:jc w:val="both"/>
        <w:outlineLvl w:val="0"/>
        <w:rPr>
          <w:rFonts w:ascii="Helvetica" w:hAnsi="Helvetica" w:cs="Arial"/>
          <w:color w:val="2F5496"/>
          <w:kern w:val="36"/>
          <w:sz w:val="32"/>
          <w:szCs w:val="32"/>
          <w:lang w:val="en-GB"/>
        </w:rPr>
      </w:pPr>
      <w:r w:rsidRPr="0081577A">
        <w:rPr>
          <w:rFonts w:ascii="Helvetica" w:hAnsi="Helvetica"/>
          <w:color w:val="000000"/>
          <w:lang w:val="en-GB"/>
        </w:rPr>
        <w:t>Increased phenotypic similarity</w:t>
      </w:r>
      <w:r w:rsidR="00B96100" w:rsidRPr="0081577A">
        <w:rPr>
          <w:rFonts w:ascii="Helvetica" w:hAnsi="Helvetica"/>
          <w:color w:val="000000"/>
          <w:lang w:val="en-GB"/>
        </w:rPr>
        <w:t xml:space="preserve"> between partners, termed assortative mating (AM), has been observed</w:t>
      </w:r>
      <w:r w:rsidRPr="0081577A">
        <w:rPr>
          <w:rFonts w:ascii="Helvetica" w:hAnsi="Helvetica"/>
          <w:color w:val="000000"/>
          <w:lang w:val="en-GB"/>
        </w:rPr>
        <w:t xml:space="preserve"> </w:t>
      </w:r>
      <w:r w:rsidR="00B96100" w:rsidRPr="0081577A">
        <w:rPr>
          <w:rFonts w:ascii="Helvetica" w:hAnsi="Helvetica"/>
          <w:color w:val="000000"/>
          <w:lang w:val="en-GB"/>
        </w:rPr>
        <w:t xml:space="preserve">for </w:t>
      </w:r>
      <w:r w:rsidRPr="0081577A">
        <w:rPr>
          <w:rFonts w:ascii="Helvetica" w:hAnsi="Helvetica"/>
          <w:color w:val="000000"/>
          <w:lang w:val="en-GB"/>
        </w:rPr>
        <w:t xml:space="preserve">many traits. However, it is currently unclear if these observations are due to </w:t>
      </w:r>
      <w:r w:rsidR="002002E7" w:rsidRPr="0081577A">
        <w:rPr>
          <w:rFonts w:ascii="Helvetica" w:hAnsi="Helvetica"/>
          <w:color w:val="000000"/>
          <w:lang w:val="en-GB"/>
        </w:rPr>
        <w:t xml:space="preserve">mate choice for </w:t>
      </w:r>
      <w:r w:rsidRPr="0081577A">
        <w:rPr>
          <w:rFonts w:ascii="Helvetica" w:hAnsi="Helvetica"/>
          <w:color w:val="000000"/>
          <w:lang w:val="en-GB"/>
        </w:rPr>
        <w:t xml:space="preserve">certain phenotypes, post-mating convergence, or a result of confounding factors such as shared environment. </w:t>
      </w:r>
      <w:r w:rsidR="00752180">
        <w:rPr>
          <w:rFonts w:ascii="Helvetica" w:hAnsi="Helvetica"/>
          <w:color w:val="000000"/>
          <w:lang w:val="en-GB"/>
        </w:rPr>
        <w:t xml:space="preserve">To </w:t>
      </w:r>
      <w:r w:rsidRPr="0081577A">
        <w:rPr>
          <w:rFonts w:ascii="Helvetica" w:hAnsi="Helvetica"/>
          <w:color w:val="000000"/>
          <w:lang w:val="en-GB"/>
        </w:rPr>
        <w:t>dissect these underlying phenomena</w:t>
      </w:r>
      <w:r w:rsidR="00752180">
        <w:rPr>
          <w:rFonts w:ascii="Helvetica" w:hAnsi="Helvetica"/>
          <w:color w:val="000000"/>
          <w:lang w:val="en-GB"/>
        </w:rPr>
        <w:t>,</w:t>
      </w:r>
      <w:r w:rsidRPr="0081577A">
        <w:rPr>
          <w:rFonts w:ascii="Helvetica" w:hAnsi="Helvetica"/>
          <w:color w:val="000000"/>
          <w:lang w:val="en-GB"/>
        </w:rPr>
        <w:t xml:space="preserve"> </w:t>
      </w:r>
      <w:r w:rsidR="00752180">
        <w:rPr>
          <w:rFonts w:ascii="Helvetica" w:hAnsi="Helvetica"/>
          <w:color w:val="000000"/>
          <w:lang w:val="en-GB"/>
        </w:rPr>
        <w:t xml:space="preserve">we </w:t>
      </w:r>
      <w:del w:id="0" w:author="Jenny Sjaarda" w:date="2022-04-06T10:18:00Z">
        <w:r w:rsidR="00752180" w:rsidDel="00B75C68">
          <w:rPr>
            <w:rFonts w:ascii="Helvetica" w:hAnsi="Helvetica"/>
            <w:color w:val="000000"/>
            <w:lang w:val="en-GB"/>
          </w:rPr>
          <w:delText xml:space="preserve">adapted </w:delText>
        </w:r>
      </w:del>
      <w:ins w:id="1" w:author="Jenny Sjaarda" w:date="2022-04-06T10:18:00Z">
        <w:r w:rsidR="00B75C68">
          <w:rPr>
            <w:rFonts w:ascii="Helvetica" w:hAnsi="Helvetica"/>
            <w:color w:val="000000"/>
            <w:lang w:val="en-GB"/>
          </w:rPr>
          <w:t xml:space="preserve">applied </w:t>
        </w:r>
      </w:ins>
      <w:r w:rsidRPr="0081577A">
        <w:rPr>
          <w:rFonts w:ascii="Helvetica" w:hAnsi="Helvetica"/>
          <w:color w:val="000000"/>
          <w:lang w:val="en-GB"/>
        </w:rPr>
        <w:t xml:space="preserve">Mendelian randomisation (MR) </w:t>
      </w:r>
      <w:r w:rsidR="00752180">
        <w:rPr>
          <w:rFonts w:ascii="Helvetica" w:hAnsi="Helvetica"/>
          <w:color w:val="000000"/>
          <w:lang w:val="en-GB"/>
        </w:rPr>
        <w:t xml:space="preserve">to </w:t>
      </w:r>
      <w:r w:rsidR="009E6914" w:rsidRPr="00A074A2">
        <w:rPr>
          <w:rFonts w:ascii="Helvetica" w:hAnsi="Helvetica"/>
          <w:color w:val="000000"/>
          <w:lang w:val="en-GB"/>
        </w:rPr>
        <w:t>51,664</w:t>
      </w:r>
      <w:r w:rsidR="00752180">
        <w:rPr>
          <w:rFonts w:ascii="Helvetica" w:hAnsi="Helvetica"/>
          <w:color w:val="000000"/>
          <w:lang w:val="en-GB"/>
        </w:rPr>
        <w:t xml:space="preserve"> couples in the UK biobank</w:t>
      </w:r>
      <w:r w:rsidR="00752180" w:rsidRPr="00752180">
        <w:rPr>
          <w:rFonts w:ascii="Helvetica" w:hAnsi="Helvetica"/>
          <w:color w:val="000000"/>
          <w:lang w:val="en-GB"/>
        </w:rPr>
        <w:t xml:space="preserve"> </w:t>
      </w:r>
      <w:del w:id="2" w:author="Jenny Sjaarda" w:date="2022-04-06T10:18:00Z">
        <w:r w:rsidR="00752180" w:rsidDel="00B75C68">
          <w:rPr>
            <w:rFonts w:ascii="Helvetica" w:hAnsi="Helvetica"/>
            <w:color w:val="000000"/>
            <w:lang w:val="en-GB"/>
          </w:rPr>
          <w:delText>for</w:delText>
        </w:r>
        <w:r w:rsidRPr="0081577A" w:rsidDel="00B75C68">
          <w:rPr>
            <w:rFonts w:ascii="Helvetica" w:hAnsi="Helvetica"/>
            <w:color w:val="000000"/>
            <w:lang w:val="en-GB"/>
          </w:rPr>
          <w:delText xml:space="preserve"> </w:delText>
        </w:r>
      </w:del>
      <w:ins w:id="3" w:author="Jenny Sjaarda" w:date="2022-04-06T10:18:00Z">
        <w:r w:rsidR="00B75C68">
          <w:rPr>
            <w:rFonts w:ascii="Helvetica" w:hAnsi="Helvetica"/>
            <w:color w:val="000000"/>
            <w:lang w:val="en-GB"/>
          </w:rPr>
          <w:t>to</w:t>
        </w:r>
        <w:r w:rsidR="00B75C68" w:rsidRPr="0081577A">
          <w:rPr>
            <w:rFonts w:ascii="Helvetica" w:hAnsi="Helvetica"/>
            <w:color w:val="000000"/>
            <w:lang w:val="en-GB"/>
          </w:rPr>
          <w:t xml:space="preserve"> </w:t>
        </w:r>
      </w:ins>
      <w:r w:rsidRPr="0081577A">
        <w:rPr>
          <w:rFonts w:ascii="Helvetica" w:hAnsi="Helvetica"/>
          <w:color w:val="000000"/>
          <w:lang w:val="en-GB"/>
        </w:rPr>
        <w:t>a panel of 118 phenotypes</w:t>
      </w:r>
      <w:r w:rsidR="00CF5BBC" w:rsidRPr="0081577A">
        <w:rPr>
          <w:rFonts w:ascii="Helvetica" w:hAnsi="Helvetica"/>
          <w:color w:val="000000"/>
          <w:lang w:val="en-GB"/>
        </w:rPr>
        <w:t xml:space="preserve"> under AM. </w:t>
      </w:r>
      <w:r w:rsidRPr="0081577A">
        <w:rPr>
          <w:rFonts w:ascii="Helvetica" w:hAnsi="Helvetica"/>
          <w:color w:val="000000"/>
          <w:lang w:val="en-GB"/>
        </w:rPr>
        <w:t xml:space="preserve"> </w:t>
      </w:r>
      <w:r w:rsidR="004D7A3F" w:rsidRPr="0081577A">
        <w:rPr>
          <w:rFonts w:ascii="Helvetica" w:hAnsi="Helvetica"/>
          <w:color w:val="000000"/>
          <w:lang w:val="en-GB"/>
        </w:rPr>
        <w:t xml:space="preserve">We found that </w:t>
      </w:r>
      <w:del w:id="4" w:author="Jenny Sjaarda" w:date="2022-04-06T10:18:00Z">
        <w:r w:rsidR="004D7A3F" w:rsidRPr="0081577A" w:rsidDel="00B75C68">
          <w:rPr>
            <w:rFonts w:ascii="Helvetica" w:hAnsi="Helvetica"/>
            <w:color w:val="000000"/>
            <w:lang w:val="en-GB"/>
          </w:rPr>
          <w:delText>o</w:delText>
        </w:r>
        <w:r w:rsidRPr="0081577A" w:rsidDel="00B75C68">
          <w:rPr>
            <w:rFonts w:ascii="Helvetica" w:hAnsi="Helvetica"/>
            <w:color w:val="000000"/>
            <w:lang w:val="en-GB"/>
          </w:rPr>
          <w:delText>ver half</w:delText>
        </w:r>
      </w:del>
      <w:ins w:id="5" w:author="Jenny Sjaarda" w:date="2022-04-06T10:18:00Z">
        <w:r w:rsidR="00B75C68">
          <w:rPr>
            <w:rFonts w:ascii="Helvetica" w:hAnsi="Helvetica"/>
            <w:color w:val="000000"/>
            <w:lang w:val="en-GB"/>
          </w:rPr>
          <w:t>54%</w:t>
        </w:r>
      </w:ins>
      <w:r w:rsidRPr="0081577A">
        <w:rPr>
          <w:rFonts w:ascii="Helvetica" w:hAnsi="Helvetica"/>
          <w:color w:val="000000"/>
          <w:lang w:val="en-GB"/>
        </w:rPr>
        <w:t xml:space="preserve"> (64 of 118) of the tested traits </w:t>
      </w:r>
      <w:del w:id="6" w:author="Jenny Sjaarda" w:date="2022-04-06T10:19:00Z">
        <w:r w:rsidRPr="0081577A" w:rsidDel="00B75C68">
          <w:rPr>
            <w:rFonts w:ascii="Helvetica" w:hAnsi="Helvetica"/>
            <w:color w:val="000000"/>
            <w:lang w:val="en-GB"/>
          </w:rPr>
          <w:delText>were found to have a</w:delText>
        </w:r>
      </w:del>
      <w:ins w:id="7" w:author="Jenny Sjaarda" w:date="2022-04-06T10:19:00Z">
        <w:r w:rsidR="00B75C68">
          <w:rPr>
            <w:rFonts w:ascii="Helvetica" w:hAnsi="Helvetica"/>
            <w:color w:val="000000"/>
            <w:lang w:val="en-GB"/>
          </w:rPr>
          <w:t>had a</w:t>
        </w:r>
      </w:ins>
      <w:r w:rsidRPr="0081577A">
        <w:rPr>
          <w:rFonts w:ascii="Helvetica" w:hAnsi="Helvetica"/>
          <w:color w:val="000000"/>
          <w:lang w:val="en-GB"/>
        </w:rPr>
        <w:t xml:space="preserve"> causal relationship between partners</w:t>
      </w:r>
      <w:r w:rsidR="00992DAC" w:rsidRPr="0081577A">
        <w:rPr>
          <w:rFonts w:ascii="Helvetica" w:hAnsi="Helvetica"/>
          <w:color w:val="000000"/>
          <w:lang w:val="en-GB"/>
        </w:rPr>
        <w:t xml:space="preserve">, with </w:t>
      </w:r>
      <w:commentRangeStart w:id="8"/>
      <w:r w:rsidR="00992DAC" w:rsidRPr="0081577A">
        <w:rPr>
          <w:rFonts w:ascii="Helvetica" w:hAnsi="Helvetica"/>
          <w:color w:val="000000"/>
          <w:lang w:val="en-GB"/>
        </w:rPr>
        <w:t>female</w:t>
      </w:r>
      <w:ins w:id="9" w:author="Jenny Sjaarda" w:date="2022-04-11T18:32:00Z">
        <w:r w:rsidR="00844B27">
          <w:rPr>
            <w:rFonts w:ascii="Helvetica" w:hAnsi="Helvetica"/>
            <w:color w:val="000000"/>
            <w:lang w:val="en-GB"/>
          </w:rPr>
          <w:t xml:space="preserve">-to-male </w:t>
        </w:r>
      </w:ins>
      <w:del w:id="10" w:author="Jenny Sjaarda" w:date="2022-04-11T18:32:00Z">
        <w:r w:rsidR="00992DAC" w:rsidRPr="0081577A" w:rsidDel="00844B27">
          <w:rPr>
            <w:rFonts w:ascii="Helvetica" w:hAnsi="Helvetica"/>
            <w:color w:val="000000"/>
            <w:lang w:val="en-GB"/>
          </w:rPr>
          <w:delText>s having</w:delText>
        </w:r>
      </w:del>
      <w:ins w:id="11" w:author="Jenny Sjaarda" w:date="2022-04-11T18:32:00Z">
        <w:r w:rsidR="00844B27">
          <w:rPr>
            <w:rFonts w:ascii="Helvetica" w:hAnsi="Helvetica"/>
            <w:color w:val="000000"/>
            <w:lang w:val="en-GB"/>
          </w:rPr>
          <w:t>effects</w:t>
        </w:r>
      </w:ins>
      <w:r w:rsidR="00992DAC" w:rsidRPr="0081577A">
        <w:rPr>
          <w:rFonts w:ascii="Helvetica" w:hAnsi="Helvetica"/>
          <w:color w:val="000000"/>
          <w:lang w:val="en-GB"/>
        </w:rPr>
        <w:t xml:space="preserve"> </w:t>
      </w:r>
      <w:commentRangeEnd w:id="8"/>
      <w:r w:rsidR="00844B27">
        <w:rPr>
          <w:rStyle w:val="CommentReference"/>
          <w:rFonts w:asciiTheme="minorHAnsi" w:eastAsiaTheme="minorHAnsi" w:hAnsiTheme="minorHAnsi" w:cstheme="minorBidi"/>
        </w:rPr>
        <w:commentReference w:id="8"/>
      </w:r>
      <w:r w:rsidR="00992DAC" w:rsidRPr="0081577A">
        <w:rPr>
          <w:rFonts w:ascii="Helvetica" w:hAnsi="Helvetica"/>
          <w:color w:val="000000"/>
          <w:lang w:val="en-GB"/>
        </w:rPr>
        <w:t>on average larger</w:t>
      </w:r>
      <w:del w:id="12" w:author="Jenny Sjaarda" w:date="2022-04-11T18:32:00Z">
        <w:r w:rsidR="00992DAC" w:rsidRPr="0081577A" w:rsidDel="00844B27">
          <w:rPr>
            <w:rFonts w:ascii="Helvetica" w:hAnsi="Helvetica"/>
            <w:color w:val="000000"/>
            <w:lang w:val="en-GB"/>
          </w:rPr>
          <w:delText xml:space="preserve"> effect</w:delText>
        </w:r>
      </w:del>
      <w:r w:rsidRPr="0081577A">
        <w:rPr>
          <w:rFonts w:ascii="Helvetica" w:hAnsi="Helvetica"/>
          <w:color w:val="000000"/>
          <w:lang w:val="en-GB"/>
        </w:rPr>
        <w:t xml:space="preserve">. </w:t>
      </w:r>
      <w:r w:rsidR="00AD59BD" w:rsidRPr="0081577A">
        <w:rPr>
          <w:rFonts w:ascii="Helvetica" w:hAnsi="Helvetica"/>
          <w:color w:val="000000"/>
          <w:lang w:val="en-GB"/>
        </w:rPr>
        <w:t>Forty</w:t>
      </w:r>
      <w:r w:rsidRPr="0081577A">
        <w:rPr>
          <w:rFonts w:ascii="Helvetica" w:hAnsi="Helvetica"/>
          <w:color w:val="000000"/>
          <w:lang w:val="en-GB"/>
        </w:rPr>
        <w:t xml:space="preserve"> traits</w:t>
      </w:r>
      <w:r w:rsidR="002002E7" w:rsidRPr="0081577A">
        <w:rPr>
          <w:rFonts w:ascii="Helvetica" w:hAnsi="Helvetica"/>
          <w:color w:val="000000"/>
          <w:lang w:val="en-GB"/>
        </w:rPr>
        <w:t xml:space="preserve">, including systolic blood pressure, basal metabolic rate, </w:t>
      </w:r>
      <w:proofErr w:type="gramStart"/>
      <w:r w:rsidR="002002E7" w:rsidRPr="0081577A">
        <w:rPr>
          <w:rFonts w:ascii="Helvetica" w:hAnsi="Helvetica"/>
          <w:color w:val="000000"/>
          <w:lang w:val="en-GB"/>
        </w:rPr>
        <w:t>weight</w:t>
      </w:r>
      <w:proofErr w:type="gramEnd"/>
      <w:r w:rsidR="002002E7" w:rsidRPr="0081577A">
        <w:rPr>
          <w:rFonts w:ascii="Helvetica" w:hAnsi="Helvetica"/>
          <w:color w:val="000000"/>
          <w:lang w:val="en-GB"/>
        </w:rPr>
        <w:t xml:space="preserve"> and height,</w:t>
      </w:r>
      <w:r w:rsidRPr="0081577A">
        <w:rPr>
          <w:rFonts w:ascii="Helvetica" w:hAnsi="Helvetica"/>
          <w:color w:val="000000"/>
          <w:lang w:val="en-GB"/>
        </w:rPr>
        <w:t xml:space="preserve"> showed significant</w:t>
      </w:r>
      <w:r w:rsidR="00CF5BBC" w:rsidRPr="0081577A">
        <w:rPr>
          <w:rFonts w:ascii="Helvetica" w:hAnsi="Helvetica"/>
          <w:color w:val="000000"/>
          <w:lang w:val="en-GB"/>
        </w:rPr>
        <w:t>ly larger</w:t>
      </w:r>
      <w:r w:rsidRPr="0081577A">
        <w:rPr>
          <w:rFonts w:ascii="Helvetica" w:hAnsi="Helvetica"/>
          <w:color w:val="000000"/>
          <w:lang w:val="en-GB"/>
        </w:rPr>
        <w:t xml:space="preserve"> phenotypic correlation </w:t>
      </w:r>
      <w:r w:rsidR="00CF5BBC" w:rsidRPr="0081577A">
        <w:rPr>
          <w:rFonts w:ascii="Helvetica" w:hAnsi="Helvetica"/>
          <w:color w:val="000000"/>
          <w:lang w:val="en-GB"/>
        </w:rPr>
        <w:t>than</w:t>
      </w:r>
      <w:r w:rsidRPr="0081577A">
        <w:rPr>
          <w:rFonts w:ascii="Helvetica" w:hAnsi="Helvetica"/>
          <w:color w:val="000000"/>
          <w:lang w:val="en-GB"/>
        </w:rPr>
        <w:t xml:space="preserve"> MR-estimates, suggesting the presence of confounders. Subsequent analyses revealed household income</w:t>
      </w:r>
      <w:r w:rsidR="00F642FA">
        <w:rPr>
          <w:rFonts w:ascii="Helvetica" w:hAnsi="Helvetica"/>
          <w:color w:val="000000"/>
          <w:lang w:val="en-GB"/>
        </w:rPr>
        <w:t xml:space="preserve">, </w:t>
      </w:r>
      <w:r w:rsidRPr="0081577A">
        <w:rPr>
          <w:rFonts w:ascii="Helvetica" w:hAnsi="Helvetica"/>
          <w:color w:val="000000"/>
          <w:lang w:val="en-GB"/>
        </w:rPr>
        <w:t>education</w:t>
      </w:r>
      <w:r w:rsidR="00F642FA">
        <w:rPr>
          <w:rFonts w:ascii="Helvetica" w:hAnsi="Helvetica"/>
          <w:color w:val="000000"/>
          <w:lang w:val="en-GB"/>
        </w:rPr>
        <w:t xml:space="preserve">, tobacco smoking and overall health rating </w:t>
      </w:r>
      <w:r w:rsidR="00CF5BBC" w:rsidRPr="0081577A">
        <w:rPr>
          <w:rFonts w:ascii="Helvetica" w:hAnsi="Helvetica"/>
          <w:color w:val="000000"/>
          <w:lang w:val="en-GB"/>
        </w:rPr>
        <w:t>as major overall confounders</w:t>
      </w:r>
      <w:r w:rsidR="004D7A3F" w:rsidRPr="0081577A">
        <w:rPr>
          <w:rFonts w:ascii="Helvetica" w:hAnsi="Helvetica"/>
          <w:color w:val="000000"/>
          <w:lang w:val="en-GB"/>
        </w:rPr>
        <w:t xml:space="preserve">, accounting for </w:t>
      </w:r>
      <w:r w:rsidRPr="0081577A">
        <w:rPr>
          <w:rFonts w:ascii="Helvetica" w:hAnsi="Helvetica"/>
          <w:color w:val="000000"/>
          <w:lang w:val="en-GB"/>
        </w:rPr>
        <w:t>29.8</w:t>
      </w:r>
      <w:r w:rsidR="00F642FA">
        <w:rPr>
          <w:rFonts w:ascii="Helvetica" w:hAnsi="Helvetica"/>
          <w:color w:val="000000"/>
          <w:lang w:val="en-GB"/>
        </w:rPr>
        <w:t xml:space="preserve">, </w:t>
      </w:r>
      <w:r w:rsidRPr="0081577A">
        <w:rPr>
          <w:rFonts w:ascii="Helvetica" w:hAnsi="Helvetica"/>
          <w:color w:val="000000"/>
          <w:lang w:val="en-GB"/>
        </w:rPr>
        <w:t>11.6</w:t>
      </w:r>
      <w:r w:rsidR="00F642FA">
        <w:rPr>
          <w:rFonts w:ascii="Helvetica" w:hAnsi="Helvetica"/>
          <w:color w:val="000000"/>
          <w:lang w:val="en-GB"/>
        </w:rPr>
        <w:t>, 4.78, and 14.1</w:t>
      </w:r>
      <w:r w:rsidRPr="0081577A">
        <w:rPr>
          <w:rFonts w:ascii="Helvetica" w:hAnsi="Helvetica"/>
          <w:color w:val="000000"/>
          <w:lang w:val="en-GB"/>
        </w:rPr>
        <w:t xml:space="preserve">% of phenotypic correlations, respectively. </w:t>
      </w:r>
      <w:r w:rsidR="00953557" w:rsidRPr="0081577A">
        <w:rPr>
          <w:rFonts w:ascii="Helvetica" w:hAnsi="Helvetica"/>
          <w:color w:val="000000"/>
          <w:lang w:val="en-GB"/>
        </w:rPr>
        <w:t>W</w:t>
      </w:r>
      <w:r w:rsidRPr="0081577A">
        <w:rPr>
          <w:rFonts w:ascii="Helvetica" w:hAnsi="Helvetica"/>
          <w:color w:val="000000"/>
          <w:lang w:val="en-GB"/>
        </w:rPr>
        <w:t xml:space="preserve">e </w:t>
      </w:r>
      <w:del w:id="13" w:author="Jenny Sjaarda" w:date="2022-04-06T10:19:00Z">
        <w:r w:rsidRPr="0081577A" w:rsidDel="00B75C68">
          <w:rPr>
            <w:rFonts w:ascii="Helvetica" w:hAnsi="Helvetica"/>
            <w:color w:val="000000"/>
            <w:lang w:val="en-GB"/>
          </w:rPr>
          <w:delText xml:space="preserve">found </w:delText>
        </w:r>
      </w:del>
      <w:ins w:id="14" w:author="Jenny Sjaarda" w:date="2022-04-06T10:19:00Z">
        <w:r w:rsidR="00B75C68">
          <w:rPr>
            <w:rFonts w:ascii="Helvetica" w:hAnsi="Helvetica"/>
            <w:color w:val="000000"/>
            <w:lang w:val="en-GB"/>
          </w:rPr>
          <w:t>detected</w:t>
        </w:r>
        <w:r w:rsidR="00B75C68" w:rsidRPr="0081577A">
          <w:rPr>
            <w:rFonts w:ascii="Helvetica" w:hAnsi="Helvetica"/>
            <w:color w:val="000000"/>
            <w:lang w:val="en-GB"/>
          </w:rPr>
          <w:t xml:space="preserve"> </w:t>
        </w:r>
      </w:ins>
      <w:del w:id="15" w:author="Jenny Sjaarda" w:date="2022-04-06T10:19:00Z">
        <w:r w:rsidR="00CF5BBC" w:rsidRPr="0081577A" w:rsidDel="00B75C68">
          <w:rPr>
            <w:rFonts w:ascii="Helvetica" w:hAnsi="Helvetica"/>
            <w:color w:val="000000"/>
            <w:lang w:val="en-GB"/>
          </w:rPr>
          <w:delText>some</w:delText>
        </w:r>
        <w:r w:rsidRPr="0081577A" w:rsidDel="00B75C68">
          <w:rPr>
            <w:rFonts w:ascii="Helvetica" w:hAnsi="Helvetica"/>
            <w:color w:val="000000"/>
            <w:lang w:val="en-GB"/>
          </w:rPr>
          <w:delText xml:space="preserve"> </w:delText>
        </w:r>
      </w:del>
      <w:r w:rsidR="00C94A9D" w:rsidRPr="0081577A">
        <w:rPr>
          <w:rFonts w:ascii="Helvetica" w:hAnsi="Helvetica"/>
          <w:color w:val="000000"/>
          <w:lang w:val="en-GB"/>
        </w:rPr>
        <w:t xml:space="preserve">limited </w:t>
      </w:r>
      <w:r w:rsidRPr="0081577A">
        <w:rPr>
          <w:rFonts w:ascii="Helvetica" w:hAnsi="Helvetica"/>
          <w:color w:val="000000"/>
          <w:lang w:val="en-GB"/>
        </w:rPr>
        <w:t xml:space="preserve">evidence </w:t>
      </w:r>
      <w:r w:rsidR="00941DE9" w:rsidRPr="0081577A">
        <w:rPr>
          <w:rFonts w:ascii="Helvetica" w:hAnsi="Helvetica"/>
          <w:color w:val="000000"/>
          <w:lang w:val="en-GB"/>
        </w:rPr>
        <w:t xml:space="preserve">for couple-correlation convergence </w:t>
      </w:r>
      <w:r w:rsidR="00CF5BBC" w:rsidRPr="0081577A">
        <w:rPr>
          <w:rFonts w:ascii="Helvetica" w:hAnsi="Helvetica"/>
          <w:color w:val="000000"/>
          <w:lang w:val="en-GB"/>
        </w:rPr>
        <w:t>(</w:t>
      </w:r>
      <w:proofErr w:type="gramStart"/>
      <w:r w:rsidR="00CF5BBC" w:rsidRPr="0081577A">
        <w:rPr>
          <w:rFonts w:ascii="Helvetica" w:hAnsi="Helvetica"/>
          <w:color w:val="000000"/>
          <w:lang w:val="en-GB"/>
        </w:rPr>
        <w:t>e.g.</w:t>
      </w:r>
      <w:proofErr w:type="gramEnd"/>
      <w:r w:rsidR="00CF5BBC" w:rsidRPr="0081577A">
        <w:rPr>
          <w:rFonts w:ascii="Helvetica" w:hAnsi="Helvetica"/>
          <w:color w:val="000000"/>
          <w:lang w:val="en-GB"/>
        </w:rPr>
        <w:t xml:space="preserve"> </w:t>
      </w:r>
      <w:r w:rsidR="004A7D5D" w:rsidRPr="0081577A">
        <w:rPr>
          <w:rFonts w:ascii="Helvetica" w:hAnsi="Helvetica"/>
          <w:color w:val="000000"/>
          <w:lang w:val="en-GB"/>
        </w:rPr>
        <w:t xml:space="preserve">increased </w:t>
      </w:r>
      <w:r w:rsidR="00082035" w:rsidRPr="0081577A">
        <w:rPr>
          <w:rFonts w:ascii="Helvetica" w:hAnsi="Helvetica"/>
          <w:color w:val="000000"/>
          <w:lang w:val="en-GB"/>
        </w:rPr>
        <w:t xml:space="preserve">similarity with respect to </w:t>
      </w:r>
      <w:r w:rsidR="004A7D5D" w:rsidRPr="0081577A">
        <w:rPr>
          <w:rFonts w:ascii="Helvetica" w:hAnsi="Helvetica"/>
          <w:color w:val="000000"/>
          <w:lang w:val="en-GB"/>
        </w:rPr>
        <w:t>smoking and medication use</w:t>
      </w:r>
      <w:r w:rsidR="00CF5BBC" w:rsidRPr="0081577A">
        <w:rPr>
          <w:rFonts w:ascii="Helvetica" w:hAnsi="Helvetica"/>
          <w:color w:val="000000"/>
          <w:lang w:val="en-GB"/>
        </w:rPr>
        <w:t>)</w:t>
      </w:r>
      <w:r w:rsidRPr="0081577A">
        <w:rPr>
          <w:rFonts w:ascii="Helvetica" w:hAnsi="Helvetica"/>
          <w:color w:val="000000"/>
          <w:lang w:val="en-GB"/>
        </w:rPr>
        <w:t xml:space="preserve">, </w:t>
      </w:r>
      <w:r w:rsidR="004D7A3F" w:rsidRPr="0081577A">
        <w:rPr>
          <w:rFonts w:ascii="Helvetica" w:hAnsi="Helvetica"/>
          <w:color w:val="000000"/>
          <w:lang w:val="en-GB"/>
        </w:rPr>
        <w:t xml:space="preserve">measured </w:t>
      </w:r>
      <w:r w:rsidR="00FB2DB1" w:rsidRPr="0081577A">
        <w:rPr>
          <w:rFonts w:ascii="Helvetica" w:hAnsi="Helvetica"/>
          <w:color w:val="000000"/>
          <w:lang w:val="en-GB"/>
        </w:rPr>
        <w:t>by stratifying couples by their time spent together</w:t>
      </w:r>
      <w:r w:rsidRPr="0081577A">
        <w:rPr>
          <w:rFonts w:ascii="Helvetica" w:hAnsi="Helvetica"/>
          <w:color w:val="000000"/>
          <w:lang w:val="en-GB"/>
        </w:rPr>
        <w:t xml:space="preserve">. </w:t>
      </w:r>
      <w:commentRangeStart w:id="16"/>
      <w:commentRangeStart w:id="17"/>
      <w:commentRangeStart w:id="18"/>
      <w:r w:rsidRPr="0081577A">
        <w:rPr>
          <w:rFonts w:ascii="Helvetica" w:hAnsi="Helvetica"/>
          <w:color w:val="000000"/>
          <w:lang w:val="en-GB"/>
        </w:rPr>
        <w:t xml:space="preserve">Finally, </w:t>
      </w:r>
      <w:del w:id="19" w:author="Jenny Sjaarda" w:date="2022-04-06T10:20:00Z">
        <w:r w:rsidRPr="0081577A" w:rsidDel="00B75C68">
          <w:rPr>
            <w:rFonts w:ascii="Helvetica" w:hAnsi="Helvetica"/>
            <w:color w:val="000000"/>
            <w:lang w:val="en-GB"/>
          </w:rPr>
          <w:delText xml:space="preserve">we </w:delText>
        </w:r>
        <w:r w:rsidR="00CF5BBC" w:rsidRPr="0081577A" w:rsidDel="00B75C68">
          <w:rPr>
            <w:rFonts w:ascii="Helvetica" w:hAnsi="Helvetica"/>
            <w:color w:val="000000"/>
            <w:lang w:val="en-GB"/>
          </w:rPr>
          <w:delText xml:space="preserve">found that </w:delText>
        </w:r>
      </w:del>
      <w:r w:rsidR="00CF5BBC" w:rsidRPr="0081577A">
        <w:rPr>
          <w:rFonts w:ascii="Helvetica" w:hAnsi="Helvetica"/>
          <w:color w:val="000000"/>
          <w:lang w:val="en-GB"/>
        </w:rPr>
        <w:t>the vast majority (</w:t>
      </w:r>
      <w:r w:rsidR="004A7D5D" w:rsidRPr="0081577A">
        <w:rPr>
          <w:rFonts w:ascii="Helvetica" w:hAnsi="Helvetica"/>
          <w:color w:val="000000"/>
          <w:lang w:val="en-GB"/>
        </w:rPr>
        <w:t>77</w:t>
      </w:r>
      <w:r w:rsidR="00CF5BBC" w:rsidRPr="0081577A">
        <w:rPr>
          <w:rFonts w:ascii="Helvetica" w:hAnsi="Helvetica"/>
          <w:color w:val="000000"/>
          <w:lang w:val="en-GB"/>
        </w:rPr>
        <w:t xml:space="preserve">%) of identified </w:t>
      </w:r>
      <w:r w:rsidRPr="0081577A">
        <w:rPr>
          <w:rFonts w:ascii="Helvetica" w:hAnsi="Helvetica"/>
          <w:color w:val="000000"/>
          <w:lang w:val="en-GB"/>
        </w:rPr>
        <w:t xml:space="preserve">cross-trait causal associations among </w:t>
      </w:r>
      <w:r w:rsidR="00CF5BBC" w:rsidRPr="0081577A">
        <w:rPr>
          <w:rFonts w:ascii="Helvetica" w:hAnsi="Helvetica"/>
          <w:color w:val="000000"/>
          <w:lang w:val="en-GB"/>
        </w:rPr>
        <w:t xml:space="preserve">partners </w:t>
      </w:r>
      <w:del w:id="20" w:author="Jenny Sjaarda" w:date="2022-04-06T10:20:00Z">
        <w:r w:rsidR="00CF5BBC" w:rsidRPr="0081577A" w:rsidDel="00B75C68">
          <w:rPr>
            <w:rFonts w:ascii="Helvetica" w:hAnsi="Helvetica"/>
            <w:color w:val="000000"/>
            <w:lang w:val="en-GB"/>
          </w:rPr>
          <w:delText xml:space="preserve">can </w:delText>
        </w:r>
      </w:del>
      <w:ins w:id="21" w:author="Jenny Sjaarda" w:date="2022-04-06T10:20:00Z">
        <w:r w:rsidR="00B75C68">
          <w:rPr>
            <w:rFonts w:ascii="Helvetica" w:hAnsi="Helvetica"/>
            <w:color w:val="000000"/>
            <w:lang w:val="en-GB"/>
          </w:rPr>
          <w:t>could</w:t>
        </w:r>
        <w:r w:rsidR="00B75C68" w:rsidRPr="0081577A">
          <w:rPr>
            <w:rFonts w:ascii="Helvetica" w:hAnsi="Helvetica"/>
            <w:color w:val="000000"/>
            <w:lang w:val="en-GB"/>
          </w:rPr>
          <w:t xml:space="preserve"> </w:t>
        </w:r>
      </w:ins>
      <w:r w:rsidR="00CF5BBC" w:rsidRPr="0081577A">
        <w:rPr>
          <w:rFonts w:ascii="Helvetica" w:hAnsi="Helvetica"/>
          <w:color w:val="000000"/>
          <w:lang w:val="en-GB"/>
        </w:rPr>
        <w:t>be explained by</w:t>
      </w:r>
      <w:r w:rsidRPr="0081577A">
        <w:rPr>
          <w:rFonts w:ascii="Helvetica" w:hAnsi="Helvetica"/>
          <w:color w:val="000000"/>
          <w:lang w:val="en-GB"/>
        </w:rPr>
        <w:t xml:space="preserve"> </w:t>
      </w:r>
      <w:r w:rsidR="00CF5BBC" w:rsidRPr="0081577A">
        <w:rPr>
          <w:rFonts w:ascii="Helvetica" w:hAnsi="Helvetica"/>
          <w:color w:val="000000"/>
          <w:lang w:val="en-GB"/>
        </w:rPr>
        <w:t xml:space="preserve">same-trait </w:t>
      </w:r>
      <w:r w:rsidRPr="0081577A">
        <w:rPr>
          <w:rFonts w:ascii="Helvetica" w:hAnsi="Helvetica"/>
          <w:color w:val="000000"/>
          <w:lang w:val="en-GB"/>
        </w:rPr>
        <w:t xml:space="preserve">AM </w:t>
      </w:r>
      <w:r w:rsidR="00CF5BBC" w:rsidRPr="0081577A">
        <w:rPr>
          <w:rFonts w:ascii="Helvetica" w:hAnsi="Helvetica"/>
          <w:color w:val="000000"/>
          <w:lang w:val="en-GB"/>
        </w:rPr>
        <w:t xml:space="preserve">combined with a </w:t>
      </w:r>
      <w:r w:rsidRPr="0081577A">
        <w:rPr>
          <w:rFonts w:ascii="Helvetica" w:hAnsi="Helvetica"/>
          <w:color w:val="000000"/>
          <w:lang w:val="en-GB"/>
        </w:rPr>
        <w:t>causal effect between these traits</w:t>
      </w:r>
      <w:r w:rsidR="00FB2DB1" w:rsidRPr="0081577A">
        <w:rPr>
          <w:rFonts w:ascii="Helvetica" w:hAnsi="Helvetica"/>
          <w:color w:val="000000"/>
          <w:lang w:val="en-GB"/>
        </w:rPr>
        <w:t xml:space="preserve"> (within the same individual)</w:t>
      </w:r>
      <w:r w:rsidRPr="0081577A">
        <w:rPr>
          <w:rFonts w:ascii="Helvetica" w:hAnsi="Helvetica"/>
          <w:color w:val="000000"/>
          <w:lang w:val="en-GB"/>
        </w:rPr>
        <w:t xml:space="preserve">, </w:t>
      </w:r>
      <w:r w:rsidR="00CF5BBC" w:rsidRPr="0081577A">
        <w:rPr>
          <w:rFonts w:ascii="Helvetica" w:hAnsi="Helvetica"/>
          <w:color w:val="000000"/>
          <w:lang w:val="en-GB"/>
        </w:rPr>
        <w:t xml:space="preserve">with negligible </w:t>
      </w:r>
      <w:r w:rsidRPr="0081577A">
        <w:rPr>
          <w:rFonts w:ascii="Helvetica" w:hAnsi="Helvetica"/>
          <w:color w:val="000000"/>
          <w:lang w:val="en-GB"/>
        </w:rPr>
        <w:t xml:space="preserve">direct </w:t>
      </w:r>
      <w:r w:rsidR="00CF5BBC" w:rsidRPr="0081577A">
        <w:rPr>
          <w:rFonts w:ascii="Helvetica" w:hAnsi="Helvetica"/>
          <w:color w:val="000000"/>
          <w:lang w:val="en-GB"/>
        </w:rPr>
        <w:t>cross-trait effects</w:t>
      </w:r>
      <w:r w:rsidRPr="0081577A">
        <w:rPr>
          <w:rFonts w:ascii="Helvetica" w:hAnsi="Helvetica"/>
          <w:color w:val="000000"/>
          <w:lang w:val="en-GB"/>
        </w:rPr>
        <w:t xml:space="preserve">. </w:t>
      </w:r>
      <w:commentRangeEnd w:id="16"/>
      <w:r w:rsidR="00794BC0">
        <w:rPr>
          <w:rStyle w:val="CommentReference"/>
          <w:rFonts w:asciiTheme="minorHAnsi" w:eastAsiaTheme="minorHAnsi" w:hAnsiTheme="minorHAnsi" w:cstheme="minorBidi"/>
        </w:rPr>
        <w:commentReference w:id="16"/>
      </w:r>
      <w:commentRangeEnd w:id="17"/>
      <w:r w:rsidR="00794BC0">
        <w:rPr>
          <w:rStyle w:val="CommentReference"/>
          <w:rFonts w:asciiTheme="minorHAnsi" w:eastAsiaTheme="minorHAnsi" w:hAnsiTheme="minorHAnsi" w:cstheme="minorBidi"/>
        </w:rPr>
        <w:commentReference w:id="17"/>
      </w:r>
      <w:commentRangeEnd w:id="18"/>
      <w:r w:rsidR="00794BC0">
        <w:rPr>
          <w:rStyle w:val="CommentReference"/>
          <w:rFonts w:asciiTheme="minorHAnsi" w:eastAsiaTheme="minorHAnsi" w:hAnsiTheme="minorHAnsi" w:cstheme="minorBidi"/>
        </w:rPr>
        <w:commentReference w:id="18"/>
      </w:r>
      <w:r w:rsidRPr="0081577A">
        <w:rPr>
          <w:rFonts w:ascii="Helvetica" w:hAnsi="Helvetica"/>
          <w:color w:val="000000"/>
          <w:lang w:val="en-GB"/>
        </w:rPr>
        <w:t xml:space="preserve">In summary, this study </w:t>
      </w:r>
      <w:del w:id="22" w:author="Jenny Sjaarda" w:date="2022-04-06T10:20:00Z">
        <w:r w:rsidRPr="0081577A" w:rsidDel="00B75C68">
          <w:rPr>
            <w:rFonts w:ascii="Helvetica" w:hAnsi="Helvetica"/>
            <w:color w:val="000000"/>
            <w:lang w:val="en-GB"/>
          </w:rPr>
          <w:delText xml:space="preserve">has </w:delText>
        </w:r>
      </w:del>
      <w:r w:rsidRPr="0081577A">
        <w:rPr>
          <w:rFonts w:ascii="Helvetica" w:hAnsi="Helvetica"/>
          <w:color w:val="000000"/>
          <w:lang w:val="en-GB"/>
        </w:rPr>
        <w:t xml:space="preserve">revealed many novel causal effects within </w:t>
      </w:r>
      <w:r w:rsidR="00FB2DB1" w:rsidRPr="0081577A">
        <w:rPr>
          <w:rFonts w:ascii="Helvetica" w:hAnsi="Helvetica"/>
          <w:color w:val="000000"/>
          <w:lang w:val="en-GB"/>
        </w:rPr>
        <w:t>couples</w:t>
      </w:r>
      <w:ins w:id="23" w:author="Jenny Sjaarda" w:date="2022-04-06T10:20:00Z">
        <w:r w:rsidR="00B75C68">
          <w:rPr>
            <w:rFonts w:ascii="Helvetica" w:hAnsi="Helvetica"/>
            <w:color w:val="000000"/>
            <w:lang w:val="en-GB"/>
          </w:rPr>
          <w:t xml:space="preserve">, </w:t>
        </w:r>
      </w:ins>
      <w:del w:id="24" w:author="Jenny Sjaarda" w:date="2022-04-06T10:20:00Z">
        <w:r w:rsidR="00FB2DB1" w:rsidRPr="0081577A" w:rsidDel="00B75C68">
          <w:rPr>
            <w:rFonts w:ascii="Helvetica" w:hAnsi="Helvetica"/>
            <w:color w:val="000000"/>
            <w:lang w:val="en-GB"/>
          </w:rPr>
          <w:delText xml:space="preserve"> and</w:delText>
        </w:r>
        <w:r w:rsidRPr="0081577A" w:rsidDel="00B75C68">
          <w:rPr>
            <w:rFonts w:ascii="Helvetica" w:hAnsi="Helvetica"/>
            <w:color w:val="000000"/>
            <w:lang w:val="en-GB"/>
          </w:rPr>
          <w:delText xml:space="preserve"> </w:delText>
        </w:r>
      </w:del>
      <w:r w:rsidRPr="0081577A">
        <w:rPr>
          <w:rFonts w:ascii="Helvetica" w:hAnsi="Helvetica"/>
          <w:color w:val="000000"/>
          <w:lang w:val="en-GB"/>
        </w:rPr>
        <w:t>shed</w:t>
      </w:r>
      <w:ins w:id="25" w:author="Jenny Sjaarda" w:date="2022-04-06T10:20:00Z">
        <w:r w:rsidR="00B75C68">
          <w:rPr>
            <w:rFonts w:ascii="Helvetica" w:hAnsi="Helvetica"/>
            <w:color w:val="000000"/>
            <w:lang w:val="en-GB"/>
          </w:rPr>
          <w:t>ding</w:t>
        </w:r>
      </w:ins>
      <w:r w:rsidRPr="0081577A">
        <w:rPr>
          <w:rFonts w:ascii="Helvetica" w:hAnsi="Helvetica"/>
          <w:color w:val="000000"/>
          <w:lang w:val="en-GB"/>
        </w:rPr>
        <w:t xml:space="preserve"> light on the impact of confounding on couple phenotypic similarity. </w:t>
      </w:r>
    </w:p>
    <w:p w14:paraId="3C2ECE5A" w14:textId="77777777" w:rsidR="00CB5ABF" w:rsidRPr="0081577A" w:rsidRDefault="00CB5ABF" w:rsidP="002B237D">
      <w:pPr>
        <w:spacing w:before="240" w:after="120"/>
        <w:jc w:val="both"/>
        <w:outlineLvl w:val="0"/>
        <w:rPr>
          <w:rFonts w:ascii="Helvetica" w:hAnsi="Helvetica" w:cs="Arial"/>
          <w:color w:val="2F5496"/>
          <w:kern w:val="36"/>
          <w:sz w:val="32"/>
          <w:szCs w:val="32"/>
          <w:lang w:val="en-GB"/>
        </w:rPr>
      </w:pPr>
    </w:p>
    <w:p w14:paraId="7D085C34" w14:textId="77777777" w:rsidR="001D0B45" w:rsidRDefault="001D0B45">
      <w:pPr>
        <w:rPr>
          <w:rFonts w:ascii="Helvetica" w:hAnsi="Helvetica" w:cs="Arial"/>
          <w:color w:val="2F5496"/>
          <w:kern w:val="36"/>
          <w:sz w:val="32"/>
          <w:szCs w:val="32"/>
          <w:lang w:val="en-GB"/>
        </w:rPr>
      </w:pPr>
      <w:r>
        <w:rPr>
          <w:rFonts w:ascii="Helvetica" w:hAnsi="Helvetica" w:cs="Arial"/>
          <w:color w:val="2F5496"/>
          <w:kern w:val="36"/>
          <w:sz w:val="32"/>
          <w:szCs w:val="32"/>
          <w:lang w:val="en-GB"/>
        </w:rPr>
        <w:br w:type="page"/>
      </w:r>
    </w:p>
    <w:p w14:paraId="06E63BCB" w14:textId="20B28E43" w:rsidR="004E1A6F" w:rsidRPr="0081577A" w:rsidRDefault="000E441B" w:rsidP="002B237D">
      <w:pPr>
        <w:spacing w:before="240" w:after="120"/>
        <w:jc w:val="both"/>
        <w:outlineLvl w:val="0"/>
        <w:rPr>
          <w:rFonts w:ascii="Helvetica" w:hAnsi="Helvetica"/>
          <w:b/>
          <w:bCs/>
          <w:kern w:val="36"/>
          <w:sz w:val="48"/>
          <w:szCs w:val="48"/>
          <w:lang w:val="en-GB"/>
        </w:rPr>
      </w:pPr>
      <w:commentRangeStart w:id="26"/>
      <w:r w:rsidRPr="0081577A">
        <w:rPr>
          <w:rFonts w:ascii="Helvetica" w:hAnsi="Helvetica" w:cs="Arial"/>
          <w:color w:val="2F5496"/>
          <w:kern w:val="36"/>
          <w:sz w:val="32"/>
          <w:szCs w:val="32"/>
          <w:lang w:val="en-GB"/>
        </w:rPr>
        <w:lastRenderedPageBreak/>
        <w:t>Introduction</w:t>
      </w:r>
      <w:commentRangeEnd w:id="26"/>
      <w:r w:rsidR="00B75C68">
        <w:rPr>
          <w:rStyle w:val="CommentReference"/>
          <w:rFonts w:asciiTheme="minorHAnsi" w:eastAsiaTheme="minorHAnsi" w:hAnsiTheme="minorHAnsi" w:cstheme="minorBidi"/>
        </w:rPr>
        <w:commentReference w:id="26"/>
      </w:r>
    </w:p>
    <w:p w14:paraId="7AE7F018" w14:textId="1A6A8B29" w:rsidR="00E63877" w:rsidRPr="0081577A" w:rsidRDefault="00FC138A" w:rsidP="00E22B6B">
      <w:pPr>
        <w:jc w:val="both"/>
        <w:rPr>
          <w:rFonts w:ascii="Helvetica" w:hAnsi="Helvetica"/>
          <w:color w:val="000000"/>
          <w:lang w:val="en-GB"/>
        </w:rPr>
      </w:pPr>
      <w:r w:rsidRPr="0081577A">
        <w:rPr>
          <w:rFonts w:ascii="Helvetica" w:hAnsi="Helvetica"/>
          <w:color w:val="000000"/>
          <w:lang w:val="en-GB"/>
        </w:rPr>
        <w:t xml:space="preserve">In human populations, </w:t>
      </w:r>
      <w:del w:id="27" w:author="Jenny Sjaarda" w:date="2022-04-11T18:39:00Z">
        <w:r w:rsidR="004E1A6F" w:rsidRPr="0081577A" w:rsidDel="004E4FD6">
          <w:rPr>
            <w:rFonts w:ascii="Helvetica" w:hAnsi="Helvetica"/>
            <w:color w:val="000000"/>
            <w:lang w:val="en-GB"/>
          </w:rPr>
          <w:delText xml:space="preserve">increased </w:delText>
        </w:r>
      </w:del>
      <w:r w:rsidR="004E1A6F" w:rsidRPr="0081577A">
        <w:rPr>
          <w:rFonts w:ascii="Helvetica" w:hAnsi="Helvetica"/>
          <w:color w:val="000000"/>
          <w:lang w:val="en-GB"/>
        </w:rPr>
        <w:t xml:space="preserve">phenotypic similarity </w:t>
      </w:r>
      <w:r w:rsidRPr="0081577A">
        <w:rPr>
          <w:rFonts w:ascii="Helvetica" w:hAnsi="Helvetica"/>
          <w:color w:val="000000"/>
          <w:lang w:val="en-GB"/>
        </w:rPr>
        <w:t xml:space="preserve">exists </w:t>
      </w:r>
      <w:r w:rsidR="004E1A6F" w:rsidRPr="0081577A">
        <w:rPr>
          <w:rFonts w:ascii="Helvetica" w:hAnsi="Helvetica"/>
          <w:color w:val="000000"/>
          <w:lang w:val="en-GB"/>
        </w:rPr>
        <w:t xml:space="preserve">between </w:t>
      </w:r>
      <w:r w:rsidR="0068312F" w:rsidRPr="0081577A">
        <w:rPr>
          <w:rFonts w:ascii="Helvetica" w:hAnsi="Helvetica"/>
          <w:color w:val="000000"/>
          <w:lang w:val="en-GB"/>
        </w:rPr>
        <w:t xml:space="preserve">partners </w:t>
      </w:r>
      <w:r w:rsidR="004E1A6F" w:rsidRPr="0081577A">
        <w:rPr>
          <w:rFonts w:ascii="Helvetica" w:hAnsi="Helvetica"/>
          <w:color w:val="000000"/>
          <w:lang w:val="en-GB"/>
        </w:rPr>
        <w:t>compared to random pairs</w:t>
      </w:r>
      <w:r w:rsidR="00B640A3" w:rsidRPr="0081577A">
        <w:rPr>
          <w:rFonts w:ascii="Helvetica" w:hAnsi="Helvetica"/>
          <w:color w:val="000000"/>
          <w:lang w:val="en-GB"/>
        </w:rPr>
        <w:t xml:space="preserve">, a phenomenon known as </w:t>
      </w:r>
      <w:r w:rsidR="00DD29FF" w:rsidRPr="0081577A">
        <w:rPr>
          <w:rFonts w:ascii="Helvetica" w:hAnsi="Helvetica"/>
          <w:color w:val="000000"/>
          <w:lang w:val="en-GB"/>
        </w:rPr>
        <w:t>(</w:t>
      </w:r>
      <w:r w:rsidR="00B640A3" w:rsidRPr="0081577A">
        <w:rPr>
          <w:rFonts w:ascii="Helvetica" w:hAnsi="Helvetica"/>
          <w:color w:val="000000"/>
          <w:lang w:val="en-GB"/>
        </w:rPr>
        <w:t>positive</w:t>
      </w:r>
      <w:r w:rsidR="00DD29FF" w:rsidRPr="0081577A">
        <w:rPr>
          <w:rFonts w:ascii="Helvetica" w:hAnsi="Helvetica"/>
          <w:color w:val="000000"/>
          <w:lang w:val="en-GB"/>
        </w:rPr>
        <w:t>)</w:t>
      </w:r>
      <w:r w:rsidR="00B640A3" w:rsidRPr="0081577A">
        <w:rPr>
          <w:rFonts w:ascii="Helvetica" w:hAnsi="Helvetica"/>
          <w:color w:val="000000"/>
          <w:lang w:val="en-GB"/>
        </w:rPr>
        <w:t xml:space="preserve"> assortative mating</w:t>
      </w:r>
      <w:r w:rsidR="008961F4" w:rsidRPr="0081577A">
        <w:rPr>
          <w:rFonts w:ascii="Helvetica" w:hAnsi="Helvetica"/>
          <w:color w:val="000000"/>
          <w:lang w:val="en-GB"/>
        </w:rPr>
        <w:t xml:space="preserve"> (AM)</w:t>
      </w:r>
      <w:r w:rsidR="004E1A6F" w:rsidRPr="0081577A">
        <w:rPr>
          <w:rFonts w:ascii="Helvetica" w:hAnsi="Helvetica"/>
          <w:color w:val="000000"/>
          <w:lang w:val="en-GB"/>
        </w:rPr>
        <w:t xml:space="preserve">. This </w:t>
      </w:r>
      <w:r w:rsidR="00277F4E" w:rsidRPr="0081577A">
        <w:rPr>
          <w:rFonts w:ascii="Helvetica" w:hAnsi="Helvetica"/>
          <w:color w:val="000000"/>
          <w:lang w:val="en-GB"/>
        </w:rPr>
        <w:t xml:space="preserve">has been observed across </w:t>
      </w:r>
      <w:r w:rsidR="00B640A3" w:rsidRPr="0081577A">
        <w:rPr>
          <w:rFonts w:ascii="Helvetica" w:hAnsi="Helvetica"/>
          <w:color w:val="000000"/>
          <w:lang w:val="en-GB"/>
        </w:rPr>
        <w:t>a wide variety of</w:t>
      </w:r>
      <w:r w:rsidR="00277F4E" w:rsidRPr="0081577A">
        <w:rPr>
          <w:rFonts w:ascii="Helvetica" w:hAnsi="Helvetica"/>
          <w:color w:val="000000"/>
          <w:lang w:val="en-GB"/>
        </w:rPr>
        <w:t xml:space="preserve"> traits, including</w:t>
      </w:r>
      <w:r w:rsidR="004E1A6F" w:rsidRPr="0081577A">
        <w:rPr>
          <w:rFonts w:ascii="Helvetica" w:hAnsi="Helvetica"/>
          <w:color w:val="000000"/>
          <w:lang w:val="en-GB"/>
        </w:rPr>
        <w:t xml:space="preserve"> anthropometric </w:t>
      </w:r>
      <w:r w:rsidR="00BD086E" w:rsidRPr="0081577A">
        <w:rPr>
          <w:rFonts w:ascii="Helvetica" w:hAnsi="Helvetica"/>
          <w:color w:val="000000"/>
          <w:lang w:val="en-GB"/>
        </w:rPr>
        <w:t>measures</w:t>
      </w:r>
      <w:r w:rsidR="006C607D" w:rsidRPr="0081577A">
        <w:rPr>
          <w:rFonts w:ascii="Helvetica" w:hAnsi="Helvetica"/>
          <w:color w:val="000000"/>
          <w:lang w:val="en-GB"/>
        </w:rPr>
        <w:t xml:space="preserve"> (</w:t>
      </w:r>
      <w:r w:rsidR="004E1A6F" w:rsidRPr="0081577A">
        <w:rPr>
          <w:rFonts w:ascii="Helvetica" w:hAnsi="Helvetica"/>
          <w:color w:val="000000"/>
          <w:lang w:val="en-GB"/>
        </w:rPr>
        <w:t>such as BMI and height</w:t>
      </w:r>
      <w:r w:rsidR="006C607D" w:rsidRPr="0081577A">
        <w:rPr>
          <w:rFonts w:ascii="Helvetica" w:hAnsi="Helvetica"/>
          <w:color w:val="000000"/>
          <w:lang w:val="en-GB"/>
        </w:rPr>
        <w:t>),</w:t>
      </w:r>
      <w:r w:rsidR="004E1A6F" w:rsidRPr="0081577A">
        <w:rPr>
          <w:rFonts w:ascii="Helvetica" w:hAnsi="Helvetica"/>
          <w:color w:val="000000"/>
          <w:lang w:val="en-GB"/>
        </w:rPr>
        <w:t xml:space="preserve"> socioeconomic </w:t>
      </w:r>
      <w:r w:rsidR="00BD086E" w:rsidRPr="0081577A">
        <w:rPr>
          <w:rFonts w:ascii="Helvetica" w:hAnsi="Helvetica"/>
          <w:color w:val="000000"/>
          <w:lang w:val="en-GB"/>
        </w:rPr>
        <w:t xml:space="preserve">factors, </w:t>
      </w:r>
      <w:r w:rsidR="00053F45" w:rsidRPr="0081577A">
        <w:rPr>
          <w:rFonts w:ascii="Helvetica" w:hAnsi="Helvetica"/>
          <w:color w:val="000000"/>
          <w:lang w:val="en-GB"/>
        </w:rPr>
        <w:t xml:space="preserve">various </w:t>
      </w:r>
      <w:r w:rsidR="00170854" w:rsidRPr="0081577A">
        <w:rPr>
          <w:rFonts w:ascii="Helvetica" w:hAnsi="Helvetica"/>
          <w:color w:val="000000"/>
          <w:lang w:val="en-GB"/>
        </w:rPr>
        <w:t>behavioural</w:t>
      </w:r>
      <w:r w:rsidR="004E1A6F" w:rsidRPr="0081577A">
        <w:rPr>
          <w:rFonts w:ascii="Helvetica" w:hAnsi="Helvetica"/>
          <w:color w:val="000000"/>
          <w:lang w:val="en-GB"/>
        </w:rPr>
        <w:t xml:space="preserve"> and lifestyle measures</w:t>
      </w:r>
      <w:r w:rsidR="006C607D" w:rsidRPr="0081577A">
        <w:rPr>
          <w:rFonts w:ascii="Helvetica" w:hAnsi="Helvetica"/>
          <w:color w:val="000000"/>
          <w:lang w:val="en-GB"/>
        </w:rPr>
        <w:t xml:space="preserve">, (including </w:t>
      </w:r>
      <w:r w:rsidR="004E1A6F" w:rsidRPr="0081577A">
        <w:rPr>
          <w:rFonts w:ascii="Helvetica" w:hAnsi="Helvetica"/>
          <w:color w:val="000000"/>
          <w:lang w:val="en-GB"/>
        </w:rPr>
        <w:t xml:space="preserve">diet, </w:t>
      </w:r>
      <w:r w:rsidR="00F21ECC" w:rsidRPr="0081577A">
        <w:rPr>
          <w:rFonts w:ascii="Helvetica" w:hAnsi="Helvetica"/>
          <w:color w:val="000000"/>
          <w:lang w:val="en-GB"/>
        </w:rPr>
        <w:t xml:space="preserve">smoking habits, </w:t>
      </w:r>
      <w:r w:rsidR="004E1A6F" w:rsidRPr="0081577A">
        <w:rPr>
          <w:rFonts w:ascii="Helvetica" w:hAnsi="Helvetica"/>
          <w:color w:val="000000"/>
          <w:lang w:val="en-GB"/>
        </w:rPr>
        <w:t>hobbies,</w:t>
      </w:r>
      <w:r w:rsidR="006C607D" w:rsidRPr="0081577A">
        <w:rPr>
          <w:rFonts w:ascii="Helvetica" w:hAnsi="Helvetica"/>
          <w:color w:val="000000"/>
          <w:lang w:val="en-GB"/>
        </w:rPr>
        <w:t xml:space="preserve"> among others)</w:t>
      </w:r>
      <w:r w:rsidR="00BD086E" w:rsidRPr="0081577A">
        <w:rPr>
          <w:rFonts w:ascii="Helvetica" w:hAnsi="Helvetica"/>
          <w:color w:val="000000"/>
          <w:lang w:val="en-GB"/>
        </w:rPr>
        <w:t>, and even disease risk</w:t>
      </w:r>
      <w:r w:rsidR="00BE5A03" w:rsidRPr="0081577A">
        <w:rPr>
          <w:rFonts w:ascii="Helvetica" w:hAnsi="Helvetica"/>
          <w:color w:val="000000"/>
          <w:lang w:val="en-GB"/>
        </w:rPr>
        <w:fldChar w:fldCharType="begin" w:fldLock="1"/>
      </w:r>
      <w:r w:rsidR="00134825" w:rsidRPr="0081577A">
        <w:rPr>
          <w:rFonts w:ascii="Helvetica" w:hAnsi="Helvetica"/>
          <w:color w:val="000000"/>
          <w:lang w:val="en-GB"/>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81577A">
        <w:rPr>
          <w:rFonts w:ascii="Helvetica" w:hAnsi="Helvetica"/>
          <w:color w:val="000000"/>
          <w:lang w:val="en-GB"/>
        </w:rPr>
        <w:fldChar w:fldCharType="separate"/>
      </w:r>
      <w:r w:rsidR="00BE5A03" w:rsidRPr="0081577A">
        <w:rPr>
          <w:rFonts w:ascii="Helvetica" w:hAnsi="Helvetica"/>
          <w:noProof/>
          <w:color w:val="000000"/>
          <w:vertAlign w:val="superscript"/>
          <w:lang w:val="en-GB"/>
        </w:rPr>
        <w:t>1–8</w:t>
      </w:r>
      <w:r w:rsidR="00BE5A03" w:rsidRPr="0081577A">
        <w:rPr>
          <w:rFonts w:ascii="Helvetica" w:hAnsi="Helvetica"/>
          <w:color w:val="000000"/>
          <w:lang w:val="en-GB"/>
        </w:rPr>
        <w:fldChar w:fldCharType="end"/>
      </w:r>
      <w:r w:rsidR="004E1A6F" w:rsidRPr="0081577A">
        <w:rPr>
          <w:rFonts w:ascii="Helvetica" w:hAnsi="Helvetica"/>
          <w:color w:val="000000"/>
          <w:lang w:val="en-GB"/>
        </w:rPr>
        <w:t>. Th</w:t>
      </w:r>
      <w:r w:rsidR="00277F4E" w:rsidRPr="0081577A">
        <w:rPr>
          <w:rFonts w:ascii="Helvetica" w:hAnsi="Helvetica"/>
          <w:color w:val="000000"/>
          <w:lang w:val="en-GB"/>
        </w:rPr>
        <w:t>e</w:t>
      </w:r>
      <w:r w:rsidR="004E1A6F" w:rsidRPr="0081577A">
        <w:rPr>
          <w:rFonts w:ascii="Helvetica" w:hAnsi="Helvetica"/>
          <w:color w:val="000000"/>
          <w:lang w:val="en-GB"/>
        </w:rPr>
        <w:t>s</w:t>
      </w:r>
      <w:r w:rsidR="00277F4E" w:rsidRPr="0081577A">
        <w:rPr>
          <w:rFonts w:ascii="Helvetica" w:hAnsi="Helvetica"/>
          <w:color w:val="000000"/>
          <w:lang w:val="en-GB"/>
        </w:rPr>
        <w:t>e observations</w:t>
      </w:r>
      <w:r w:rsidR="004E1A6F" w:rsidRPr="0081577A">
        <w:rPr>
          <w:rFonts w:ascii="Helvetica" w:hAnsi="Helvetica"/>
          <w:color w:val="000000"/>
          <w:lang w:val="en-GB"/>
        </w:rPr>
        <w:t xml:space="preserve"> can be explained by </w:t>
      </w:r>
      <w:r w:rsidR="00AD1F76" w:rsidRPr="0081577A">
        <w:rPr>
          <w:rFonts w:ascii="Helvetica" w:hAnsi="Helvetica"/>
          <w:color w:val="000000"/>
          <w:lang w:val="en-GB"/>
        </w:rPr>
        <w:t xml:space="preserve">several </w:t>
      </w:r>
      <w:r w:rsidR="0066362A" w:rsidRPr="0081577A">
        <w:rPr>
          <w:rFonts w:ascii="Helvetica" w:hAnsi="Helvetica"/>
          <w:color w:val="000000"/>
          <w:lang w:val="en-GB"/>
        </w:rPr>
        <w:t>factors</w:t>
      </w:r>
      <w:r w:rsidR="00277F4E" w:rsidRPr="0081577A">
        <w:rPr>
          <w:rFonts w:ascii="Helvetica" w:hAnsi="Helvetica"/>
          <w:color w:val="000000"/>
          <w:lang w:val="en-GB"/>
        </w:rPr>
        <w:t>. First,</w:t>
      </w:r>
      <w:r w:rsidR="00AD1F76" w:rsidRPr="0081577A">
        <w:rPr>
          <w:rFonts w:ascii="Helvetica" w:hAnsi="Helvetica"/>
          <w:color w:val="000000"/>
          <w:lang w:val="en-GB"/>
        </w:rPr>
        <w:t xml:space="preserve"> </w:t>
      </w:r>
      <w:r w:rsidR="004E1A6F" w:rsidRPr="0081577A">
        <w:rPr>
          <w:rFonts w:ascii="Helvetica" w:hAnsi="Helvetica"/>
          <w:color w:val="000000"/>
          <w:lang w:val="en-GB"/>
        </w:rPr>
        <w:t xml:space="preserve">people tend to </w:t>
      </w:r>
      <w:r w:rsidR="00053F45" w:rsidRPr="0081577A">
        <w:rPr>
          <w:rFonts w:ascii="Helvetica" w:hAnsi="Helvetica"/>
          <w:color w:val="000000"/>
          <w:lang w:val="en-GB"/>
        </w:rPr>
        <w:t xml:space="preserve">and actively </w:t>
      </w:r>
      <w:r w:rsidR="00CA18A5" w:rsidRPr="0081577A">
        <w:rPr>
          <w:rFonts w:ascii="Helvetica" w:hAnsi="Helvetica"/>
          <w:color w:val="000000"/>
          <w:lang w:val="en-GB"/>
        </w:rPr>
        <w:t>se</w:t>
      </w:r>
      <w:r w:rsidR="005D7BB8" w:rsidRPr="0081577A">
        <w:rPr>
          <w:rFonts w:ascii="Helvetica" w:hAnsi="Helvetica"/>
          <w:color w:val="000000"/>
          <w:lang w:val="en-GB"/>
        </w:rPr>
        <w:t>ek out</w:t>
      </w:r>
      <w:r w:rsidR="004E1A6F" w:rsidRPr="0081577A">
        <w:rPr>
          <w:rFonts w:ascii="Helvetica" w:hAnsi="Helvetica"/>
          <w:color w:val="000000"/>
          <w:lang w:val="en-GB"/>
        </w:rPr>
        <w:t xml:space="preserve"> partners </w:t>
      </w:r>
      <w:r w:rsidR="00277F4E" w:rsidRPr="0081577A">
        <w:rPr>
          <w:rFonts w:ascii="Helvetica" w:hAnsi="Helvetica"/>
          <w:color w:val="000000"/>
          <w:lang w:val="en-GB"/>
        </w:rPr>
        <w:t xml:space="preserve">who are </w:t>
      </w:r>
      <w:r w:rsidR="004E1A6F" w:rsidRPr="0081577A">
        <w:rPr>
          <w:rFonts w:ascii="Helvetica" w:hAnsi="Helvetica"/>
          <w:color w:val="000000"/>
          <w:lang w:val="en-GB"/>
        </w:rPr>
        <w:t>more similar to themselves</w:t>
      </w:r>
      <w:r w:rsidR="00053F45" w:rsidRPr="0081577A">
        <w:rPr>
          <w:rFonts w:ascii="Helvetica" w:hAnsi="Helvetica"/>
          <w:color w:val="000000"/>
          <w:lang w:val="en-GB"/>
        </w:rPr>
        <w:t xml:space="preserve"> </w:t>
      </w:r>
      <w:r w:rsidR="00790F7F" w:rsidRPr="0081577A">
        <w:rPr>
          <w:rFonts w:ascii="Helvetica" w:hAnsi="Helvetica"/>
          <w:color w:val="000000"/>
          <w:lang w:val="en-GB"/>
        </w:rPr>
        <w:t>with respect to</w:t>
      </w:r>
      <w:r w:rsidR="00053F45" w:rsidRPr="0081577A">
        <w:rPr>
          <w:rFonts w:ascii="Helvetica" w:hAnsi="Helvetica"/>
          <w:color w:val="000000"/>
          <w:lang w:val="en-GB"/>
        </w:rPr>
        <w:t xml:space="preserve"> certain phenotypes</w:t>
      </w:r>
      <w:r w:rsidR="00134825" w:rsidRPr="0081577A">
        <w:rPr>
          <w:rFonts w:ascii="Helvetica" w:hAnsi="Helvetica"/>
          <w:color w:val="000000"/>
          <w:lang w:val="en-GB"/>
        </w:rPr>
        <w:fldChar w:fldCharType="begin" w:fldLock="1"/>
      </w:r>
      <w:r w:rsidR="000A675E" w:rsidRPr="0081577A">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34825" w:rsidRPr="0081577A">
        <w:rPr>
          <w:rFonts w:ascii="Helvetica" w:hAnsi="Helvetica"/>
          <w:color w:val="000000"/>
          <w:lang w:val="en-GB"/>
        </w:rPr>
        <w:fldChar w:fldCharType="separate"/>
      </w:r>
      <w:r w:rsidR="00134825" w:rsidRPr="0081577A">
        <w:rPr>
          <w:rFonts w:ascii="Helvetica" w:hAnsi="Helvetica"/>
          <w:noProof/>
          <w:color w:val="000000"/>
          <w:vertAlign w:val="superscript"/>
          <w:lang w:val="en-GB"/>
        </w:rPr>
        <w:t>9,10</w:t>
      </w:r>
      <w:r w:rsidR="00134825" w:rsidRPr="0081577A">
        <w:rPr>
          <w:rFonts w:ascii="Helvetica" w:hAnsi="Helvetica"/>
          <w:color w:val="000000"/>
          <w:lang w:val="en-GB"/>
        </w:rPr>
        <w:fldChar w:fldCharType="end"/>
      </w:r>
      <w:r w:rsidR="00277F4E" w:rsidRPr="0081577A">
        <w:rPr>
          <w:rFonts w:ascii="Helvetica" w:hAnsi="Helvetica"/>
          <w:color w:val="000000"/>
          <w:lang w:val="en-GB"/>
        </w:rPr>
        <w:t>. Second,</w:t>
      </w:r>
      <w:r w:rsidR="00AD1F76" w:rsidRPr="0081577A">
        <w:rPr>
          <w:rFonts w:ascii="Helvetica" w:hAnsi="Helvetica"/>
          <w:color w:val="000000"/>
          <w:lang w:val="en-GB"/>
        </w:rPr>
        <w:t xml:space="preserve"> </w:t>
      </w:r>
      <w:r w:rsidR="001B1627" w:rsidRPr="0081577A">
        <w:rPr>
          <w:rFonts w:ascii="Helvetica" w:hAnsi="Helvetica"/>
          <w:color w:val="000000"/>
          <w:lang w:val="en-GB"/>
        </w:rPr>
        <w:t xml:space="preserve">phenotypic similarity can reflect post-mating </w:t>
      </w:r>
      <w:r w:rsidR="00CA18A5" w:rsidRPr="0081577A">
        <w:rPr>
          <w:rFonts w:ascii="Helvetica" w:hAnsi="Helvetica"/>
          <w:color w:val="000000"/>
          <w:lang w:val="en-GB"/>
        </w:rPr>
        <w:t>convergence</w:t>
      </w:r>
      <w:ins w:id="28" w:author="Jenny Sjaarda" w:date="2022-04-11T18:39:00Z">
        <w:r w:rsidR="004E4FD6">
          <w:rPr>
            <w:rFonts w:ascii="Helvetica" w:hAnsi="Helvetica"/>
            <w:color w:val="000000"/>
            <w:lang w:val="en-GB"/>
          </w:rPr>
          <w:t xml:space="preserve">, where traits become more </w:t>
        </w:r>
        <w:proofErr w:type="spellStart"/>
        <w:r w:rsidR="004E4FD6">
          <w:rPr>
            <w:rFonts w:ascii="Helvetica" w:hAnsi="Helvetica"/>
            <w:color w:val="000000"/>
            <w:lang w:val="en-GB"/>
          </w:rPr>
          <w:t>simiar</w:t>
        </w:r>
        <w:proofErr w:type="spellEnd"/>
        <w:r w:rsidR="004E4FD6">
          <w:rPr>
            <w:rFonts w:ascii="Helvetica" w:hAnsi="Helvetica"/>
            <w:color w:val="000000"/>
            <w:lang w:val="en-GB"/>
          </w:rPr>
          <w:t>,</w:t>
        </w:r>
      </w:ins>
      <w:r w:rsidR="00CA18A5" w:rsidRPr="0081577A">
        <w:rPr>
          <w:rFonts w:ascii="Helvetica" w:hAnsi="Helvetica"/>
          <w:color w:val="000000"/>
          <w:lang w:val="en-GB"/>
        </w:rPr>
        <w:t xml:space="preserve"> </w:t>
      </w:r>
      <w:r w:rsidR="00AD1F76" w:rsidRPr="0081577A">
        <w:rPr>
          <w:rFonts w:ascii="Helvetica" w:hAnsi="Helvetica"/>
          <w:color w:val="000000"/>
          <w:lang w:val="en-GB"/>
        </w:rPr>
        <w:t xml:space="preserve">due to shared </w:t>
      </w:r>
      <w:r w:rsidR="00E63877" w:rsidRPr="0081577A">
        <w:rPr>
          <w:rFonts w:ascii="Helvetica" w:hAnsi="Helvetica"/>
          <w:color w:val="000000"/>
          <w:lang w:val="en-GB"/>
        </w:rPr>
        <w:t>household</w:t>
      </w:r>
      <w:r w:rsidR="007966EC" w:rsidRPr="0081577A">
        <w:rPr>
          <w:rFonts w:ascii="Helvetica" w:hAnsi="Helvetica"/>
          <w:color w:val="000000"/>
          <w:lang w:val="en-GB"/>
        </w:rPr>
        <w:t xml:space="preserve"> and</w:t>
      </w:r>
      <w:r w:rsidR="00CA18A5" w:rsidRPr="0081577A">
        <w:rPr>
          <w:rFonts w:ascii="Helvetica" w:hAnsi="Helvetica"/>
          <w:color w:val="000000"/>
          <w:lang w:val="en-GB"/>
        </w:rPr>
        <w:t>/</w:t>
      </w:r>
      <w:r w:rsidR="007966EC" w:rsidRPr="0081577A">
        <w:rPr>
          <w:rFonts w:ascii="Helvetica" w:hAnsi="Helvetica"/>
          <w:color w:val="000000"/>
          <w:lang w:val="en-GB"/>
        </w:rPr>
        <w:t>or partner influence</w:t>
      </w:r>
      <w:r w:rsidR="00CA18A5" w:rsidRPr="0081577A">
        <w:rPr>
          <w:rFonts w:ascii="Helvetica" w:hAnsi="Helvetica"/>
          <w:color w:val="000000"/>
          <w:lang w:val="en-GB"/>
        </w:rPr>
        <w:t xml:space="preserve"> </w:t>
      </w:r>
      <w:r w:rsidR="0008740A" w:rsidRPr="0081577A">
        <w:rPr>
          <w:rFonts w:ascii="Helvetica" w:hAnsi="Helvetica"/>
          <w:color w:val="000000"/>
          <w:lang w:val="en-GB"/>
        </w:rPr>
        <w:t xml:space="preserve">and interaction </w:t>
      </w:r>
      <w:r w:rsidR="0066362A" w:rsidRPr="0081577A">
        <w:rPr>
          <w:rFonts w:ascii="Helvetica" w:hAnsi="Helvetica"/>
          <w:color w:val="000000"/>
          <w:lang w:val="en-GB"/>
        </w:rPr>
        <w:t>over</w:t>
      </w:r>
      <w:r w:rsidR="007966EC" w:rsidRPr="0081577A">
        <w:rPr>
          <w:rFonts w:ascii="Helvetica" w:hAnsi="Helvetica"/>
          <w:color w:val="000000"/>
          <w:lang w:val="en-GB"/>
        </w:rPr>
        <w:t xml:space="preserve"> time</w:t>
      </w:r>
      <w:r w:rsidR="000A675E" w:rsidRPr="0081577A">
        <w:rPr>
          <w:rFonts w:ascii="Helvetica" w:hAnsi="Helvetica"/>
          <w:color w:val="000000"/>
          <w:lang w:val="en-GB"/>
        </w:rPr>
        <w:fldChar w:fldCharType="begin" w:fldLock="1"/>
      </w:r>
      <w:r w:rsidR="001A259B" w:rsidRPr="0081577A">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0A675E" w:rsidRPr="0081577A">
        <w:rPr>
          <w:rFonts w:ascii="Helvetica" w:hAnsi="Helvetica"/>
          <w:color w:val="000000"/>
          <w:lang w:val="en-GB"/>
        </w:rPr>
        <w:fldChar w:fldCharType="separate"/>
      </w:r>
      <w:r w:rsidR="000A675E" w:rsidRPr="0081577A">
        <w:rPr>
          <w:rFonts w:ascii="Helvetica" w:hAnsi="Helvetica"/>
          <w:noProof/>
          <w:color w:val="000000"/>
          <w:vertAlign w:val="superscript"/>
          <w:lang w:val="en-GB"/>
        </w:rPr>
        <w:t>11–13</w:t>
      </w:r>
      <w:r w:rsidR="000A675E" w:rsidRPr="0081577A">
        <w:rPr>
          <w:rFonts w:ascii="Helvetica" w:hAnsi="Helvetica"/>
          <w:color w:val="000000"/>
          <w:lang w:val="en-GB"/>
        </w:rPr>
        <w:fldChar w:fldCharType="end"/>
      </w:r>
      <w:r w:rsidR="00CA18A5" w:rsidRPr="0081577A">
        <w:rPr>
          <w:rFonts w:ascii="Helvetica" w:hAnsi="Helvetica"/>
          <w:color w:val="000000"/>
          <w:lang w:val="en-GB"/>
        </w:rPr>
        <w:t>.</w:t>
      </w:r>
      <w:r w:rsidR="00277F4E" w:rsidRPr="0081577A">
        <w:rPr>
          <w:rFonts w:ascii="Helvetica" w:hAnsi="Helvetica"/>
          <w:color w:val="000000"/>
          <w:lang w:val="en-GB"/>
        </w:rPr>
        <w:t xml:space="preserve"> </w:t>
      </w:r>
      <w:r w:rsidR="00695D10" w:rsidRPr="0081577A">
        <w:rPr>
          <w:rFonts w:ascii="Helvetica" w:hAnsi="Helvetica"/>
          <w:color w:val="000000"/>
          <w:lang w:val="en-GB"/>
        </w:rPr>
        <w:t xml:space="preserve">Finally, non-random assortment with respect to a phenotype can be due to confounders </w:t>
      </w:r>
      <w:r w:rsidR="00AA5BB6" w:rsidRPr="0081577A">
        <w:rPr>
          <w:rFonts w:ascii="Helvetica" w:hAnsi="Helvetica"/>
          <w:color w:val="000000"/>
          <w:lang w:val="en-GB"/>
        </w:rPr>
        <w:t xml:space="preserve">(at the moment of mate choice) </w:t>
      </w:r>
      <w:r w:rsidR="00695D10" w:rsidRPr="0081577A">
        <w:rPr>
          <w:rFonts w:ascii="Helvetica" w:hAnsi="Helvetica"/>
          <w:color w:val="000000"/>
          <w:lang w:val="en-GB"/>
        </w:rPr>
        <w:t xml:space="preserve">such as </w:t>
      </w:r>
      <w:r w:rsidR="006A77A9" w:rsidRPr="0081577A">
        <w:rPr>
          <w:rFonts w:ascii="Helvetica" w:hAnsi="Helvetica"/>
          <w:color w:val="000000"/>
          <w:lang w:val="en-GB"/>
        </w:rPr>
        <w:t xml:space="preserve">shared environment and </w:t>
      </w:r>
      <w:r w:rsidR="00695D10" w:rsidRPr="0081577A">
        <w:rPr>
          <w:rFonts w:ascii="Helvetica" w:hAnsi="Helvetica"/>
          <w:color w:val="000000"/>
          <w:lang w:val="en-GB"/>
        </w:rPr>
        <w:t>sociocultural and</w:t>
      </w:r>
      <w:r w:rsidR="006C607D" w:rsidRPr="0081577A">
        <w:rPr>
          <w:rFonts w:ascii="Helvetica" w:hAnsi="Helvetica"/>
          <w:color w:val="000000"/>
          <w:lang w:val="en-GB"/>
        </w:rPr>
        <w:t>/or</w:t>
      </w:r>
      <w:r w:rsidR="00695D10" w:rsidRPr="0081577A">
        <w:rPr>
          <w:rFonts w:ascii="Helvetica" w:hAnsi="Helvetica"/>
          <w:color w:val="000000"/>
          <w:lang w:val="en-GB"/>
        </w:rPr>
        <w:t xml:space="preserve"> geographical barriers</w:t>
      </w:r>
      <w:r w:rsidR="00695D10" w:rsidRPr="0081577A">
        <w:rPr>
          <w:rFonts w:ascii="Helvetica" w:hAnsi="Helvetica"/>
          <w:color w:val="000000"/>
          <w:lang w:val="en-GB"/>
        </w:rPr>
        <w:fldChar w:fldCharType="begin" w:fldLock="1"/>
      </w:r>
      <w:r w:rsidR="00695D10" w:rsidRPr="0081577A">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695D10" w:rsidRPr="0081577A">
        <w:rPr>
          <w:rFonts w:ascii="Helvetica" w:hAnsi="Helvetica"/>
          <w:color w:val="000000"/>
          <w:lang w:val="en-GB"/>
        </w:rPr>
        <w:fldChar w:fldCharType="separate"/>
      </w:r>
      <w:r w:rsidR="00695D10" w:rsidRPr="0081577A">
        <w:rPr>
          <w:rFonts w:ascii="Helvetica" w:hAnsi="Helvetica"/>
          <w:noProof/>
          <w:color w:val="000000"/>
          <w:vertAlign w:val="superscript"/>
          <w:lang w:val="en-GB"/>
        </w:rPr>
        <w:t>14–16</w:t>
      </w:r>
      <w:r w:rsidR="00695D10" w:rsidRPr="0081577A">
        <w:rPr>
          <w:rFonts w:ascii="Helvetica" w:hAnsi="Helvetica"/>
          <w:color w:val="000000"/>
          <w:lang w:val="en-GB"/>
        </w:rPr>
        <w:fldChar w:fldCharType="end"/>
      </w:r>
      <w:r w:rsidR="00695D10" w:rsidRPr="0081577A">
        <w:rPr>
          <w:rFonts w:ascii="Helvetica" w:hAnsi="Helvetica"/>
          <w:color w:val="000000"/>
          <w:lang w:val="en-GB"/>
        </w:rPr>
        <w:t>.</w:t>
      </w:r>
    </w:p>
    <w:p w14:paraId="413B97A8" w14:textId="77777777" w:rsidR="00E63877" w:rsidRPr="0081577A" w:rsidRDefault="00E63877" w:rsidP="00E22B6B">
      <w:pPr>
        <w:jc w:val="both"/>
        <w:rPr>
          <w:rFonts w:ascii="Helvetica" w:hAnsi="Helvetica"/>
          <w:color w:val="000000"/>
          <w:lang w:val="en-GB"/>
        </w:rPr>
      </w:pPr>
    </w:p>
    <w:p w14:paraId="2EF2B750" w14:textId="5B158B9E"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The causes and consequences of phenotypic assortment remain unresolved and have implications in the study of human behavio</w:t>
      </w:r>
      <w:r w:rsidR="00863E27">
        <w:rPr>
          <w:rFonts w:ascii="Helvetica" w:hAnsi="Helvetica"/>
          <w:color w:val="000000"/>
          <w:lang w:val="en-GB"/>
        </w:rPr>
        <w:t>u</w:t>
      </w:r>
      <w:r w:rsidRPr="0081577A">
        <w:rPr>
          <w:rFonts w:ascii="Helvetica" w:hAnsi="Helvetica"/>
          <w:color w:val="000000"/>
          <w:lang w:val="en-GB"/>
        </w:rPr>
        <w:t xml:space="preserve">r, population genetics, and public health. For instance, increased phenotypic similarity could naturally imply genetic similarity. </w:t>
      </w:r>
      <w:r w:rsidR="00272AB1" w:rsidRPr="0081577A">
        <w:rPr>
          <w:rFonts w:ascii="Helvetica" w:hAnsi="Helvetica"/>
          <w:color w:val="000000"/>
          <w:lang w:val="en-GB"/>
        </w:rPr>
        <w:t>T</w:t>
      </w:r>
      <w:r w:rsidRPr="0081577A">
        <w:rPr>
          <w:rFonts w:ascii="Helvetica" w:hAnsi="Helvetica"/>
          <w:color w:val="000000"/>
          <w:lang w:val="en-GB"/>
        </w:rPr>
        <w:t xml:space="preserve">his can result in variants that are otherwise independent to become correlated, which can consequently result in elevated resemblance between siblings and increased variation between different families, </w:t>
      </w:r>
      <w:del w:id="29" w:author="Jenny Sjaarda" w:date="2022-04-06T10:21:00Z">
        <w:r w:rsidRPr="0081577A" w:rsidDel="00B75C68">
          <w:rPr>
            <w:rFonts w:ascii="Helvetica" w:hAnsi="Helvetica"/>
            <w:color w:val="000000"/>
            <w:lang w:val="en-GB"/>
          </w:rPr>
          <w:delText xml:space="preserve">which could </w:delText>
        </w:r>
      </w:del>
      <w:r w:rsidRPr="0081577A">
        <w:rPr>
          <w:rFonts w:ascii="Helvetica" w:hAnsi="Helvetica"/>
          <w:color w:val="000000"/>
          <w:lang w:val="en-GB"/>
        </w:rPr>
        <w:t>ultimately result</w:t>
      </w:r>
      <w:ins w:id="30" w:author="Jenny Sjaarda" w:date="2022-04-06T10:21:00Z">
        <w:r w:rsidR="00B75C68">
          <w:rPr>
            <w:rFonts w:ascii="Helvetica" w:hAnsi="Helvetica"/>
            <w:color w:val="000000"/>
            <w:lang w:val="en-GB"/>
          </w:rPr>
          <w:t>ing</w:t>
        </w:r>
      </w:ins>
      <w:r w:rsidRPr="0081577A">
        <w:rPr>
          <w:rFonts w:ascii="Helvetica" w:hAnsi="Helvetica"/>
          <w:color w:val="000000"/>
          <w:lang w:val="en-GB"/>
        </w:rPr>
        <w:t xml:space="preserve"> in a concentration of (genetic) resources</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17–19&lt;/sup&gt;","plainTextFormattedCitation":"17–19","previouslyFormattedCitation":"&lt;sup&gt;17–19&lt;/sup&gt;"},"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17–19</w:t>
      </w:r>
      <w:r w:rsidR="00187A09">
        <w:rPr>
          <w:rFonts w:ascii="Helvetica" w:hAnsi="Helvetica"/>
          <w:color w:val="000000"/>
          <w:lang w:val="en-GB"/>
        </w:rPr>
        <w:fldChar w:fldCharType="end"/>
      </w:r>
      <w:r w:rsidRPr="0081577A">
        <w:rPr>
          <w:rFonts w:ascii="Helvetica" w:hAnsi="Helvetica"/>
          <w:color w:val="000000"/>
          <w:lang w:val="en-GB"/>
        </w:rPr>
        <w:t xml:space="preserve">. </w:t>
      </w:r>
      <w:r w:rsidR="00272AB1" w:rsidRPr="0081577A">
        <w:rPr>
          <w:rFonts w:ascii="Helvetica" w:hAnsi="Helvetica"/>
          <w:color w:val="000000"/>
          <w:lang w:val="en-GB"/>
        </w:rPr>
        <w:t xml:space="preserve">Indeed, evidence for </w:t>
      </w:r>
      <w:ins w:id="31" w:author="Jenny Sjaarda" w:date="2022-04-11T18:40:00Z">
        <w:r w:rsidR="004E4FD6">
          <w:rPr>
            <w:rFonts w:ascii="Helvetica" w:hAnsi="Helvetica"/>
            <w:color w:val="000000"/>
            <w:lang w:val="en-GB"/>
          </w:rPr>
          <w:t xml:space="preserve">indirect </w:t>
        </w:r>
      </w:ins>
      <w:r w:rsidR="00272AB1" w:rsidRPr="0081577A">
        <w:rPr>
          <w:rFonts w:ascii="Helvetica" w:hAnsi="Helvetica"/>
          <w:color w:val="000000"/>
          <w:lang w:val="en-GB"/>
        </w:rPr>
        <w:t xml:space="preserve">genetic </w:t>
      </w:r>
      <w:del w:id="32" w:author="Jenny Sjaarda" w:date="2022-04-11T18:40:00Z">
        <w:r w:rsidR="00272AB1" w:rsidRPr="0081577A" w:rsidDel="004E4FD6">
          <w:rPr>
            <w:rFonts w:ascii="Helvetica" w:hAnsi="Helvetica"/>
            <w:color w:val="000000"/>
            <w:lang w:val="en-GB"/>
          </w:rPr>
          <w:delText xml:space="preserve">indirect </w:delText>
        </w:r>
      </w:del>
      <w:r w:rsidR="00272AB1" w:rsidRPr="0081577A">
        <w:rPr>
          <w:rFonts w:ascii="Helvetica" w:hAnsi="Helvetica"/>
          <w:color w:val="000000"/>
          <w:lang w:val="en-GB"/>
        </w:rPr>
        <w:t>effects among couples have been observed. For instance, it has been shown that the genome of an individual can predict the traits of their partner</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20&lt;/sup&gt;","plainTextFormattedCitation":"20"},"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20</w:t>
      </w:r>
      <w:r w:rsidR="00187A09">
        <w:rPr>
          <w:rFonts w:ascii="Helvetica" w:hAnsi="Helvetica"/>
          <w:color w:val="000000"/>
          <w:lang w:val="en-GB"/>
        </w:rPr>
        <w:fldChar w:fldCharType="end"/>
      </w:r>
      <w:r w:rsidR="00272AB1" w:rsidRPr="0081577A">
        <w:rPr>
          <w:rFonts w:ascii="Helvetica" w:hAnsi="Helvetica"/>
          <w:color w:val="000000"/>
          <w:lang w:val="en-GB"/>
        </w:rPr>
        <w:t xml:space="preserve">. </w:t>
      </w:r>
      <w:r w:rsidR="00B935C0" w:rsidRPr="0081577A">
        <w:rPr>
          <w:rFonts w:ascii="Helvetica" w:hAnsi="Helvetica"/>
          <w:color w:val="000000"/>
          <w:lang w:val="en-GB"/>
        </w:rPr>
        <w:t xml:space="preserve">Another study found </w:t>
      </w:r>
      <w:ins w:id="33" w:author="Jenny Sjaarda" w:date="2022-04-11T18:40:00Z">
        <w:r w:rsidR="004E4FD6" w:rsidRPr="004E4FD6">
          <w:rPr>
            <w:rFonts w:ascii="Helvetica" w:hAnsi="Helvetica"/>
            <w:color w:val="000000"/>
          </w:rPr>
          <w:t xml:space="preserve">evidence of genetic associations between the genome of an individual and the traits of the partner, suggesting that </w:t>
        </w:r>
      </w:ins>
      <w:del w:id="34" w:author="Jenny Sjaarda" w:date="2022-04-11T18:41:00Z">
        <w:r w:rsidR="00B935C0" w:rsidRPr="0081577A" w:rsidDel="004E4FD6">
          <w:rPr>
            <w:rFonts w:ascii="Helvetica" w:hAnsi="Helvetica"/>
            <w:color w:val="000000"/>
            <w:lang w:val="en-GB"/>
          </w:rPr>
          <w:delText xml:space="preserve">evidence </w:delText>
        </w:r>
        <w:r w:rsidR="00272AB1" w:rsidRPr="0081577A" w:rsidDel="004E4FD6">
          <w:rPr>
            <w:rFonts w:ascii="Helvetica" w:hAnsi="Helvetica"/>
            <w:color w:val="000000"/>
            <w:lang w:val="en-GB"/>
          </w:rPr>
          <w:delText>of</w:delText>
        </w:r>
        <w:r w:rsidR="00B935C0" w:rsidRPr="0081577A" w:rsidDel="004E4FD6">
          <w:rPr>
            <w:rFonts w:ascii="Helvetica" w:hAnsi="Helvetica"/>
            <w:color w:val="000000"/>
            <w:lang w:val="en-GB"/>
          </w:rPr>
          <w:delText xml:space="preserve"> horizonal effects between an individual’s genome and the trait of their partner, suggesting that the </w:delText>
        </w:r>
      </w:del>
      <w:r w:rsidR="00B935C0" w:rsidRPr="0081577A">
        <w:rPr>
          <w:rFonts w:ascii="Helvetica" w:hAnsi="Helvetica"/>
          <w:color w:val="000000"/>
          <w:lang w:val="en-GB"/>
        </w:rPr>
        <w:t>partner heritability of a trait cannot be solely explained by between partner trait correlation</w:t>
      </w:r>
      <w:r w:rsidR="00B935C0"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21&lt;/sup&gt;","plainTextFormattedCitation":"21","previouslyFormattedCitation":"&lt;sup&gt;20&lt;/sup&gt;"},"properties":{"noteIndex":0},"schema":"https://github.com/citation-style-language/schema/raw/master/csl-citation.json"}</w:instrText>
      </w:r>
      <w:r w:rsidR="00B935C0"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21</w:t>
      </w:r>
      <w:r w:rsidR="00B935C0" w:rsidRPr="0081577A">
        <w:rPr>
          <w:rFonts w:ascii="Helvetica" w:hAnsi="Helvetica"/>
          <w:color w:val="000000"/>
          <w:lang w:val="en-GB"/>
        </w:rPr>
        <w:fldChar w:fldCharType="end"/>
      </w:r>
      <w:r w:rsidR="00B935C0" w:rsidRPr="0081577A">
        <w:rPr>
          <w:rFonts w:ascii="Helvetica" w:hAnsi="Helvetica"/>
          <w:color w:val="000000"/>
          <w:lang w:val="en-GB"/>
        </w:rPr>
        <w:t>.</w:t>
      </w:r>
    </w:p>
    <w:p w14:paraId="79C4EE00" w14:textId="77777777" w:rsidR="00E63877" w:rsidRPr="0081577A" w:rsidRDefault="00E63877" w:rsidP="00E63877">
      <w:pPr>
        <w:jc w:val="both"/>
        <w:rPr>
          <w:rFonts w:ascii="Helvetica" w:hAnsi="Helvetica"/>
          <w:color w:val="000000"/>
          <w:lang w:val="en-GB"/>
        </w:rPr>
      </w:pPr>
    </w:p>
    <w:p w14:paraId="12EB7E5F" w14:textId="4EE2A0ED"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Any trait influenced by shared confounders will show assortment</w:t>
      </w:r>
      <w:ins w:id="35" w:author="Jenny Sjaarda" w:date="2022-04-06T10:22:00Z">
        <w:r w:rsidR="00490BFD">
          <w:rPr>
            <w:rFonts w:ascii="Helvetica" w:hAnsi="Helvetica"/>
            <w:color w:val="000000"/>
            <w:lang w:val="en-GB"/>
          </w:rPr>
          <w:t>. Therefore,</w:t>
        </w:r>
      </w:ins>
      <w:del w:id="36" w:author="Jenny Sjaarda" w:date="2022-04-06T10:22:00Z">
        <w:r w:rsidRPr="0081577A" w:rsidDel="00490BFD">
          <w:rPr>
            <w:rFonts w:ascii="Helvetica" w:hAnsi="Helvetica"/>
            <w:color w:val="000000"/>
            <w:lang w:val="en-GB"/>
          </w:rPr>
          <w:delText>,</w:delText>
        </w:r>
      </w:del>
      <w:r w:rsidRPr="0081577A">
        <w:rPr>
          <w:rFonts w:ascii="Helvetica" w:hAnsi="Helvetica"/>
          <w:color w:val="000000"/>
          <w:lang w:val="en-GB"/>
        </w:rPr>
        <w:t xml:space="preserve"> </w:t>
      </w:r>
      <w:del w:id="37" w:author="Jenny Sjaarda" w:date="2022-04-06T10:22:00Z">
        <w:r w:rsidRPr="0081577A" w:rsidDel="00490BFD">
          <w:rPr>
            <w:rFonts w:ascii="Helvetica" w:hAnsi="Helvetica"/>
            <w:color w:val="000000"/>
            <w:lang w:val="en-GB"/>
          </w:rPr>
          <w:delText xml:space="preserve">hence </w:delText>
        </w:r>
      </w:del>
      <w:r w:rsidRPr="0081577A">
        <w:rPr>
          <w:rFonts w:ascii="Helvetica" w:hAnsi="Helvetica"/>
          <w:color w:val="000000"/>
          <w:lang w:val="en-GB"/>
        </w:rPr>
        <w:t xml:space="preserve">it is crucial to separate traits under direct assortment from those that show partner-similarity due to being driven by another trait/factor under direct assortment. Thus, </w:t>
      </w:r>
      <w:ins w:id="38" w:author="Jenny Sjaarda" w:date="2022-04-11T18:41:00Z">
        <w:r w:rsidR="004E4FD6">
          <w:rPr>
            <w:rFonts w:ascii="Helvetica" w:hAnsi="Helvetica"/>
            <w:color w:val="000000"/>
            <w:lang w:val="en-GB"/>
          </w:rPr>
          <w:t>we identify three forms of AM: (</w:t>
        </w:r>
        <w:proofErr w:type="spellStart"/>
        <w:r w:rsidR="004E4FD6">
          <w:rPr>
            <w:rFonts w:ascii="Helvetica" w:hAnsi="Helvetica"/>
            <w:color w:val="000000"/>
            <w:lang w:val="en-GB"/>
          </w:rPr>
          <w:t>i</w:t>
        </w:r>
        <w:proofErr w:type="spellEnd"/>
        <w:r w:rsidR="004E4FD6">
          <w:rPr>
            <w:rFonts w:ascii="Helvetica" w:hAnsi="Helvetica"/>
            <w:color w:val="000000"/>
            <w:lang w:val="en-GB"/>
          </w:rPr>
          <w:t xml:space="preserve">) </w:t>
        </w:r>
      </w:ins>
      <w:r w:rsidRPr="0081577A">
        <w:rPr>
          <w:rFonts w:ascii="Helvetica" w:hAnsi="Helvetica"/>
          <w:color w:val="000000"/>
          <w:lang w:val="en-GB"/>
        </w:rPr>
        <w:t xml:space="preserve">traits can be under direct- and/or </w:t>
      </w:r>
      <w:ins w:id="39" w:author="Jenny Sjaarda" w:date="2022-04-11T18:41:00Z">
        <w:r w:rsidR="004E4FD6">
          <w:rPr>
            <w:rFonts w:ascii="Helvetica" w:hAnsi="Helvetica"/>
            <w:color w:val="000000"/>
            <w:lang w:val="en-GB"/>
          </w:rPr>
          <w:t>(</w:t>
        </w:r>
      </w:ins>
      <w:ins w:id="40" w:author="Jenny Sjaarda" w:date="2022-04-11T18:42:00Z">
        <w:r w:rsidR="004E4FD6">
          <w:rPr>
            <w:rFonts w:ascii="Helvetica" w:hAnsi="Helvetica"/>
            <w:color w:val="000000"/>
            <w:lang w:val="en-GB"/>
          </w:rPr>
          <w:t xml:space="preserve">ii) </w:t>
        </w:r>
      </w:ins>
      <w:r w:rsidRPr="0081577A">
        <w:rPr>
          <w:rFonts w:ascii="Helvetica" w:hAnsi="Helvetica"/>
          <w:color w:val="000000"/>
          <w:lang w:val="en-GB"/>
        </w:rPr>
        <w:t xml:space="preserve">indirect mate choice, </w:t>
      </w:r>
      <w:r w:rsidR="006A77A9" w:rsidRPr="0081577A">
        <w:rPr>
          <w:rFonts w:ascii="Helvetica" w:hAnsi="Helvetica"/>
          <w:color w:val="000000"/>
          <w:lang w:val="en-GB"/>
        </w:rPr>
        <w:t xml:space="preserve">and </w:t>
      </w:r>
      <w:ins w:id="41" w:author="Jenny Sjaarda" w:date="2022-04-11T18:42:00Z">
        <w:r w:rsidR="004E4FD6">
          <w:rPr>
            <w:rFonts w:ascii="Helvetica" w:hAnsi="Helvetica"/>
            <w:color w:val="000000"/>
            <w:lang w:val="en-GB"/>
          </w:rPr>
          <w:t xml:space="preserve">(iii) </w:t>
        </w:r>
      </w:ins>
      <w:r w:rsidRPr="0081577A">
        <w:rPr>
          <w:rFonts w:ascii="Helvetica" w:hAnsi="Helvetica"/>
          <w:color w:val="000000"/>
          <w:lang w:val="en-GB"/>
        </w:rPr>
        <w:t xml:space="preserve">additionally modified by post-mating convergence. </w:t>
      </w:r>
      <w:commentRangeStart w:id="42"/>
      <w:r w:rsidRPr="0081577A">
        <w:rPr>
          <w:rFonts w:ascii="Helvetica" w:hAnsi="Helvetica"/>
          <w:color w:val="000000"/>
          <w:lang w:val="en-GB"/>
        </w:rPr>
        <w:t>These phenomena can be rephrased for modelling purposes as follows</w:t>
      </w:r>
      <w:commentRangeEnd w:id="42"/>
      <w:r w:rsidR="00490BFD">
        <w:rPr>
          <w:rStyle w:val="CommentReference"/>
          <w:rFonts w:asciiTheme="minorHAnsi" w:eastAsiaTheme="minorHAnsi" w:hAnsiTheme="minorHAnsi" w:cstheme="minorBidi"/>
        </w:rPr>
        <w:commentReference w:id="42"/>
      </w:r>
      <w:r w:rsidRPr="0081577A">
        <w:rPr>
          <w:rFonts w:ascii="Helvetica" w:hAnsi="Helvetica"/>
          <w:color w:val="000000"/>
          <w:lang w:val="en-GB"/>
        </w:rPr>
        <w:t xml:space="preserve">: </w:t>
      </w:r>
      <w:del w:id="43" w:author="Jenny Sjaarda" w:date="2022-04-06T10:24:00Z">
        <w:r w:rsidRPr="0081577A" w:rsidDel="00490BFD">
          <w:rPr>
            <w:rFonts w:ascii="Helvetica" w:hAnsi="Helvetica"/>
            <w:color w:val="000000"/>
            <w:lang w:val="en-GB"/>
          </w:rPr>
          <w:delText xml:space="preserve">we treat </w:delText>
        </w:r>
      </w:del>
      <w:r w:rsidRPr="0081577A">
        <w:rPr>
          <w:rFonts w:ascii="Helvetica" w:hAnsi="Helvetica"/>
          <w:color w:val="000000"/>
          <w:lang w:val="en-GB"/>
        </w:rPr>
        <w:t xml:space="preserve">direct assortment </w:t>
      </w:r>
      <w:ins w:id="44" w:author="Jenny Sjaarda" w:date="2022-04-06T10:24:00Z">
        <w:r w:rsidR="00490BFD">
          <w:rPr>
            <w:rFonts w:ascii="Helvetica" w:hAnsi="Helvetica"/>
            <w:color w:val="000000"/>
            <w:lang w:val="en-GB"/>
          </w:rPr>
          <w:t xml:space="preserve">is treated </w:t>
        </w:r>
      </w:ins>
      <w:r w:rsidRPr="0081577A">
        <w:rPr>
          <w:rFonts w:ascii="Helvetica" w:hAnsi="Helvetica"/>
          <w:color w:val="000000"/>
          <w:lang w:val="en-GB"/>
        </w:rPr>
        <w:t>as a causal effect acting between the traits of the couple (</w:t>
      </w:r>
      <w:commentRangeStart w:id="45"/>
      <w:commentRangeStart w:id="46"/>
      <w:r w:rsidRPr="0081577A">
        <w:rPr>
          <w:rFonts w:ascii="Helvetica" w:hAnsi="Helvetica"/>
          <w:color w:val="000000"/>
          <w:lang w:val="en-GB"/>
        </w:rPr>
        <w:t xml:space="preserve">index </w:t>
      </w:r>
      <w:commentRangeEnd w:id="45"/>
      <w:r w:rsidR="00C01885">
        <w:rPr>
          <w:rStyle w:val="CommentReference"/>
          <w:rFonts w:asciiTheme="minorHAnsi" w:eastAsiaTheme="minorHAnsi" w:hAnsiTheme="minorHAnsi" w:cstheme="minorBidi"/>
        </w:rPr>
        <w:commentReference w:id="45"/>
      </w:r>
      <w:commentRangeEnd w:id="46"/>
      <w:r w:rsidR="00C01885">
        <w:rPr>
          <w:rStyle w:val="CommentReference"/>
          <w:rFonts w:asciiTheme="minorHAnsi" w:eastAsiaTheme="minorHAnsi" w:hAnsiTheme="minorHAnsi" w:cstheme="minorBidi"/>
        </w:rPr>
        <w:commentReference w:id="46"/>
      </w:r>
      <w:r w:rsidRPr="0081577A">
        <w:rPr>
          <w:rFonts w:ascii="Helvetica" w:hAnsi="Helvetica"/>
          <w:color w:val="000000"/>
          <w:lang w:val="en-GB"/>
        </w:rPr>
        <w:t xml:space="preserve">to partner) and indirect assortment as a confounder effect. These cross-partner causal effects can </w:t>
      </w:r>
      <w:del w:id="47" w:author="Jenny Sjaarda" w:date="2022-04-06T10:24:00Z">
        <w:r w:rsidRPr="0081577A" w:rsidDel="00490BFD">
          <w:rPr>
            <w:rFonts w:ascii="Helvetica" w:hAnsi="Helvetica"/>
            <w:color w:val="000000"/>
            <w:lang w:val="en-GB"/>
          </w:rPr>
          <w:delText xml:space="preserve">have </w:delText>
        </w:r>
      </w:del>
      <w:ins w:id="48" w:author="Jenny Sjaarda" w:date="2022-04-06T10:24:00Z">
        <w:r w:rsidR="00490BFD">
          <w:rPr>
            <w:rFonts w:ascii="Helvetica" w:hAnsi="Helvetica"/>
            <w:color w:val="000000"/>
            <w:lang w:val="en-GB"/>
          </w:rPr>
          <w:t xml:space="preserve">be </w:t>
        </w:r>
        <w:proofErr w:type="gramStart"/>
        <w:r w:rsidR="00490BFD">
          <w:rPr>
            <w:rFonts w:ascii="Helvetica" w:hAnsi="Helvetica"/>
            <w:color w:val="000000"/>
            <w:lang w:val="en-GB"/>
          </w:rPr>
          <w:t xml:space="preserve">of </w:t>
        </w:r>
        <w:r w:rsidR="00490BFD" w:rsidRPr="0081577A">
          <w:rPr>
            <w:rFonts w:ascii="Helvetica" w:hAnsi="Helvetica"/>
            <w:color w:val="000000"/>
            <w:lang w:val="en-GB"/>
          </w:rPr>
          <w:t xml:space="preserve"> </w:t>
        </w:r>
      </w:ins>
      <w:r w:rsidRPr="0081577A">
        <w:rPr>
          <w:rFonts w:ascii="Helvetica" w:hAnsi="Helvetica"/>
          <w:color w:val="000000"/>
          <w:lang w:val="en-GB"/>
        </w:rPr>
        <w:t>two</w:t>
      </w:r>
      <w:proofErr w:type="gramEnd"/>
      <w:r w:rsidRPr="0081577A">
        <w:rPr>
          <w:rFonts w:ascii="Helvetica" w:hAnsi="Helvetica"/>
          <w:color w:val="000000"/>
          <w:lang w:val="en-GB"/>
        </w:rPr>
        <w:t xml:space="preserve"> types: direct mate choice and direct influence of a partner during co-habitation. Confounder effects can emerge due to shared factors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socio-economic, geographic)</w:t>
      </w:r>
      <w:r w:rsidR="00695D10" w:rsidRPr="0081577A">
        <w:rPr>
          <w:rFonts w:ascii="Helvetica" w:hAnsi="Helvetica"/>
          <w:color w:val="000000"/>
          <w:lang w:val="en-GB"/>
        </w:rPr>
        <w:t xml:space="preserve"> and/or</w:t>
      </w:r>
      <w:r w:rsidRPr="0081577A">
        <w:rPr>
          <w:rFonts w:ascii="Helvetica" w:hAnsi="Helvetica"/>
          <w:color w:val="000000"/>
          <w:lang w:val="en-GB"/>
        </w:rPr>
        <w:t xml:space="preserve"> traits under direct assortment</w:t>
      </w:r>
      <w:r w:rsidR="00695D10" w:rsidRPr="0081577A">
        <w:rPr>
          <w:rFonts w:ascii="Helvetica" w:hAnsi="Helvetica"/>
          <w:color w:val="000000"/>
          <w:lang w:val="en-GB"/>
        </w:rPr>
        <w:t xml:space="preserve">, </w:t>
      </w:r>
      <w:r w:rsidRPr="0081577A">
        <w:rPr>
          <w:rFonts w:ascii="Helvetica" w:hAnsi="Helvetica"/>
          <w:color w:val="000000"/>
          <w:lang w:val="en-GB"/>
        </w:rPr>
        <w:t xml:space="preserve">and these can occur pre-mate choice or intensified post-mate choice due to shared household/habits. </w:t>
      </w:r>
    </w:p>
    <w:p w14:paraId="6F5BCC77" w14:textId="77777777" w:rsidR="00E63877" w:rsidRPr="0081577A" w:rsidRDefault="00E63877" w:rsidP="00E63877">
      <w:pPr>
        <w:jc w:val="both"/>
        <w:rPr>
          <w:rFonts w:ascii="Helvetica" w:hAnsi="Helvetica"/>
          <w:color w:val="000000"/>
          <w:lang w:val="en-GB"/>
        </w:rPr>
      </w:pPr>
    </w:p>
    <w:p w14:paraId="4F7695D4" w14:textId="4897BDC2" w:rsidR="00685162" w:rsidRPr="0081577A" w:rsidRDefault="00B140E5" w:rsidP="00B140E5">
      <w:pPr>
        <w:jc w:val="both"/>
        <w:rPr>
          <w:rFonts w:ascii="Helvetica" w:hAnsi="Helvetica"/>
          <w:color w:val="000000"/>
          <w:lang w:val="en-GB"/>
        </w:rPr>
      </w:pPr>
      <w:r w:rsidRPr="0081577A">
        <w:rPr>
          <w:rFonts w:ascii="Helvetica" w:hAnsi="Helvetica"/>
          <w:color w:val="000000"/>
          <w:lang w:val="en-GB"/>
        </w:rPr>
        <w:t xml:space="preserve">Despite </w:t>
      </w:r>
      <w:del w:id="49" w:author="Jenny Sjaarda" w:date="2022-04-11T18:42:00Z">
        <w:r w:rsidR="00932E3E" w:rsidRPr="0081577A" w:rsidDel="004E4FD6">
          <w:rPr>
            <w:rFonts w:ascii="Helvetica" w:hAnsi="Helvetica"/>
            <w:color w:val="000000"/>
            <w:lang w:val="en-GB"/>
          </w:rPr>
          <w:delText>limited</w:delText>
        </w:r>
        <w:r w:rsidRPr="0081577A" w:rsidDel="004E4FD6">
          <w:rPr>
            <w:rFonts w:ascii="Helvetica" w:hAnsi="Helvetica"/>
            <w:color w:val="000000"/>
            <w:lang w:val="en-GB"/>
          </w:rPr>
          <w:delText xml:space="preserve"> </w:delText>
        </w:r>
      </w:del>
      <w:r w:rsidRPr="0081577A">
        <w:rPr>
          <w:rFonts w:ascii="Helvetica" w:hAnsi="Helvetica"/>
          <w:color w:val="000000"/>
          <w:lang w:val="en-GB"/>
        </w:rPr>
        <w:t xml:space="preserve">pioneering work, it </w:t>
      </w:r>
      <w:ins w:id="50" w:author="Jenny Sjaarda" w:date="2022-04-06T10:25:00Z">
        <w:r w:rsidR="00490BFD">
          <w:rPr>
            <w:rFonts w:ascii="Helvetica" w:hAnsi="Helvetica"/>
            <w:color w:val="000000"/>
            <w:lang w:val="en-GB"/>
          </w:rPr>
          <w:t xml:space="preserve">remains difficult to untangle the role of </w:t>
        </w:r>
      </w:ins>
      <w:del w:id="51" w:author="Jenny Sjaarda" w:date="2022-04-06T10:26:00Z">
        <w:r w:rsidRPr="0081577A" w:rsidDel="00490BFD">
          <w:rPr>
            <w:rFonts w:ascii="Helvetica" w:hAnsi="Helvetica"/>
            <w:color w:val="000000"/>
            <w:lang w:val="en-GB"/>
          </w:rPr>
          <w:delText xml:space="preserve">is currently unknown to what extent the observed phenotypic similarity between partners is due to </w:delText>
        </w:r>
      </w:del>
      <w:r w:rsidRPr="0081577A">
        <w:rPr>
          <w:rFonts w:ascii="Helvetica" w:hAnsi="Helvetica"/>
          <w:color w:val="000000"/>
          <w:lang w:val="en-GB"/>
        </w:rPr>
        <w:t>the three outlined components</w:t>
      </w:r>
      <w:ins w:id="52" w:author="Jenny Sjaarda" w:date="2022-04-06T10:26:00Z">
        <w:r w:rsidR="00490BFD">
          <w:rPr>
            <w:rFonts w:ascii="Helvetica" w:hAnsi="Helvetica"/>
            <w:color w:val="000000"/>
            <w:lang w:val="en-GB"/>
          </w:rPr>
          <w:t xml:space="preserve"> in explaining observed phenotypic similarity between partners </w:t>
        </w:r>
        <w:r w:rsidR="00490BFD">
          <w:rPr>
            <w:rFonts w:ascii="Helvetica" w:hAnsi="Helvetica"/>
            <w:color w:val="000000"/>
            <w:lang w:val="en-GB"/>
          </w:rPr>
          <w:lastRenderedPageBreak/>
          <w:t xml:space="preserve">and </w:t>
        </w:r>
      </w:ins>
      <w:del w:id="53" w:author="Jenny Sjaarda" w:date="2022-04-06T10:26:00Z">
        <w:r w:rsidR="00D80772" w:rsidRPr="0081577A" w:rsidDel="00490BFD">
          <w:rPr>
            <w:rFonts w:ascii="Helvetica" w:hAnsi="Helvetica"/>
            <w:color w:val="000000"/>
            <w:lang w:val="en-GB"/>
          </w:rPr>
          <w:delText xml:space="preserve">, specifically </w:delText>
        </w:r>
      </w:del>
      <w:r w:rsidR="00986EB2" w:rsidRPr="0081577A">
        <w:rPr>
          <w:rFonts w:ascii="Helvetica" w:hAnsi="Helvetica"/>
          <w:color w:val="000000"/>
          <w:lang w:val="en-GB"/>
        </w:rPr>
        <w:t>resolving</w:t>
      </w:r>
      <w:r w:rsidR="00D80772" w:rsidRPr="0081577A">
        <w:rPr>
          <w:rFonts w:ascii="Helvetica" w:hAnsi="Helvetica"/>
          <w:color w:val="000000"/>
          <w:lang w:val="en-GB"/>
        </w:rPr>
        <w:t xml:space="preserve"> the impact of confounding from casual factors</w:t>
      </w:r>
      <w:r w:rsidRPr="0081577A">
        <w:rPr>
          <w:rFonts w:ascii="Helvetica" w:hAnsi="Helvetica"/>
          <w:color w:val="000000"/>
          <w:lang w:val="en-GB"/>
        </w:rPr>
        <w:t>.</w:t>
      </w:r>
      <w:r w:rsidR="00D80772" w:rsidRPr="0081577A">
        <w:rPr>
          <w:rFonts w:ascii="Helvetica" w:hAnsi="Helvetica"/>
          <w:color w:val="000000"/>
          <w:lang w:val="en-GB"/>
        </w:rPr>
        <w:t xml:space="preserve"> </w:t>
      </w:r>
      <w:r w:rsidR="00434C08" w:rsidRPr="0081577A">
        <w:rPr>
          <w:rFonts w:ascii="Helvetica" w:hAnsi="Helvetica"/>
          <w:lang w:val="en-GB"/>
        </w:rPr>
        <w:t xml:space="preserve">Analogous to </w:t>
      </w:r>
      <w:del w:id="54" w:author="Jenny Sjaarda" w:date="2022-04-06T10:27:00Z">
        <w:r w:rsidR="00434C08" w:rsidRPr="0081577A" w:rsidDel="00490BFD">
          <w:rPr>
            <w:rFonts w:ascii="Helvetica" w:hAnsi="Helvetica"/>
            <w:lang w:val="en-GB"/>
          </w:rPr>
          <w:delText xml:space="preserve">challenges in </w:delText>
        </w:r>
      </w:del>
      <w:r w:rsidR="00434C08" w:rsidRPr="0081577A">
        <w:rPr>
          <w:rFonts w:ascii="Helvetica" w:hAnsi="Helvetica"/>
          <w:lang w:val="en-GB"/>
        </w:rPr>
        <w:t xml:space="preserve">classical epidemiological studies, where it is difficult, if not impossible, to discern causal factors from confounders, mere phenotypic similarity among couples is susceptible to the same interpretational limitations and challenges. </w:t>
      </w:r>
      <w:r w:rsidR="008C25A1" w:rsidRPr="0081577A">
        <w:rPr>
          <w:rFonts w:ascii="Helvetica" w:hAnsi="Helvetica"/>
          <w:lang w:val="en-GB"/>
        </w:rPr>
        <w:t>Mendelian randomization (</w:t>
      </w:r>
      <w:r w:rsidR="00932E3E" w:rsidRPr="0081577A">
        <w:rPr>
          <w:rFonts w:ascii="Helvetica" w:hAnsi="Helvetica"/>
          <w:color w:val="000000"/>
          <w:lang w:val="en-GB"/>
        </w:rPr>
        <w:t>MR</w:t>
      </w:r>
      <w:r w:rsidR="008C25A1" w:rsidRPr="0081577A">
        <w:rPr>
          <w:rFonts w:ascii="Helvetica" w:hAnsi="Helvetica"/>
          <w:color w:val="000000"/>
          <w:lang w:val="en-GB"/>
        </w:rPr>
        <w:t>)</w:t>
      </w:r>
      <w:r w:rsidR="00932E3E" w:rsidRPr="0081577A">
        <w:rPr>
          <w:rFonts w:ascii="Helvetica" w:hAnsi="Helvetica"/>
          <w:color w:val="000000"/>
          <w:lang w:val="en-GB"/>
        </w:rPr>
        <w:t xml:space="preserve"> </w:t>
      </w:r>
      <w:r w:rsidR="002B1EAA" w:rsidRPr="0081577A">
        <w:rPr>
          <w:rFonts w:ascii="Helvetica" w:hAnsi="Helvetica"/>
          <w:color w:val="000000"/>
          <w:lang w:val="en-GB"/>
        </w:rPr>
        <w:t>is an alternative approach</w:t>
      </w:r>
      <w:r w:rsidR="00932E3E" w:rsidRPr="0081577A">
        <w:rPr>
          <w:rFonts w:ascii="Helvetica" w:hAnsi="Helvetica"/>
          <w:color w:val="000000"/>
          <w:lang w:val="en-GB"/>
        </w:rPr>
        <w:t xml:space="preserve"> which is used</w:t>
      </w:r>
      <w:r w:rsidR="002B1EAA" w:rsidRPr="0081577A">
        <w:rPr>
          <w:rFonts w:ascii="Helvetica" w:hAnsi="Helvetica"/>
          <w:color w:val="000000"/>
          <w:lang w:val="en-GB"/>
        </w:rPr>
        <w:t xml:space="preserve"> to assess causality </w:t>
      </w:r>
      <w:del w:id="55" w:author="Jenny Sjaarda" w:date="2022-04-06T10:28:00Z">
        <w:r w:rsidR="00932E3E" w:rsidRPr="0081577A" w:rsidDel="00B652BF">
          <w:rPr>
            <w:rFonts w:ascii="Helvetica" w:hAnsi="Helvetica"/>
            <w:color w:val="000000"/>
            <w:lang w:val="en-GB"/>
          </w:rPr>
          <w:delText>with</w:delText>
        </w:r>
        <w:r w:rsidR="002B1EAA" w:rsidRPr="0081577A" w:rsidDel="00B652BF">
          <w:rPr>
            <w:rFonts w:ascii="Helvetica" w:hAnsi="Helvetica"/>
            <w:color w:val="000000"/>
            <w:lang w:val="en-GB"/>
          </w:rPr>
          <w:delText xml:space="preserve"> </w:delText>
        </w:r>
      </w:del>
      <w:ins w:id="56" w:author="Jenny Sjaarda" w:date="2022-04-06T10:28:00Z">
        <w:r w:rsidR="00B652BF">
          <w:rPr>
            <w:rFonts w:ascii="Helvetica" w:hAnsi="Helvetica"/>
            <w:color w:val="000000"/>
            <w:lang w:val="en-GB"/>
          </w:rPr>
          <w:t>using</w:t>
        </w:r>
        <w:r w:rsidR="00B652BF" w:rsidRPr="0081577A">
          <w:rPr>
            <w:rFonts w:ascii="Helvetica" w:hAnsi="Helvetica"/>
            <w:color w:val="000000"/>
            <w:lang w:val="en-GB"/>
          </w:rPr>
          <w:t xml:space="preserve"> </w:t>
        </w:r>
      </w:ins>
      <w:r w:rsidR="002B1EAA" w:rsidRPr="0081577A">
        <w:rPr>
          <w:rFonts w:ascii="Helvetica" w:hAnsi="Helvetica"/>
          <w:color w:val="000000"/>
          <w:lang w:val="en-GB"/>
        </w:rPr>
        <w:t>large-scale observational</w:t>
      </w:r>
      <w:ins w:id="57" w:author="Jenny Sjaarda" w:date="2022-04-06T10:28:00Z">
        <w:r w:rsidR="00B652BF">
          <w:rPr>
            <w:rFonts w:ascii="Helvetica" w:hAnsi="Helvetica"/>
            <w:color w:val="000000"/>
            <w:lang w:val="en-GB"/>
          </w:rPr>
          <w:t>, genetic data</w:t>
        </w:r>
      </w:ins>
      <w:del w:id="58" w:author="Jenny Sjaarda" w:date="2022-04-06T10:28:00Z">
        <w:r w:rsidR="002B1EAA" w:rsidRPr="0081577A" w:rsidDel="00B652BF">
          <w:rPr>
            <w:rFonts w:ascii="Helvetica" w:hAnsi="Helvetica"/>
            <w:color w:val="000000"/>
            <w:lang w:val="en-GB"/>
          </w:rPr>
          <w:delText xml:space="preserve"> </w:delText>
        </w:r>
        <w:r w:rsidR="00AC720A" w:rsidRPr="0081577A" w:rsidDel="00B652BF">
          <w:rPr>
            <w:rFonts w:ascii="Helvetica" w:hAnsi="Helvetica"/>
            <w:color w:val="000000"/>
            <w:lang w:val="en-GB"/>
          </w:rPr>
          <w:delText xml:space="preserve">with available </w:delText>
        </w:r>
        <w:r w:rsidR="002B1EAA" w:rsidRPr="0081577A" w:rsidDel="00B652BF">
          <w:rPr>
            <w:rFonts w:ascii="Helvetica" w:hAnsi="Helvetica"/>
            <w:color w:val="000000"/>
            <w:lang w:val="en-GB"/>
          </w:rPr>
          <w:delText xml:space="preserve">genetic </w:delText>
        </w:r>
        <w:r w:rsidR="00AC720A" w:rsidRPr="0081577A" w:rsidDel="00B652BF">
          <w:rPr>
            <w:rFonts w:ascii="Helvetica" w:hAnsi="Helvetica"/>
            <w:color w:val="000000"/>
            <w:lang w:val="en-GB"/>
          </w:rPr>
          <w:delText>instruments</w:delText>
        </w:r>
      </w:del>
      <w:r w:rsidR="002B1EAA" w:rsidRPr="0081577A">
        <w:rPr>
          <w:rFonts w:ascii="Helvetica" w:hAnsi="Helvetica"/>
          <w:color w:val="000000"/>
          <w:lang w:val="en-GB"/>
        </w:rPr>
        <w:t>. MR takes advantage of the random allocation of genetic variants</w:t>
      </w:r>
      <w:ins w:id="59" w:author="Jenny Sjaarda" w:date="2022-04-06T10:28:00Z">
        <w:r w:rsidR="00B652BF">
          <w:rPr>
            <w:rFonts w:ascii="Helvetica" w:hAnsi="Helvetica"/>
            <w:color w:val="000000"/>
            <w:lang w:val="en-GB"/>
          </w:rPr>
          <w:t xml:space="preserve"> at birth</w:t>
        </w:r>
      </w:ins>
      <w:del w:id="60" w:author="Jenny Sjaarda" w:date="2022-04-06T10:29:00Z">
        <w:r w:rsidR="00F6420A" w:rsidRPr="0081577A" w:rsidDel="00B652BF">
          <w:rPr>
            <w:rFonts w:ascii="Helvetica" w:hAnsi="Helvetica"/>
            <w:color w:val="000000"/>
            <w:lang w:val="en-GB"/>
          </w:rPr>
          <w:delText>,</w:delText>
        </w:r>
      </w:del>
      <w:r w:rsidR="00F6420A" w:rsidRPr="0081577A">
        <w:rPr>
          <w:rFonts w:ascii="Helvetica" w:hAnsi="Helvetica"/>
          <w:color w:val="000000"/>
          <w:lang w:val="en-GB"/>
        </w:rPr>
        <w:t xml:space="preserve"> </w:t>
      </w:r>
      <w:r w:rsidR="001D17BF" w:rsidRPr="0081577A">
        <w:rPr>
          <w:rFonts w:ascii="Helvetica" w:hAnsi="Helvetica"/>
          <w:color w:val="000000"/>
          <w:lang w:val="en-GB"/>
        </w:rPr>
        <w:t>to infer causality between an exposure and an outcome</w:t>
      </w:r>
      <w:r w:rsidR="00AB6D4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22&lt;/sup&gt;","plainTextFormattedCitation":"22","previouslyFormattedCitation":"&lt;sup&gt;21&lt;/sup&gt;"},"properties":{"noteIndex":0},"schema":"https://github.com/citation-style-language/schema/raw/master/csl-citation.json"}</w:instrText>
      </w:r>
      <w:r w:rsidR="00AB6D4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22</w:t>
      </w:r>
      <w:r w:rsidR="00AB6D44" w:rsidRPr="0081577A">
        <w:rPr>
          <w:rFonts w:ascii="Helvetica" w:hAnsi="Helvetica"/>
          <w:color w:val="000000"/>
          <w:lang w:val="en-GB"/>
        </w:rPr>
        <w:fldChar w:fldCharType="end"/>
      </w:r>
      <w:ins w:id="61" w:author="Jenny Sjaarda" w:date="2022-04-06T10:29:00Z">
        <w:r w:rsidR="00B652BF">
          <w:rPr>
            <w:rFonts w:ascii="Helvetica" w:hAnsi="Helvetica"/>
            <w:color w:val="000000"/>
            <w:lang w:val="en-GB"/>
          </w:rPr>
          <w:t xml:space="preserve">, </w:t>
        </w:r>
      </w:ins>
      <w:del w:id="62" w:author="Jenny Sjaarda" w:date="2022-04-06T10:29:00Z">
        <w:r w:rsidR="001D17BF" w:rsidRPr="0081577A" w:rsidDel="00B652BF">
          <w:rPr>
            <w:rFonts w:ascii="Helvetica" w:hAnsi="Helvetica"/>
            <w:color w:val="000000"/>
            <w:lang w:val="en-GB"/>
          </w:rPr>
          <w:delText xml:space="preserve">. </w:delText>
        </w:r>
        <w:r w:rsidR="00F6420A" w:rsidRPr="0081577A" w:rsidDel="00B652BF">
          <w:rPr>
            <w:rFonts w:ascii="Helvetica" w:hAnsi="Helvetica"/>
            <w:color w:val="000000"/>
            <w:lang w:val="en-GB"/>
          </w:rPr>
          <w:delText xml:space="preserve">This random allocation of genetic variants </w:delText>
        </w:r>
      </w:del>
      <w:proofErr w:type="spellStart"/>
      <w:ins w:id="63" w:author="Jenny Sjaarda" w:date="2022-04-06T10:29:00Z">
        <w:r w:rsidR="00B652BF">
          <w:rPr>
            <w:rFonts w:ascii="Helvetica" w:hAnsi="Helvetica"/>
            <w:color w:val="000000"/>
            <w:lang w:val="en-GB"/>
          </w:rPr>
          <w:t>therby</w:t>
        </w:r>
        <w:proofErr w:type="spellEnd"/>
        <w:r w:rsidR="00B652BF">
          <w:rPr>
            <w:rFonts w:ascii="Helvetica" w:hAnsi="Helvetica"/>
            <w:color w:val="000000"/>
            <w:lang w:val="en-GB"/>
          </w:rPr>
          <w:t xml:space="preserve"> </w:t>
        </w:r>
      </w:ins>
      <w:r w:rsidR="00F6420A" w:rsidRPr="0081577A">
        <w:rPr>
          <w:rFonts w:ascii="Helvetica" w:hAnsi="Helvetica"/>
          <w:color w:val="000000"/>
          <w:lang w:val="en-GB"/>
        </w:rPr>
        <w:t>minimiz</w:t>
      </w:r>
      <w:ins w:id="64" w:author="Jenny Sjaarda" w:date="2022-04-06T10:29:00Z">
        <w:r w:rsidR="00B652BF">
          <w:rPr>
            <w:rFonts w:ascii="Helvetica" w:hAnsi="Helvetica"/>
            <w:color w:val="000000"/>
            <w:lang w:val="en-GB"/>
          </w:rPr>
          <w:t>ing</w:t>
        </w:r>
      </w:ins>
      <w:del w:id="65" w:author="Jenny Sjaarda" w:date="2022-04-06T10:29:00Z">
        <w:r w:rsidR="00F6420A" w:rsidRPr="0081577A" w:rsidDel="00B652BF">
          <w:rPr>
            <w:rFonts w:ascii="Helvetica" w:hAnsi="Helvetica"/>
            <w:color w:val="000000"/>
            <w:lang w:val="en-GB"/>
          </w:rPr>
          <w:delText>es</w:delText>
        </w:r>
      </w:del>
      <w:r w:rsidR="00F6420A" w:rsidRPr="0081577A">
        <w:rPr>
          <w:rFonts w:ascii="Helvetica" w:hAnsi="Helvetica"/>
          <w:color w:val="000000"/>
          <w:lang w:val="en-GB"/>
        </w:rPr>
        <w:t xml:space="preserve"> the possibility of reverse causality and confounding. To date, MR has proven to be a reliable </w:t>
      </w:r>
      <w:r w:rsidR="00932E3E" w:rsidRPr="0081577A">
        <w:rPr>
          <w:rFonts w:ascii="Helvetica" w:hAnsi="Helvetica"/>
          <w:color w:val="000000"/>
          <w:lang w:val="en-GB"/>
        </w:rPr>
        <w:t xml:space="preserve">causal inference </w:t>
      </w:r>
      <w:r w:rsidR="00F6420A" w:rsidRPr="0081577A">
        <w:rPr>
          <w:rFonts w:ascii="Helvetica" w:hAnsi="Helvetica"/>
          <w:color w:val="000000"/>
          <w:lang w:val="en-GB"/>
        </w:rPr>
        <w:t xml:space="preserve">method, revealing thousands of </w:t>
      </w:r>
      <w:proofErr w:type="gramStart"/>
      <w:r w:rsidR="00F6420A" w:rsidRPr="0081577A">
        <w:rPr>
          <w:rFonts w:ascii="Helvetica" w:hAnsi="Helvetica"/>
          <w:color w:val="000000"/>
          <w:lang w:val="en-GB"/>
        </w:rPr>
        <w:t>novel</w:t>
      </w:r>
      <w:proofErr w:type="gramEnd"/>
      <w:r w:rsidR="00F6420A" w:rsidRPr="0081577A">
        <w:rPr>
          <w:rFonts w:ascii="Helvetica" w:hAnsi="Helvetica"/>
          <w:color w:val="000000"/>
          <w:lang w:val="en-GB"/>
        </w:rPr>
        <w:t>, causal relationships</w:t>
      </w:r>
      <w:r w:rsidR="00932E3E" w:rsidRPr="0081577A">
        <w:rPr>
          <w:rFonts w:ascii="Helvetica" w:hAnsi="Helvetica"/>
          <w:color w:val="000000"/>
          <w:lang w:val="en-GB"/>
        </w:rPr>
        <w:t xml:space="preserve"> between exposures and outcomes.</w:t>
      </w:r>
      <w:r w:rsidR="00F6420A" w:rsidRPr="0081577A">
        <w:rPr>
          <w:rFonts w:ascii="Helvetica" w:hAnsi="Helvetica"/>
          <w:color w:val="000000"/>
          <w:lang w:val="en-GB"/>
        </w:rPr>
        <w:t xml:space="preserve"> </w:t>
      </w:r>
    </w:p>
    <w:p w14:paraId="381951EB" w14:textId="77777777" w:rsidR="00685162" w:rsidRPr="0081577A" w:rsidRDefault="00685162" w:rsidP="00B140E5">
      <w:pPr>
        <w:jc w:val="both"/>
        <w:rPr>
          <w:rFonts w:ascii="Helvetica" w:hAnsi="Helvetica"/>
          <w:color w:val="000000"/>
          <w:lang w:val="en-GB"/>
        </w:rPr>
      </w:pPr>
    </w:p>
    <w:p w14:paraId="5F1C2E66" w14:textId="6CB49A35" w:rsidR="00B140E5" w:rsidRPr="0081577A" w:rsidRDefault="00920548" w:rsidP="00B140E5">
      <w:pPr>
        <w:jc w:val="both"/>
        <w:rPr>
          <w:rFonts w:ascii="Helvetica" w:hAnsi="Helvetica"/>
          <w:color w:val="000000"/>
          <w:lang w:val="en-GB"/>
        </w:rPr>
      </w:pPr>
      <w:r w:rsidRPr="0081577A">
        <w:rPr>
          <w:rFonts w:ascii="Helvetica" w:hAnsi="Helvetica"/>
          <w:color w:val="000000"/>
          <w:lang w:val="en-GB"/>
        </w:rPr>
        <w:t xml:space="preserve">In this work, we sought </w:t>
      </w:r>
      <w:r w:rsidR="00F6420A" w:rsidRPr="0081577A">
        <w:rPr>
          <w:rFonts w:ascii="Helvetica" w:hAnsi="Helvetica"/>
          <w:color w:val="000000"/>
          <w:lang w:val="en-GB"/>
        </w:rPr>
        <w:t xml:space="preserve">to </w:t>
      </w:r>
      <w:r w:rsidR="00685162" w:rsidRPr="0081577A">
        <w:rPr>
          <w:rFonts w:ascii="Helvetica" w:hAnsi="Helvetica"/>
          <w:color w:val="000000"/>
          <w:lang w:val="en-GB"/>
        </w:rPr>
        <w:t>adapt</w:t>
      </w:r>
      <w:r w:rsidR="00F6420A" w:rsidRPr="0081577A">
        <w:rPr>
          <w:rFonts w:ascii="Helvetica" w:hAnsi="Helvetica"/>
          <w:color w:val="000000"/>
          <w:lang w:val="en-GB"/>
        </w:rPr>
        <w:t xml:space="preserve"> MR </w:t>
      </w:r>
      <w:r w:rsidRPr="0081577A">
        <w:rPr>
          <w:rFonts w:ascii="Helvetica" w:hAnsi="Helvetica"/>
          <w:color w:val="000000"/>
          <w:lang w:val="en-GB"/>
        </w:rPr>
        <w:t>by</w:t>
      </w:r>
      <w:r w:rsidR="00F6420A" w:rsidRPr="0081577A">
        <w:rPr>
          <w:rFonts w:ascii="Helvetica" w:hAnsi="Helvetica"/>
          <w:color w:val="000000"/>
          <w:lang w:val="en-GB"/>
        </w:rPr>
        <w:t xml:space="preserve"> examin</w:t>
      </w:r>
      <w:r w:rsidRPr="0081577A">
        <w:rPr>
          <w:rFonts w:ascii="Helvetica" w:hAnsi="Helvetica"/>
          <w:color w:val="000000"/>
          <w:lang w:val="en-GB"/>
        </w:rPr>
        <w:t>ing</w:t>
      </w:r>
      <w:r w:rsidR="00F6420A" w:rsidRPr="0081577A">
        <w:rPr>
          <w:rFonts w:ascii="Helvetica" w:hAnsi="Helvetica"/>
          <w:color w:val="000000"/>
          <w:lang w:val="en-GB"/>
        </w:rPr>
        <w:t xml:space="preserve"> causality </w:t>
      </w:r>
      <w:r w:rsidRPr="0081577A">
        <w:rPr>
          <w:rFonts w:ascii="Helvetica" w:hAnsi="Helvetica"/>
          <w:color w:val="000000"/>
          <w:lang w:val="en-GB"/>
        </w:rPr>
        <w:t>between individual</w:t>
      </w:r>
      <w:r w:rsidR="00932E3E" w:rsidRPr="0081577A">
        <w:rPr>
          <w:rFonts w:ascii="Helvetica" w:hAnsi="Helvetica"/>
          <w:color w:val="000000"/>
          <w:lang w:val="en-GB"/>
        </w:rPr>
        <w:t>s</w:t>
      </w:r>
      <w:r w:rsidR="00D964A8" w:rsidRPr="0081577A">
        <w:rPr>
          <w:rFonts w:ascii="Helvetica" w:hAnsi="Helvetica"/>
          <w:color w:val="000000"/>
          <w:lang w:val="en-GB"/>
        </w:rPr>
        <w:t>, where the exposure and outcomes traits are measured in different individuals</w:t>
      </w:r>
      <w:r w:rsidRPr="0081577A">
        <w:rPr>
          <w:rFonts w:ascii="Helvetica" w:hAnsi="Helvetica"/>
          <w:color w:val="000000"/>
          <w:lang w:val="en-GB"/>
        </w:rPr>
        <w:t xml:space="preserve"> (whereas classical MR designs involve </w:t>
      </w:r>
      <w:r w:rsidR="00D964A8" w:rsidRPr="0081577A">
        <w:rPr>
          <w:rFonts w:ascii="Helvetica" w:hAnsi="Helvetica"/>
          <w:color w:val="000000"/>
          <w:lang w:val="en-GB"/>
        </w:rPr>
        <w:t>a single</w:t>
      </w:r>
      <w:r w:rsidRPr="0081577A">
        <w:rPr>
          <w:rFonts w:ascii="Helvetica" w:hAnsi="Helvetica"/>
          <w:color w:val="000000"/>
          <w:lang w:val="en-GB"/>
        </w:rPr>
        <w:t xml:space="preserve"> individual,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BMI risk on CAD). </w:t>
      </w:r>
      <w:del w:id="66" w:author="Jenny Sjaarda" w:date="2022-04-06T10:30:00Z">
        <w:r w:rsidR="00685162" w:rsidRPr="0081577A" w:rsidDel="00B652BF">
          <w:rPr>
            <w:rFonts w:ascii="Helvetica" w:hAnsi="Helvetica"/>
            <w:color w:val="000000"/>
            <w:lang w:val="en-GB"/>
          </w:rPr>
          <w:delText xml:space="preserve">This </w:delText>
        </w:r>
      </w:del>
      <w:ins w:id="67" w:author="Jenny Sjaarda" w:date="2022-04-06T10:30:00Z">
        <w:r w:rsidR="00B652BF">
          <w:rPr>
            <w:rFonts w:ascii="Helvetica" w:hAnsi="Helvetica"/>
            <w:color w:val="000000"/>
            <w:lang w:val="en-GB"/>
          </w:rPr>
          <w:t>A similar</w:t>
        </w:r>
        <w:r w:rsidR="00B652BF" w:rsidRPr="0081577A">
          <w:rPr>
            <w:rFonts w:ascii="Helvetica" w:hAnsi="Helvetica"/>
            <w:color w:val="000000"/>
            <w:lang w:val="en-GB"/>
          </w:rPr>
          <w:t xml:space="preserve"> </w:t>
        </w:r>
      </w:ins>
      <w:r w:rsidR="00685162" w:rsidRPr="0081577A">
        <w:rPr>
          <w:rFonts w:ascii="Helvetica" w:hAnsi="Helvetica"/>
          <w:color w:val="000000"/>
          <w:lang w:val="en-GB"/>
        </w:rPr>
        <w:t>approach has been attempted for exploring couple effects with respect to alcohol consumption</w:t>
      </w:r>
      <w:r w:rsidR="00D964A8" w:rsidRPr="0081577A">
        <w:rPr>
          <w:rFonts w:ascii="Helvetica" w:hAnsi="Helvetica"/>
          <w:color w:val="000000"/>
          <w:lang w:val="en-GB"/>
        </w:rPr>
        <w:t>,</w:t>
      </w:r>
      <w:r w:rsidR="00685162" w:rsidRPr="0081577A">
        <w:rPr>
          <w:rFonts w:ascii="Helvetica" w:hAnsi="Helvetica"/>
          <w:color w:val="000000"/>
          <w:lang w:val="en-GB"/>
        </w:rPr>
        <w:t xml:space="preserve"> and it was shown that </w:t>
      </w:r>
      <w:r w:rsidR="003C3026" w:rsidRPr="0081577A">
        <w:rPr>
          <w:rFonts w:ascii="Helvetica" w:hAnsi="Helvetica"/>
          <w:color w:val="000000"/>
          <w:lang w:val="en-GB"/>
        </w:rPr>
        <w:t xml:space="preserve">while </w:t>
      </w:r>
      <w:r w:rsidR="00685162" w:rsidRPr="0081577A">
        <w:rPr>
          <w:rFonts w:ascii="Helvetica" w:hAnsi="Helvetica"/>
          <w:color w:val="000000"/>
          <w:lang w:val="en-GB"/>
        </w:rPr>
        <w:t>the observed phenotypic</w:t>
      </w:r>
      <w:ins w:id="68" w:author="Jenny Sjaarda" w:date="2022-04-06T10:31:00Z">
        <w:r w:rsidR="00B652BF">
          <w:rPr>
            <w:rFonts w:ascii="Helvetica" w:hAnsi="Helvetica"/>
            <w:color w:val="000000"/>
            <w:lang w:val="en-GB"/>
          </w:rPr>
          <w:t xml:space="preserve"> </w:t>
        </w:r>
      </w:ins>
      <w:del w:id="69" w:author="Jenny Sjaarda" w:date="2022-04-06T10:31:00Z">
        <w:r w:rsidR="00685162" w:rsidRPr="0081577A" w:rsidDel="00B652BF">
          <w:rPr>
            <w:rFonts w:ascii="Helvetica" w:hAnsi="Helvetica"/>
            <w:color w:val="000000"/>
            <w:lang w:val="en-GB"/>
          </w:rPr>
          <w:delText xml:space="preserve"> </w:delText>
        </w:r>
      </w:del>
      <w:r w:rsidR="00685162" w:rsidRPr="0081577A">
        <w:rPr>
          <w:rFonts w:ascii="Helvetica" w:hAnsi="Helvetica"/>
          <w:color w:val="000000"/>
          <w:lang w:val="en-GB"/>
        </w:rPr>
        <w:t xml:space="preserve">correlation </w:t>
      </w:r>
      <w:ins w:id="70" w:author="Jenny Sjaarda" w:date="2022-04-06T10:31:00Z">
        <w:r w:rsidR="00B652BF">
          <w:rPr>
            <w:rFonts w:ascii="Helvetica" w:hAnsi="Helvetica"/>
            <w:color w:val="000000"/>
            <w:lang w:val="en-GB"/>
          </w:rPr>
          <w:t xml:space="preserve">in couples </w:t>
        </w:r>
      </w:ins>
      <w:r w:rsidR="00685162" w:rsidRPr="0081577A">
        <w:rPr>
          <w:rFonts w:ascii="Helvetica" w:hAnsi="Helvetica"/>
          <w:color w:val="000000"/>
          <w:lang w:val="en-GB"/>
        </w:rPr>
        <w:t>does not tend to increase with age, th</w:t>
      </w:r>
      <w:ins w:id="71" w:author="Jenny Sjaarda" w:date="2022-04-06T10:31:00Z">
        <w:r w:rsidR="00B652BF">
          <w:rPr>
            <w:rFonts w:ascii="Helvetica" w:hAnsi="Helvetica"/>
            <w:color w:val="000000"/>
            <w:lang w:val="en-GB"/>
          </w:rPr>
          <w:t>e couple</w:t>
        </w:r>
      </w:ins>
      <w:del w:id="72" w:author="Jenny Sjaarda" w:date="2022-04-06T10:31:00Z">
        <w:r w:rsidR="00685162" w:rsidRPr="0081577A" w:rsidDel="00B652BF">
          <w:rPr>
            <w:rFonts w:ascii="Helvetica" w:hAnsi="Helvetica"/>
            <w:color w:val="000000"/>
            <w:lang w:val="en-GB"/>
          </w:rPr>
          <w:delText>e</w:delText>
        </w:r>
      </w:del>
      <w:r w:rsidR="00685162" w:rsidRPr="0081577A">
        <w:rPr>
          <w:rFonts w:ascii="Helvetica" w:hAnsi="Helvetica"/>
          <w:color w:val="000000"/>
          <w:lang w:val="en-GB"/>
        </w:rPr>
        <w:t xml:space="preserve"> </w:t>
      </w:r>
      <w:del w:id="73" w:author="Jenny Sjaarda" w:date="2022-04-06T10:31:00Z">
        <w:r w:rsidR="00685162" w:rsidRPr="0081577A" w:rsidDel="00B652BF">
          <w:rPr>
            <w:rFonts w:ascii="Helvetica" w:hAnsi="Helvetica"/>
            <w:color w:val="000000"/>
            <w:lang w:val="en-GB"/>
          </w:rPr>
          <w:delText xml:space="preserve">observed </w:delText>
        </w:r>
      </w:del>
      <w:r w:rsidR="00685162" w:rsidRPr="0081577A">
        <w:rPr>
          <w:rFonts w:ascii="Helvetica" w:hAnsi="Helvetica"/>
          <w:color w:val="000000"/>
          <w:lang w:val="en-GB"/>
        </w:rPr>
        <w:t>correlation and the estimated direct causal effect differed substantially</w:t>
      </w:r>
      <w:r w:rsidR="00685162"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23&lt;/sup&gt;","plainTextFormattedCitation":"23","previouslyFormattedCitation":"&lt;sup&gt;22&lt;/sup&gt;"},"properties":{"noteIndex":0},"schema":"https://github.com/citation-style-language/schema/raw/master/csl-citation.json"}</w:instrText>
      </w:r>
      <w:r w:rsidR="00685162"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23</w:t>
      </w:r>
      <w:r w:rsidR="00685162" w:rsidRPr="0081577A">
        <w:rPr>
          <w:rFonts w:ascii="Helvetica" w:hAnsi="Helvetica"/>
          <w:color w:val="000000"/>
          <w:lang w:val="en-GB"/>
        </w:rPr>
        <w:fldChar w:fldCharType="end"/>
      </w:r>
      <w:r w:rsidR="00685162" w:rsidRPr="0081577A">
        <w:rPr>
          <w:rFonts w:ascii="Helvetica" w:hAnsi="Helvetica"/>
          <w:color w:val="000000"/>
          <w:lang w:val="en-GB"/>
        </w:rPr>
        <w:t xml:space="preserve">. </w:t>
      </w:r>
      <w:r w:rsidR="00D964A8" w:rsidRPr="0081577A">
        <w:rPr>
          <w:rFonts w:ascii="Helvetica" w:hAnsi="Helvetica"/>
          <w:color w:val="000000"/>
          <w:lang w:val="en-GB"/>
        </w:rPr>
        <w:t>Here</w:t>
      </w:r>
      <w:r w:rsidR="00D80772" w:rsidRPr="0081577A">
        <w:rPr>
          <w:rFonts w:ascii="Helvetica" w:hAnsi="Helvetica"/>
          <w:color w:val="000000"/>
          <w:lang w:val="en-GB"/>
        </w:rPr>
        <w:t xml:space="preserve">, we examined </w:t>
      </w:r>
      <w:proofErr w:type="gramStart"/>
      <w:r w:rsidR="00D80772" w:rsidRPr="0081577A">
        <w:rPr>
          <w:rFonts w:ascii="Helvetica" w:hAnsi="Helvetica"/>
          <w:color w:val="000000"/>
          <w:lang w:val="en-GB"/>
        </w:rPr>
        <w:t>a large number of</w:t>
      </w:r>
      <w:proofErr w:type="gramEnd"/>
      <w:r w:rsidR="00D80772" w:rsidRPr="0081577A">
        <w:rPr>
          <w:rFonts w:ascii="Helvetica" w:hAnsi="Helvetica"/>
          <w:color w:val="000000"/>
          <w:lang w:val="en-GB"/>
        </w:rPr>
        <w:t xml:space="preserve"> complex traits and </w:t>
      </w:r>
      <w:r w:rsidRPr="0081577A">
        <w:rPr>
          <w:rFonts w:ascii="Helvetica" w:hAnsi="Helvetica"/>
          <w:color w:val="000000"/>
          <w:lang w:val="en-GB"/>
        </w:rPr>
        <w:t>applied</w:t>
      </w:r>
      <w:r w:rsidR="00D80772" w:rsidRPr="0081577A">
        <w:rPr>
          <w:rFonts w:ascii="Helvetica" w:hAnsi="Helvetica"/>
          <w:color w:val="000000"/>
          <w:lang w:val="en-GB"/>
        </w:rPr>
        <w:t xml:space="preserve"> </w:t>
      </w:r>
      <w:r w:rsidR="00434C08" w:rsidRPr="0081577A">
        <w:rPr>
          <w:rFonts w:ascii="Helvetica" w:hAnsi="Helvetica"/>
          <w:color w:val="000000"/>
          <w:lang w:val="en-GB"/>
        </w:rPr>
        <w:t xml:space="preserve">MR </w:t>
      </w:r>
      <w:r w:rsidR="00D80772" w:rsidRPr="0081577A">
        <w:rPr>
          <w:rFonts w:ascii="Helvetica" w:hAnsi="Helvetica"/>
          <w:color w:val="000000"/>
          <w:lang w:val="en-GB"/>
        </w:rPr>
        <w:t xml:space="preserve">to estimate the direct </w:t>
      </w:r>
      <w:commentRangeStart w:id="74"/>
      <w:r w:rsidR="00D80772" w:rsidRPr="0081577A">
        <w:rPr>
          <w:rFonts w:ascii="Helvetica" w:hAnsi="Helvetica"/>
          <w:color w:val="000000"/>
          <w:lang w:val="en-GB"/>
        </w:rPr>
        <w:t>causal effects</w:t>
      </w:r>
      <w:commentRangeEnd w:id="74"/>
      <w:r w:rsidR="004E4FD6">
        <w:rPr>
          <w:rStyle w:val="CommentReference"/>
          <w:rFonts w:asciiTheme="minorHAnsi" w:eastAsiaTheme="minorHAnsi" w:hAnsiTheme="minorHAnsi" w:cstheme="minorBidi"/>
        </w:rPr>
        <w:commentReference w:id="74"/>
      </w:r>
      <w:r w:rsidR="00D80772" w:rsidRPr="0081577A">
        <w:rPr>
          <w:rFonts w:ascii="Helvetica" w:hAnsi="Helvetica"/>
          <w:color w:val="000000"/>
          <w:lang w:val="en-GB"/>
        </w:rPr>
        <w:t xml:space="preserve"> impacting mate-choice, explore</w:t>
      </w:r>
      <w:r w:rsidRPr="0081577A">
        <w:rPr>
          <w:rFonts w:ascii="Helvetica" w:hAnsi="Helvetica"/>
          <w:color w:val="000000"/>
          <w:lang w:val="en-GB"/>
        </w:rPr>
        <w:t>d</w:t>
      </w:r>
      <w:r w:rsidR="00D80772" w:rsidRPr="0081577A">
        <w:rPr>
          <w:rFonts w:ascii="Helvetica" w:hAnsi="Helvetica"/>
          <w:color w:val="000000"/>
          <w:lang w:val="en-GB"/>
        </w:rPr>
        <w:t xml:space="preserve"> the impact of time couples </w:t>
      </w:r>
      <w:ins w:id="75" w:author="Jenny Sjaarda" w:date="2022-04-11T18:42:00Z">
        <w:r w:rsidR="004E4FD6">
          <w:rPr>
            <w:rFonts w:ascii="Helvetica" w:hAnsi="Helvetica"/>
            <w:color w:val="000000"/>
            <w:lang w:val="en-GB"/>
          </w:rPr>
          <w:t xml:space="preserve">have </w:t>
        </w:r>
      </w:ins>
      <w:r w:rsidR="00D80772" w:rsidRPr="0081577A">
        <w:rPr>
          <w:rFonts w:ascii="Helvetica" w:hAnsi="Helvetica"/>
          <w:color w:val="000000"/>
          <w:lang w:val="en-GB"/>
        </w:rPr>
        <w:t>live</w:t>
      </w:r>
      <w:ins w:id="76" w:author="Jenny Sjaarda" w:date="2022-04-11T18:43:00Z">
        <w:r w:rsidR="004E4FD6">
          <w:rPr>
            <w:rFonts w:ascii="Helvetica" w:hAnsi="Helvetica"/>
            <w:color w:val="000000"/>
            <w:lang w:val="en-GB"/>
          </w:rPr>
          <w:t>d</w:t>
        </w:r>
      </w:ins>
      <w:r w:rsidR="00D80772" w:rsidRPr="0081577A">
        <w:rPr>
          <w:rFonts w:ascii="Helvetica" w:hAnsi="Helvetica"/>
          <w:color w:val="000000"/>
          <w:lang w:val="en-GB"/>
        </w:rPr>
        <w:t xml:space="preserve"> together on their</w:t>
      </w:r>
      <w:ins w:id="77" w:author="Jenny Sjaarda" w:date="2022-04-11T18:43:00Z">
        <w:r w:rsidR="004E4FD6">
          <w:rPr>
            <w:rFonts w:ascii="Helvetica" w:hAnsi="Helvetica"/>
            <w:color w:val="000000"/>
            <w:lang w:val="en-GB"/>
          </w:rPr>
          <w:t xml:space="preserve"> phenotypic</w:t>
        </w:r>
      </w:ins>
      <w:r w:rsidR="00D80772" w:rsidRPr="0081577A">
        <w:rPr>
          <w:rFonts w:ascii="Helvetica" w:hAnsi="Helvetica"/>
          <w:color w:val="000000"/>
          <w:lang w:val="en-GB"/>
        </w:rPr>
        <w:t xml:space="preserve"> similarity, and examine</w:t>
      </w:r>
      <w:r w:rsidRPr="0081577A">
        <w:rPr>
          <w:rFonts w:ascii="Helvetica" w:hAnsi="Helvetica"/>
          <w:color w:val="000000"/>
          <w:lang w:val="en-GB"/>
        </w:rPr>
        <w:t>d</w:t>
      </w:r>
      <w:r w:rsidR="00D80772" w:rsidRPr="0081577A">
        <w:rPr>
          <w:rFonts w:ascii="Helvetica" w:hAnsi="Helvetica"/>
          <w:color w:val="000000"/>
          <w:lang w:val="en-GB"/>
        </w:rPr>
        <w:t xml:space="preserve"> the cumulative role of a wide range of potential confounders on trait correlations between partners. </w:t>
      </w:r>
      <w:r w:rsidR="003C3026" w:rsidRPr="0081577A">
        <w:rPr>
          <w:rFonts w:ascii="Helvetica" w:hAnsi="Helvetica"/>
          <w:color w:val="000000"/>
          <w:lang w:val="en-GB"/>
        </w:rPr>
        <w:t>Finally, we explored how cross-trait AM emerges by dissecting them to direct and indirect (same-trait AM combined with classical (same-sample cross-trait) causal effects) counterparts.</w:t>
      </w:r>
    </w:p>
    <w:p w14:paraId="69BBA7AB" w14:textId="77777777" w:rsidR="00B140E5" w:rsidRPr="0081577A" w:rsidRDefault="00B140E5" w:rsidP="002B237D">
      <w:pPr>
        <w:jc w:val="both"/>
        <w:rPr>
          <w:rFonts w:ascii="Helvetica" w:hAnsi="Helvetica" w:cs="Arial"/>
          <w:color w:val="2F5496"/>
          <w:lang w:val="en-GB"/>
        </w:rPr>
      </w:pPr>
    </w:p>
    <w:p w14:paraId="43B10A36" w14:textId="77777777" w:rsidR="00187D50" w:rsidRPr="0081577A" w:rsidRDefault="00187D50" w:rsidP="002B237D">
      <w:pPr>
        <w:jc w:val="both"/>
        <w:rPr>
          <w:rFonts w:ascii="Helvetica" w:hAnsi="Helvetica" w:cs="Arial"/>
          <w:color w:val="2F5496"/>
          <w:kern w:val="36"/>
          <w:lang w:val="en-GB"/>
        </w:rPr>
      </w:pPr>
      <w:r w:rsidRPr="0081577A">
        <w:rPr>
          <w:rFonts w:ascii="Helvetica" w:hAnsi="Helvetica" w:cs="Arial"/>
          <w:color w:val="2F5496"/>
          <w:kern w:val="36"/>
          <w:lang w:val="en-GB"/>
        </w:rPr>
        <w:br w:type="page"/>
      </w:r>
    </w:p>
    <w:p w14:paraId="10F91D80" w14:textId="451B4EF6" w:rsidR="004E1A6F" w:rsidRPr="0081577A" w:rsidRDefault="004E1A6F" w:rsidP="002B237D">
      <w:pPr>
        <w:spacing w:before="240" w:after="120"/>
        <w:jc w:val="both"/>
        <w:outlineLvl w:val="0"/>
        <w:rPr>
          <w:rFonts w:ascii="Helvetica" w:hAnsi="Helvetica"/>
          <w:b/>
          <w:bCs/>
          <w:kern w:val="36"/>
          <w:sz w:val="48"/>
          <w:szCs w:val="48"/>
          <w:lang w:val="en-GB"/>
        </w:rPr>
      </w:pPr>
      <w:commentRangeStart w:id="78"/>
      <w:r w:rsidRPr="0081577A">
        <w:rPr>
          <w:rFonts w:ascii="Helvetica" w:hAnsi="Helvetica" w:cs="Arial"/>
          <w:color w:val="2F5496"/>
          <w:kern w:val="36"/>
          <w:sz w:val="32"/>
          <w:szCs w:val="32"/>
          <w:lang w:val="en-GB"/>
        </w:rPr>
        <w:lastRenderedPageBreak/>
        <w:t>Methods</w:t>
      </w:r>
      <w:commentRangeEnd w:id="78"/>
      <w:r w:rsidR="00C01885">
        <w:rPr>
          <w:rStyle w:val="CommentReference"/>
          <w:rFonts w:asciiTheme="minorHAnsi" w:eastAsiaTheme="minorHAnsi" w:hAnsiTheme="minorHAnsi" w:cstheme="minorBidi"/>
        </w:rPr>
        <w:commentReference w:id="78"/>
      </w:r>
    </w:p>
    <w:p w14:paraId="3FED7CA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Sample selection and couple definition</w:t>
      </w:r>
    </w:p>
    <w:p w14:paraId="14D42BF9" w14:textId="47F10C48"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This study used the UK Biobank (UKBB) cohort, a prospective population-based study with over 500,000 adult participants. Couples were identified and selected </w:t>
      </w:r>
      <w:del w:id="79" w:author="Jenny Sjaarda" w:date="2022-04-06T10:39:00Z">
        <w:r w:rsidRPr="0081577A" w:rsidDel="000C21D2">
          <w:rPr>
            <w:rFonts w:ascii="Helvetica" w:hAnsi="Helvetica"/>
            <w:color w:val="000000"/>
            <w:lang w:val="en-GB"/>
          </w:rPr>
          <w:delText xml:space="preserve">within the UKBB </w:delText>
        </w:r>
      </w:del>
      <w:r w:rsidRPr="0081577A">
        <w:rPr>
          <w:rFonts w:ascii="Helvetica" w:hAnsi="Helvetica"/>
          <w:color w:val="000000"/>
          <w:lang w:val="en-GB"/>
        </w:rPr>
        <w:t>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proofErr w:type="gramStart"/>
      <w:r w:rsidRPr="0081577A">
        <w:rPr>
          <w:rFonts w:ascii="Helvetica" w:hAnsi="Helvetica"/>
          <w:color w:val="000000"/>
          <w:lang w:val="en-GB"/>
        </w:rPr>
        <w:t>excess.relatives</w:t>
      </w:r>
      <w:proofErr w:type="spellEnd"/>
      <w:proofErr w:type="gramEnd"/>
      <w:r w:rsidRPr="0081577A">
        <w:rPr>
          <w:rFonts w:ascii="Helvetica" w:hAnsi="Helvetica"/>
          <w:color w:val="000000"/>
          <w:lang w:val="en-GB"/>
        </w:rPr>
        <w:t>” = 0, “</w:t>
      </w:r>
      <w:proofErr w:type="spellStart"/>
      <w:r w:rsidRPr="0081577A">
        <w:rPr>
          <w:rFonts w:ascii="Helvetica" w:hAnsi="Helvetica"/>
          <w:color w:val="000000"/>
          <w:lang w:val="en-GB"/>
        </w:rPr>
        <w:t>putative.sex.chromosome.aneuploidy</w:t>
      </w:r>
      <w:proofErr w:type="spellEnd"/>
      <w:r w:rsidRPr="0081577A">
        <w:rPr>
          <w:rFonts w:ascii="Helvetica" w:hAnsi="Helvetica"/>
          <w:color w:val="000000"/>
          <w:lang w:val="en-GB"/>
        </w:rPr>
        <w:t>” = 0, “</w:t>
      </w:r>
      <w:proofErr w:type="spellStart"/>
      <w:r w:rsidRPr="0081577A">
        <w:rPr>
          <w:rFonts w:ascii="Helvetica" w:hAnsi="Helvetica"/>
          <w:color w:val="000000"/>
          <w:lang w:val="en-GB"/>
        </w:rPr>
        <w:t>in.white.british.ancestry.subset</w:t>
      </w:r>
      <w:proofErr w:type="spellEnd"/>
      <w:r w:rsidRPr="0081577A">
        <w:rPr>
          <w:rFonts w:ascii="Helvetica" w:hAnsi="Helvetica"/>
          <w:color w:val="000000"/>
          <w:lang w:val="en-GB"/>
        </w:rPr>
        <w:t>” = 1 and “</w:t>
      </w:r>
      <w:proofErr w:type="spellStart"/>
      <w:r w:rsidRPr="0081577A">
        <w:rPr>
          <w:rFonts w:ascii="Helvetica" w:hAnsi="Helvetica"/>
          <w:color w:val="000000"/>
          <w:lang w:val="en-GB"/>
        </w:rPr>
        <w:t>used.in.pca.calculation</w:t>
      </w:r>
      <w:proofErr w:type="spellEnd"/>
      <w:r w:rsidRPr="0081577A">
        <w:rPr>
          <w:rFonts w:ascii="Helvetica" w:hAnsi="Helvetica"/>
          <w:color w:val="000000"/>
          <w:lang w:val="en-GB"/>
        </w:rPr>
        <w:t xml:space="preserve">” = 1). Redacted samples and participants that removed consent were also excluded. After filtering, 337,138 participants remained. Within this sample, we </w:t>
      </w:r>
      <w:del w:id="80" w:author="Jenny Sjaarda" w:date="2022-04-06T10:40:00Z">
        <w:r w:rsidRPr="0081577A" w:rsidDel="000C21D2">
          <w:rPr>
            <w:rFonts w:ascii="Helvetica" w:hAnsi="Helvetica"/>
            <w:color w:val="000000"/>
            <w:lang w:val="en-GB"/>
          </w:rPr>
          <w:delText xml:space="preserve">included </w:delText>
        </w:r>
      </w:del>
      <w:ins w:id="81" w:author="Jenny Sjaarda" w:date="2022-04-06T10:40:00Z">
        <w:r w:rsidR="000C21D2">
          <w:rPr>
            <w:rFonts w:ascii="Helvetica" w:hAnsi="Helvetica"/>
            <w:color w:val="000000"/>
            <w:lang w:val="en-GB"/>
          </w:rPr>
          <w:t>retained</w:t>
        </w:r>
        <w:r w:rsidR="000C21D2" w:rsidRPr="0081577A">
          <w:rPr>
            <w:rFonts w:ascii="Helvetica" w:hAnsi="Helvetica"/>
            <w:color w:val="000000"/>
            <w:lang w:val="en-GB"/>
          </w:rPr>
          <w:t xml:space="preserve"> </w:t>
        </w:r>
      </w:ins>
      <w:r w:rsidRPr="0081577A">
        <w:rPr>
          <w:rFonts w:ascii="Helvetica" w:hAnsi="Helvetica"/>
          <w:color w:val="000000"/>
          <w:lang w:val="en-GB"/>
        </w:rPr>
        <w:t xml:space="preserve">individuals coming from households with exactly two unrelated, opposite-sex </w:t>
      </w:r>
      <w:del w:id="82" w:author="Jenny Sjaarda" w:date="2022-04-06T10:40:00Z">
        <w:r w:rsidRPr="0081577A" w:rsidDel="000C21D2">
          <w:rPr>
            <w:rFonts w:ascii="Helvetica" w:hAnsi="Helvetica"/>
            <w:color w:val="000000"/>
            <w:lang w:val="en-GB"/>
          </w:rPr>
          <w:delText>participants</w:delText>
        </w:r>
      </w:del>
      <w:ins w:id="83" w:author="Jenny Sjaarda" w:date="2022-04-06T10:40:00Z">
        <w:r w:rsidR="000C21D2">
          <w:rPr>
            <w:rFonts w:ascii="Helvetica" w:hAnsi="Helvetica"/>
            <w:color w:val="000000"/>
            <w:lang w:val="en-GB"/>
          </w:rPr>
          <w:t>individuals</w:t>
        </w:r>
      </w:ins>
      <w:r w:rsidRPr="0081577A">
        <w:rPr>
          <w:rFonts w:ascii="Helvetica" w:hAnsi="Helvetica"/>
          <w:color w:val="000000"/>
          <w:lang w:val="en-GB"/>
        </w:rPr>
        <w:t xml:space="preserve">, leaving 108, 898 participants. Finally, using the data at data-field 6141, “How are people in household related to participant” pairs were filtered to only include couples who had both responded “Husband, wife, or partner”, leaving 103,328 participants, </w:t>
      </w:r>
      <w:del w:id="84" w:author="Jenny Sjaarda" w:date="2022-04-06T10:40:00Z">
        <w:r w:rsidRPr="0081577A" w:rsidDel="000C21D2">
          <w:rPr>
            <w:rFonts w:ascii="Helvetica" w:hAnsi="Helvetica"/>
            <w:color w:val="000000"/>
            <w:lang w:val="en-GB"/>
          </w:rPr>
          <w:delText xml:space="preserve">comprising </w:delText>
        </w:r>
      </w:del>
      <w:ins w:id="85" w:author="Jenny Sjaarda" w:date="2022-04-06T10:40:00Z">
        <w:r w:rsidR="000C21D2">
          <w:rPr>
            <w:rFonts w:ascii="Helvetica" w:hAnsi="Helvetica"/>
            <w:color w:val="000000"/>
            <w:lang w:val="en-GB"/>
          </w:rPr>
          <w:t>or</w:t>
        </w:r>
        <w:r w:rsidR="000C21D2" w:rsidRPr="0081577A">
          <w:rPr>
            <w:rFonts w:ascii="Helvetica" w:hAnsi="Helvetica"/>
            <w:color w:val="000000"/>
            <w:lang w:val="en-GB"/>
          </w:rPr>
          <w:t xml:space="preserve"> </w:t>
        </w:r>
      </w:ins>
      <w:r w:rsidRPr="0081577A">
        <w:rPr>
          <w:rFonts w:ascii="Helvetica" w:hAnsi="Helvetica"/>
          <w:color w:val="000000"/>
          <w:lang w:val="en-GB"/>
        </w:rPr>
        <w:t>51,664 couples for downstream analyses (</w:t>
      </w:r>
      <w:r w:rsidR="008E622E" w:rsidRPr="0081577A">
        <w:rPr>
          <w:rFonts w:ascii="Helvetica" w:hAnsi="Helvetica"/>
          <w:color w:val="000000"/>
          <w:lang w:val="en-GB"/>
        </w:rPr>
        <w:t xml:space="preserve">Supplementary </w:t>
      </w:r>
      <w:r w:rsidRPr="0081577A">
        <w:rPr>
          <w:rFonts w:ascii="Helvetica" w:hAnsi="Helvetica"/>
          <w:color w:val="000000"/>
          <w:lang w:val="en-GB"/>
        </w:rPr>
        <w:t>Figure</w:t>
      </w:r>
      <w:r w:rsidR="008E622E" w:rsidRPr="0081577A">
        <w:rPr>
          <w:rFonts w:ascii="Helvetica" w:hAnsi="Helvetica"/>
          <w:color w:val="000000"/>
          <w:lang w:val="en-GB"/>
        </w:rPr>
        <w:t xml:space="preserve"> 1</w:t>
      </w:r>
      <w:r w:rsidRPr="0081577A">
        <w:rPr>
          <w:rFonts w:ascii="Helvetica" w:hAnsi="Helvetica"/>
          <w:color w:val="000000"/>
          <w:lang w:val="en-GB"/>
        </w:rPr>
        <w:t>).</w:t>
      </w:r>
    </w:p>
    <w:p w14:paraId="2AA7BB5C" w14:textId="77777777" w:rsidR="004E1A6F" w:rsidRPr="0081577A" w:rsidRDefault="004E1A6F" w:rsidP="002B237D">
      <w:pPr>
        <w:jc w:val="both"/>
        <w:rPr>
          <w:rFonts w:ascii="Helvetica" w:hAnsi="Helvetica"/>
          <w:lang w:val="en-GB"/>
        </w:rPr>
      </w:pPr>
    </w:p>
    <w:p w14:paraId="4144D4E7" w14:textId="0CD4CC76" w:rsidR="000E71D1" w:rsidRPr="0081577A" w:rsidRDefault="000E71D1" w:rsidP="000E71D1">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Mendelian Randomi</w:t>
      </w:r>
      <w:r w:rsidR="006F7DDD" w:rsidRPr="0081577A">
        <w:rPr>
          <w:rFonts w:ascii="Helvetica" w:hAnsi="Helvetica" w:cs="Arial"/>
          <w:color w:val="2F5496"/>
          <w:sz w:val="26"/>
          <w:szCs w:val="26"/>
          <w:lang w:val="en-GB"/>
        </w:rPr>
        <w:t>s</w:t>
      </w:r>
      <w:r w:rsidRPr="0081577A">
        <w:rPr>
          <w:rFonts w:ascii="Helvetica" w:hAnsi="Helvetica" w:cs="Arial"/>
          <w:color w:val="2F5496"/>
          <w:sz w:val="26"/>
          <w:szCs w:val="26"/>
          <w:lang w:val="en-GB"/>
        </w:rPr>
        <w:t>ation </w:t>
      </w:r>
    </w:p>
    <w:p w14:paraId="2B6B12D1" w14:textId="12DBB7D8" w:rsidR="000E71D1" w:rsidRDefault="008C25A1" w:rsidP="002B237D">
      <w:pPr>
        <w:spacing w:before="40" w:after="120"/>
        <w:jc w:val="both"/>
        <w:outlineLvl w:val="1"/>
        <w:rPr>
          <w:rFonts w:ascii="Helvetica" w:hAnsi="Helvetica"/>
          <w:color w:val="000000"/>
          <w:lang w:val="en-GB"/>
        </w:rPr>
      </w:pPr>
      <w:r w:rsidRPr="0081577A">
        <w:rPr>
          <w:rFonts w:ascii="Helvetica" w:hAnsi="Helvetica"/>
          <w:color w:val="000000"/>
          <w:lang w:val="en-GB"/>
        </w:rPr>
        <w:t>MR</w:t>
      </w:r>
      <w:r w:rsidR="006F7DDD" w:rsidRPr="0081577A">
        <w:rPr>
          <w:rFonts w:ascii="Helvetica" w:hAnsi="Helvetica"/>
          <w:color w:val="000000"/>
          <w:lang w:val="en-GB"/>
        </w:rPr>
        <w:t xml:space="preserve"> </w:t>
      </w:r>
      <w:del w:id="86" w:author="Jenny Sjaarda" w:date="2022-04-06T10:40:00Z">
        <w:r w:rsidR="000069BE" w:rsidRPr="0081577A" w:rsidDel="000C21D2">
          <w:rPr>
            <w:rFonts w:ascii="Helvetica" w:hAnsi="Helvetica"/>
            <w:color w:val="000000"/>
            <w:lang w:val="en-GB"/>
          </w:rPr>
          <w:delText>is based on the principal that</w:delText>
        </w:r>
      </w:del>
      <w:ins w:id="87" w:author="Jenny Sjaarda" w:date="2022-04-06T10:40:00Z">
        <w:r w:rsidR="000C21D2">
          <w:rPr>
            <w:rFonts w:ascii="Helvetica" w:hAnsi="Helvetica"/>
            <w:color w:val="000000"/>
            <w:lang w:val="en-GB"/>
          </w:rPr>
          <w:t>uses</w:t>
        </w:r>
      </w:ins>
      <w:r w:rsidR="006F7DDD" w:rsidRPr="0081577A">
        <w:rPr>
          <w:rFonts w:ascii="Helvetica" w:hAnsi="Helvetica"/>
          <w:color w:val="000000"/>
          <w:lang w:val="en-GB"/>
        </w:rPr>
        <w:t xml:space="preserve"> genetic variants </w:t>
      </w:r>
      <w:del w:id="88" w:author="Jenny Sjaarda" w:date="2022-04-06T10:41:00Z">
        <w:r w:rsidR="006F7DDD" w:rsidRPr="0081577A" w:rsidDel="000C21D2">
          <w:rPr>
            <w:rFonts w:ascii="Helvetica" w:hAnsi="Helvetica"/>
            <w:color w:val="000000"/>
            <w:lang w:val="en-GB"/>
          </w:rPr>
          <w:delText>at birth to assess the causal relationship between an exposure of interest and an outcome</w:delText>
        </w:r>
      </w:del>
      <w:ins w:id="89" w:author="Jenny Sjaarda" w:date="2022-04-06T10:41:00Z">
        <w:r w:rsidR="000C21D2">
          <w:rPr>
            <w:rFonts w:ascii="Helvetica" w:hAnsi="Helvetica"/>
            <w:color w:val="000000"/>
            <w:lang w:val="en-GB"/>
          </w:rPr>
          <w:t>as instrumental variables (IVs</w:t>
        </w:r>
      </w:ins>
      <w:ins w:id="90" w:author="Jenny Sjaarda" w:date="2022-04-11T18:44:00Z">
        <w:r w:rsidR="004E4FD6">
          <w:rPr>
            <w:rFonts w:ascii="Helvetica" w:hAnsi="Helvetica"/>
            <w:color w:val="000000"/>
            <w:lang w:val="en-GB"/>
          </w:rPr>
          <w:t>) to assess the presence of a causal relationship.</w:t>
        </w:r>
      </w:ins>
      <w:del w:id="91" w:author="Jenny Sjaarda" w:date="2022-04-11T18:44:00Z">
        <w:r w:rsidR="006F7DDD" w:rsidRPr="0081577A" w:rsidDel="004E4FD6">
          <w:rPr>
            <w:rFonts w:ascii="Helvetica" w:hAnsi="Helvetica"/>
            <w:color w:val="000000"/>
            <w:lang w:val="en-GB"/>
          </w:rPr>
          <w:delText>.</w:delText>
        </w:r>
      </w:del>
      <w:r w:rsidRPr="0081577A">
        <w:rPr>
          <w:rFonts w:ascii="Helvetica" w:hAnsi="Helvetica"/>
          <w:color w:val="000000"/>
          <w:lang w:val="en-GB"/>
        </w:rPr>
        <w:t xml:space="preserve"> </w:t>
      </w:r>
      <w:r w:rsidR="006F7DDD" w:rsidRPr="0081577A">
        <w:rPr>
          <w:rFonts w:ascii="Calibri" w:hAnsi="Calibri" w:cs="Calibri"/>
          <w:color w:val="000000"/>
          <w:lang w:val="en-GB"/>
        </w:rPr>
        <w:t>﻿</w:t>
      </w:r>
      <w:r w:rsidR="006F7DDD" w:rsidRPr="0081577A">
        <w:rPr>
          <w:rFonts w:ascii="Helvetica" w:hAnsi="Helvetica"/>
          <w:color w:val="000000"/>
          <w:lang w:val="en-GB"/>
        </w:rPr>
        <w:t xml:space="preserve">The random distribution of genetic variants at birth </w:t>
      </w:r>
      <w:r w:rsidR="000069BE" w:rsidRPr="0081577A">
        <w:rPr>
          <w:rFonts w:ascii="Helvetica" w:hAnsi="Helvetica"/>
          <w:color w:val="000000"/>
          <w:lang w:val="en-GB"/>
        </w:rPr>
        <w:t>reduces</w:t>
      </w:r>
      <w:r w:rsidR="006F7DDD" w:rsidRPr="0081577A">
        <w:rPr>
          <w:rFonts w:ascii="Helvetica" w:hAnsi="Helvetica"/>
          <w:color w:val="000000"/>
          <w:lang w:val="en-GB"/>
        </w:rPr>
        <w:t xml:space="preserve"> the possibility of confounding or reverse causation as explanations for the link between the </w:t>
      </w:r>
      <w:r w:rsidR="000069BE" w:rsidRPr="0081577A">
        <w:rPr>
          <w:rFonts w:ascii="Helvetica" w:hAnsi="Helvetica"/>
          <w:color w:val="000000"/>
          <w:lang w:val="en-GB"/>
        </w:rPr>
        <w:t xml:space="preserve">exposure </w:t>
      </w:r>
      <w:r w:rsidR="006F7DDD" w:rsidRPr="0081577A">
        <w:rPr>
          <w:rFonts w:ascii="Helvetica" w:hAnsi="Helvetica"/>
          <w:color w:val="000000"/>
          <w:lang w:val="en-GB"/>
        </w:rPr>
        <w:t xml:space="preserve">and </w:t>
      </w:r>
      <w:r w:rsidR="000069BE" w:rsidRPr="0081577A">
        <w:rPr>
          <w:rFonts w:ascii="Helvetica" w:hAnsi="Helvetica"/>
          <w:color w:val="000000"/>
          <w:lang w:val="en-GB"/>
        </w:rPr>
        <w:t>outcome</w:t>
      </w:r>
      <w:r w:rsidR="006F7DDD" w:rsidRPr="0081577A">
        <w:rPr>
          <w:rFonts w:ascii="Helvetica" w:hAnsi="Helvetica"/>
          <w:color w:val="000000"/>
          <w:lang w:val="en-GB"/>
        </w:rPr>
        <w:t xml:space="preserve"> in the same way that the random allocation of a therapy in a randomized controlled trial minimizes this </w:t>
      </w:r>
      <w:r w:rsidR="00AA15E9" w:rsidRPr="0081577A">
        <w:rPr>
          <w:rFonts w:ascii="Helvetica" w:hAnsi="Helvetica"/>
          <w:color w:val="000000"/>
          <w:lang w:val="en-GB"/>
        </w:rPr>
        <w:t>risk</w:t>
      </w:r>
      <w:r w:rsidR="006F7DDD" w:rsidRPr="0081577A">
        <w:rPr>
          <w:rFonts w:ascii="Helvetica" w:hAnsi="Helvetica"/>
          <w:color w:val="000000"/>
          <w:lang w:val="en-GB"/>
        </w:rPr>
        <w:t>.</w:t>
      </w:r>
      <w:r w:rsidR="000069BE" w:rsidRPr="0081577A">
        <w:rPr>
          <w:rFonts w:ascii="Helvetica" w:hAnsi="Helvetica"/>
          <w:color w:val="000000"/>
          <w:lang w:val="en-GB"/>
        </w:rPr>
        <w:t xml:space="preserve"> </w:t>
      </w:r>
      <w:r w:rsidR="006F7DDD" w:rsidRPr="0081577A">
        <w:rPr>
          <w:rFonts w:ascii="Helvetica" w:hAnsi="Helvetica"/>
          <w:color w:val="000000"/>
          <w:lang w:val="en-GB"/>
        </w:rPr>
        <w:t xml:space="preserve">MR </w:t>
      </w:r>
      <w:r w:rsidRPr="0081577A">
        <w:rPr>
          <w:rFonts w:ascii="Helvetica" w:hAnsi="Helvetica"/>
          <w:color w:val="000000"/>
          <w:lang w:val="en-GB"/>
        </w:rPr>
        <w:t xml:space="preserve">relies on three </w:t>
      </w:r>
      <w:r w:rsidR="00153768" w:rsidRPr="0081577A">
        <w:rPr>
          <w:rFonts w:ascii="Helvetica" w:hAnsi="Helvetica"/>
          <w:color w:val="000000"/>
          <w:lang w:val="en-GB"/>
        </w:rPr>
        <w:t>core</w:t>
      </w:r>
      <w:r w:rsidRPr="0081577A">
        <w:rPr>
          <w:rFonts w:ascii="Helvetica" w:hAnsi="Helvetica"/>
          <w:color w:val="000000"/>
          <w:lang w:val="en-GB"/>
        </w:rPr>
        <w:t xml:space="preserve"> assumptions</w:t>
      </w:r>
      <w:ins w:id="92" w:author="Jenny Sjaarda" w:date="2022-04-11T18:44:00Z">
        <w:r w:rsidR="00144A54">
          <w:rPr>
            <w:rFonts w:ascii="Helvetica" w:hAnsi="Helvetica"/>
            <w:color w:val="000000"/>
            <w:lang w:val="en-GB"/>
          </w:rPr>
          <w:t xml:space="preserve"> for the genetic variants</w:t>
        </w:r>
      </w:ins>
      <w:del w:id="93" w:author="Jenny Sjaarda" w:date="2022-04-06T10:41:00Z">
        <w:r w:rsidR="00153768" w:rsidRPr="0081577A" w:rsidDel="000C21D2">
          <w:rPr>
            <w:rFonts w:ascii="Helvetica" w:hAnsi="Helvetica"/>
            <w:color w:val="000000"/>
            <w:lang w:val="en-GB"/>
          </w:rPr>
          <w:delText xml:space="preserve"> of the genetic variants, or instrumental variables (IVs), used to inform the causal relationship between an exposure and outcome</w:delText>
        </w:r>
      </w:del>
      <w:r w:rsidR="00153768" w:rsidRPr="0081577A">
        <w:rPr>
          <w:rFonts w:ascii="Helvetica" w:hAnsi="Helvetica"/>
          <w:color w:val="000000"/>
          <w:lang w:val="en-GB"/>
        </w:rPr>
        <w:t xml:space="preserve">. First, </w:t>
      </w:r>
      <w:del w:id="94" w:author="Jenny Sjaarda" w:date="2022-04-06T10:41:00Z">
        <w:r w:rsidR="00153768" w:rsidRPr="0081577A" w:rsidDel="000C21D2">
          <w:rPr>
            <w:rFonts w:ascii="Helvetica" w:hAnsi="Helvetica"/>
            <w:color w:val="000000"/>
            <w:lang w:val="en-GB"/>
          </w:rPr>
          <w:delText xml:space="preserve">the </w:delText>
        </w:r>
      </w:del>
      <w:r w:rsidR="00153768" w:rsidRPr="0081577A">
        <w:rPr>
          <w:rFonts w:ascii="Helvetica" w:hAnsi="Helvetica"/>
          <w:color w:val="000000"/>
          <w:lang w:val="en-GB"/>
        </w:rPr>
        <w:t>IVs must be associated with the exposure of interest (</w:t>
      </w:r>
      <w:r w:rsidR="006F7DDD" w:rsidRPr="0081577A">
        <w:rPr>
          <w:rFonts w:ascii="Helvetica" w:hAnsi="Helvetica"/>
          <w:color w:val="000000"/>
          <w:lang w:val="en-GB"/>
        </w:rPr>
        <w:t xml:space="preserve">the </w:t>
      </w:r>
      <w:r w:rsidR="00153768" w:rsidRPr="0081577A">
        <w:rPr>
          <w:rFonts w:ascii="Helvetica" w:hAnsi="Helvetica"/>
          <w:color w:val="000000"/>
          <w:lang w:val="en-GB"/>
        </w:rPr>
        <w:t>relevance assumption). Second, IVs must not be associated with any confounder in the exposure-outcome relationship (</w:t>
      </w:r>
      <w:r w:rsidR="006F7DDD" w:rsidRPr="0081577A">
        <w:rPr>
          <w:rFonts w:ascii="Helvetica" w:hAnsi="Helvetica"/>
          <w:color w:val="000000"/>
          <w:lang w:val="en-GB"/>
        </w:rPr>
        <w:t xml:space="preserve">the </w:t>
      </w:r>
      <w:r w:rsidR="00153768" w:rsidRPr="0081577A">
        <w:rPr>
          <w:rFonts w:ascii="Helvetica" w:hAnsi="Helvetica"/>
          <w:color w:val="000000"/>
          <w:lang w:val="en-GB"/>
        </w:rPr>
        <w:t xml:space="preserve">exchangeability assumption). Third, IVs must not affect the outcome except through the exposure </w:t>
      </w:r>
      <w:r w:rsidR="006F7DDD" w:rsidRPr="0081577A">
        <w:rPr>
          <w:rFonts w:ascii="Helvetica" w:hAnsi="Helvetica"/>
          <w:color w:val="000000"/>
          <w:lang w:val="en-GB"/>
        </w:rPr>
        <w:t xml:space="preserve">(the exclusion restriction assumption). </w:t>
      </w:r>
      <w:r w:rsidR="00AA15E9" w:rsidRPr="0081577A">
        <w:rPr>
          <w:rFonts w:ascii="Helvetica" w:hAnsi="Helvetica"/>
          <w:color w:val="000000"/>
          <w:lang w:val="en-GB"/>
        </w:rPr>
        <w:t xml:space="preserve">There are several methods to estimate the causal effect using MR, the simplest being the </w:t>
      </w:r>
      <w:del w:id="95" w:author="Jenny Sjaarda" w:date="2022-04-06T10:42:00Z">
        <w:r w:rsidR="00AA15E9" w:rsidRPr="0081577A" w:rsidDel="000C21D2">
          <w:rPr>
            <w:rFonts w:ascii="Helvetica" w:hAnsi="Helvetica"/>
            <w:color w:val="000000"/>
            <w:lang w:val="en-GB"/>
          </w:rPr>
          <w:delText xml:space="preserve">ratio </w:delText>
        </w:r>
      </w:del>
      <w:ins w:id="96" w:author="Jenny Sjaarda" w:date="2022-04-06T10:42:00Z">
        <w:r w:rsidR="000C21D2">
          <w:rPr>
            <w:rFonts w:ascii="Helvetica" w:hAnsi="Helvetica"/>
            <w:color w:val="000000"/>
            <w:lang w:val="en-GB"/>
          </w:rPr>
          <w:t>Wald</w:t>
        </w:r>
        <w:r w:rsidR="000C21D2" w:rsidRPr="0081577A">
          <w:rPr>
            <w:rFonts w:ascii="Helvetica" w:hAnsi="Helvetica"/>
            <w:color w:val="000000"/>
            <w:lang w:val="en-GB"/>
          </w:rPr>
          <w:t xml:space="preserve"> </w:t>
        </w:r>
      </w:ins>
      <w:r w:rsidR="00AA15E9" w:rsidRPr="0081577A">
        <w:rPr>
          <w:rFonts w:ascii="Helvetica" w:hAnsi="Helvetica"/>
          <w:color w:val="000000"/>
          <w:lang w:val="en-GB"/>
        </w:rPr>
        <w:t>method, whereby</w:t>
      </w:r>
      <w:r w:rsidR="0035155D" w:rsidRPr="0081577A">
        <w:rPr>
          <w:rFonts w:ascii="Helvetica" w:hAnsi="Helvetica"/>
          <w:color w:val="000000"/>
          <w:lang w:val="en-GB"/>
        </w:rPr>
        <w:t xml:space="preserve"> </w:t>
      </w:r>
      <w:r w:rsidR="00AA15E9" w:rsidRPr="0081577A">
        <w:rPr>
          <w:rFonts w:ascii="Helvetica" w:hAnsi="Helvetica"/>
          <w:color w:val="000000"/>
          <w:lang w:val="en-GB"/>
        </w:rPr>
        <w:t xml:space="preserve">a ratio is taken between </w:t>
      </w:r>
      <w:r w:rsidR="0035155D" w:rsidRPr="0081577A">
        <w:rPr>
          <w:rFonts w:ascii="Helvetica" w:hAnsi="Helvetica"/>
          <w:color w:val="000000"/>
          <w:lang w:val="en-GB"/>
        </w:rPr>
        <w:t>the variant-outcome association and the variant-risk factor association</w:t>
      </w:r>
      <w:del w:id="97" w:author="Jenny Sjaarda" w:date="2022-04-06T10:42:00Z">
        <w:r w:rsidR="00AA15E9" w:rsidRPr="0081577A" w:rsidDel="000C21D2">
          <w:rPr>
            <w:rFonts w:ascii="Helvetica" w:hAnsi="Helvetica"/>
            <w:color w:val="000000"/>
            <w:lang w:val="en-GB"/>
          </w:rPr>
          <w:delText>, known as the Wald method</w:delText>
        </w:r>
      </w:del>
      <w:r w:rsidR="00AA15E9" w:rsidRPr="0081577A">
        <w:rPr>
          <w:rFonts w:ascii="Helvetica" w:hAnsi="Helvetica"/>
          <w:color w:val="000000"/>
          <w:lang w:val="en-GB"/>
        </w:rPr>
        <w:t>. A natural extension of this</w:t>
      </w:r>
      <w:ins w:id="98" w:author="Jenny Sjaarda" w:date="2022-04-06T10:42:00Z">
        <w:r w:rsidR="000C21D2">
          <w:rPr>
            <w:rFonts w:ascii="Helvetica" w:hAnsi="Helvetica"/>
            <w:color w:val="000000"/>
            <w:lang w:val="en-GB"/>
          </w:rPr>
          <w:t xml:space="preserve"> approach</w:t>
        </w:r>
      </w:ins>
      <w:r w:rsidR="00AA15E9" w:rsidRPr="0081577A">
        <w:rPr>
          <w:rFonts w:ascii="Helvetica" w:hAnsi="Helvetica"/>
          <w:color w:val="000000"/>
          <w:lang w:val="en-GB"/>
        </w:rPr>
        <w:t xml:space="preserve">, </w:t>
      </w:r>
      <w:ins w:id="99" w:author="Jenny Sjaarda" w:date="2022-04-06T10:42:00Z">
        <w:r w:rsidR="000C21D2" w:rsidRPr="0081577A">
          <w:rPr>
            <w:rFonts w:ascii="Helvetica" w:hAnsi="Helvetica"/>
            <w:color w:val="000000"/>
            <w:lang w:val="en-GB"/>
          </w:rPr>
          <w:t>known as the inverse-variance weighted (IVW) method</w:t>
        </w:r>
        <w:r w:rsidR="000C21D2">
          <w:rPr>
            <w:rFonts w:ascii="Helvetica" w:hAnsi="Helvetica"/>
            <w:color w:val="000000"/>
            <w:lang w:val="en-GB"/>
          </w:rPr>
          <w:t xml:space="preserve">, </w:t>
        </w:r>
      </w:ins>
      <w:del w:id="100" w:author="Jenny Sjaarda" w:date="2022-04-06T10:42:00Z">
        <w:r w:rsidR="00AA15E9" w:rsidRPr="0081577A" w:rsidDel="000C21D2">
          <w:rPr>
            <w:rFonts w:ascii="Helvetica" w:hAnsi="Helvetica"/>
            <w:color w:val="000000"/>
            <w:lang w:val="en-GB"/>
          </w:rPr>
          <w:delText xml:space="preserve">combining </w:delText>
        </w:r>
      </w:del>
      <w:ins w:id="101" w:author="Jenny Sjaarda" w:date="2022-04-06T10:42:00Z">
        <w:r w:rsidR="000C21D2">
          <w:rPr>
            <w:rFonts w:ascii="Helvetica" w:hAnsi="Helvetica"/>
            <w:color w:val="000000"/>
            <w:lang w:val="en-GB"/>
          </w:rPr>
          <w:t>combines</w:t>
        </w:r>
        <w:r w:rsidR="000C21D2" w:rsidRPr="0081577A">
          <w:rPr>
            <w:rFonts w:ascii="Helvetica" w:hAnsi="Helvetica"/>
            <w:color w:val="000000"/>
            <w:lang w:val="en-GB"/>
          </w:rPr>
          <w:t xml:space="preserve"> </w:t>
        </w:r>
      </w:ins>
      <w:r w:rsidR="00AA15E9" w:rsidRPr="0081577A">
        <w:rPr>
          <w:rFonts w:ascii="Helvetica" w:hAnsi="Helvetica"/>
          <w:color w:val="000000"/>
          <w:lang w:val="en-GB"/>
        </w:rPr>
        <w:t xml:space="preserve">multiple IVs, </w:t>
      </w:r>
      <w:del w:id="102" w:author="Jenny Sjaarda" w:date="2022-04-06T10:43:00Z">
        <w:r w:rsidR="00AA15E9" w:rsidRPr="0081577A" w:rsidDel="000C21D2">
          <w:rPr>
            <w:rFonts w:ascii="Helvetica" w:hAnsi="Helvetica"/>
            <w:color w:val="000000"/>
            <w:lang w:val="en-GB"/>
          </w:rPr>
          <w:delText>is</w:delText>
        </w:r>
      </w:del>
      <w:del w:id="103" w:author="Jenny Sjaarda" w:date="2022-04-06T10:42:00Z">
        <w:r w:rsidR="00AA15E9" w:rsidRPr="0081577A" w:rsidDel="000C21D2">
          <w:rPr>
            <w:rFonts w:ascii="Helvetica" w:hAnsi="Helvetica"/>
            <w:color w:val="000000"/>
            <w:lang w:val="en-GB"/>
          </w:rPr>
          <w:delText xml:space="preserve"> known as the inverse-variance weighted (IVW) method</w:delText>
        </w:r>
      </w:del>
      <w:del w:id="104" w:author="Jenny Sjaarda" w:date="2022-04-06T10:43:00Z">
        <w:r w:rsidR="00AA15E9" w:rsidRPr="0081577A" w:rsidDel="000C21D2">
          <w:rPr>
            <w:rFonts w:ascii="Helvetica" w:hAnsi="Helvetica"/>
            <w:color w:val="000000"/>
            <w:lang w:val="en-GB"/>
          </w:rPr>
          <w:delText xml:space="preserve">, which we </w:delText>
        </w:r>
      </w:del>
      <w:r w:rsidR="00AA15E9" w:rsidRPr="0081577A">
        <w:rPr>
          <w:rFonts w:ascii="Helvetica" w:hAnsi="Helvetica"/>
          <w:color w:val="000000"/>
          <w:lang w:val="en-GB"/>
        </w:rPr>
        <w:t xml:space="preserve">applied in this </w:t>
      </w:r>
      <w:r w:rsidR="004B37AB" w:rsidRPr="0081577A">
        <w:rPr>
          <w:rFonts w:ascii="Helvetica" w:hAnsi="Helvetica"/>
          <w:color w:val="000000"/>
          <w:lang w:val="en-GB"/>
        </w:rPr>
        <w:t>report</w:t>
      </w:r>
      <w:r w:rsidR="006C2CDB">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6C2CDB">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6C2CDB">
        <w:rPr>
          <w:rFonts w:ascii="Helvetica" w:hAnsi="Helvetica"/>
          <w:color w:val="000000"/>
          <w:lang w:val="en-GB"/>
        </w:rPr>
        <w:fldChar w:fldCharType="end"/>
      </w:r>
      <w:ins w:id="105" w:author="Jenny Sjaarda" w:date="2022-04-06T10:43:00Z">
        <w:r w:rsidR="000C21D2">
          <w:rPr>
            <w:rFonts w:ascii="Helvetica" w:hAnsi="Helvetica"/>
            <w:color w:val="000000"/>
            <w:lang w:val="en-GB"/>
          </w:rPr>
          <w:t xml:space="preserve">. </w:t>
        </w:r>
      </w:ins>
      <w:del w:id="106" w:author="Jenny Sjaarda" w:date="2022-04-06T10:43:00Z">
        <w:r w:rsidR="002D5164" w:rsidDel="000C21D2">
          <w:rPr>
            <w:rFonts w:ascii="Helvetica" w:hAnsi="Helvetica"/>
            <w:color w:val="000000"/>
            <w:lang w:val="en-GB"/>
          </w:rPr>
          <w:delText>,</w:delText>
        </w:r>
        <w:r w:rsidR="00863E27" w:rsidDel="000C21D2">
          <w:rPr>
            <w:rFonts w:ascii="Helvetica" w:hAnsi="Helvetica"/>
            <w:color w:val="000000"/>
            <w:lang w:val="en-GB"/>
          </w:rPr>
          <w:delText xml:space="preserve"> where the</w:delText>
        </w:r>
      </w:del>
      <w:ins w:id="107" w:author="Jenny Sjaarda" w:date="2022-04-06T10:43:00Z">
        <w:r w:rsidR="000C21D2">
          <w:rPr>
            <w:rFonts w:ascii="Helvetica" w:hAnsi="Helvetica"/>
            <w:color w:val="000000"/>
            <w:lang w:val="en-GB"/>
          </w:rPr>
          <w:t>The</w:t>
        </w:r>
      </w:ins>
      <w:r w:rsidR="00863E27">
        <w:rPr>
          <w:rFonts w:ascii="Helvetica" w:hAnsi="Helvetica"/>
          <w:color w:val="000000"/>
          <w:lang w:val="en-GB"/>
        </w:rPr>
        <w:t xml:space="preserve"> causal effect of </w:t>
      </w:r>
      <w:ins w:id="108" w:author="Jenny Sjaarda" w:date="2022-04-06T10:43:00Z">
        <w:r w:rsidR="000C21D2">
          <w:rPr>
            <w:rFonts w:ascii="Helvetica" w:hAnsi="Helvetica"/>
            <w:color w:val="000000"/>
            <w:lang w:val="en-GB"/>
          </w:rPr>
          <w:t xml:space="preserve">exposure </w:t>
        </w:r>
      </w:ins>
      <m:oMath>
        <m:r>
          <w:rPr>
            <w:rFonts w:ascii="Cambria Math" w:hAnsi="Cambria Math"/>
            <w:color w:val="000000"/>
            <w:lang w:val="en-GB"/>
          </w:rPr>
          <m:t>X</m:t>
        </m:r>
      </m:oMath>
      <w:r w:rsidR="00863E27">
        <w:rPr>
          <w:rFonts w:ascii="Helvetica" w:hAnsi="Helvetica"/>
          <w:color w:val="000000"/>
          <w:lang w:val="en-GB"/>
        </w:rPr>
        <w:t xml:space="preserve"> on </w:t>
      </w:r>
      <w:ins w:id="109" w:author="Jenny Sjaarda" w:date="2022-04-06T10:43:00Z">
        <w:r w:rsidR="000C21D2">
          <w:rPr>
            <w:rFonts w:ascii="Helvetica" w:hAnsi="Helvetica"/>
            <w:color w:val="000000"/>
            <w:lang w:val="en-GB"/>
          </w:rPr>
          <w:t xml:space="preserve">the outcome </w:t>
        </w:r>
      </w:ins>
      <m:oMath>
        <m:r>
          <w:rPr>
            <w:rFonts w:ascii="Cambria Math" w:hAnsi="Cambria Math"/>
            <w:color w:val="000000"/>
            <w:lang w:val="en-GB"/>
          </w:rPr>
          <m:t>Y</m:t>
        </m:r>
      </m:oMath>
      <w:ins w:id="110" w:author="Jenny Sjaarda" w:date="2022-04-06T10:44:00Z">
        <w:r w:rsidR="000C21D2">
          <w:rPr>
            <w:rFonts w:ascii="Helvetica" w:hAnsi="Helvetica"/>
            <w:color w:val="000000"/>
            <w:lang w:val="en-GB"/>
          </w:rPr>
          <w:t xml:space="preserve">, </w:t>
        </w:r>
      </w:ins>
      <w:del w:id="111" w:author="Jenny Sjaarda" w:date="2022-04-06T10:44:00Z">
        <w:r w:rsidR="00863E27" w:rsidDel="000C21D2">
          <w:rPr>
            <w:rFonts w:ascii="Helvetica" w:hAnsi="Helvetica"/>
            <w:color w:val="000000"/>
            <w:lang w:val="en-GB"/>
          </w:rPr>
          <w:delText xml:space="preserve"> </w:delText>
        </w:r>
      </w:del>
      <w:r w:rsidR="00863E27">
        <w:rPr>
          <w:rFonts w:ascii="Helvetica" w:hAnsi="Helvetica"/>
          <w:color w:val="000000"/>
          <w:lang w:val="en-GB"/>
        </w:rPr>
        <w:t xml:space="preserve">using </w:t>
      </w:r>
      <m:oMath>
        <m:r>
          <w:ins w:id="112" w:author="Jenny Sjaarda" w:date="2022-04-06T10:44:00Z">
            <w:rPr>
              <w:rFonts w:ascii="Cambria Math" w:hAnsi="Cambria Math"/>
              <w:color w:val="000000"/>
              <w:lang w:val="en-GB"/>
            </w:rPr>
            <m:t>k</m:t>
          </w:ins>
        </m:r>
      </m:oMath>
      <w:ins w:id="113" w:author="Jenny Sjaarda" w:date="2022-04-06T10:44:00Z">
        <w:r w:rsidR="000C21D2">
          <w:rPr>
            <w:rFonts w:ascii="Helvetica" w:hAnsi="Helvetica"/>
            <w:color w:val="000000"/>
            <w:lang w:val="en-GB"/>
          </w:rPr>
          <w:t xml:space="preserve"> </w:t>
        </w:r>
      </w:ins>
      <w:r w:rsidR="00863E27">
        <w:rPr>
          <w:rFonts w:ascii="Helvetica" w:hAnsi="Helvetica"/>
          <w:color w:val="000000"/>
          <w:lang w:val="en-GB"/>
        </w:rPr>
        <w:t>genetic variant</w:t>
      </w:r>
      <w:ins w:id="114" w:author="Jenny Sjaarda" w:date="2022-04-06T10:43:00Z">
        <w:r w:rsidR="000C21D2">
          <w:rPr>
            <w:rFonts w:ascii="Helvetica" w:hAnsi="Helvetica"/>
            <w:color w:val="000000"/>
            <w:lang w:val="en-GB"/>
          </w:rPr>
          <w:t>s</w:t>
        </w:r>
      </w:ins>
      <w:ins w:id="115" w:author="Jenny Sjaarda" w:date="2022-04-06T10:44:00Z">
        <w:r w:rsidR="000C21D2">
          <w:rPr>
            <w:rFonts w:ascii="Helvetica" w:hAnsi="Helvetica"/>
            <w:color w:val="000000"/>
            <w:lang w:val="en-GB"/>
          </w:rPr>
          <w:t>,</w:t>
        </w:r>
      </w:ins>
      <w:r w:rsidR="00863E27">
        <w:rPr>
          <w:rFonts w:ascii="Helvetica" w:hAnsi="Helvetica"/>
          <w:color w:val="000000"/>
          <w:lang w:val="en-GB"/>
        </w:rPr>
        <w:t xml:space="preserve"> </w:t>
      </w:r>
      <m:oMath>
        <m:r>
          <w:del w:id="116" w:author="Jenny Sjaarda" w:date="2022-04-06T10:44:00Z">
            <w:rPr>
              <w:rFonts w:ascii="Cambria Math" w:hAnsi="Cambria Math"/>
              <w:color w:val="000000"/>
              <w:lang w:val="en-GB"/>
            </w:rPr>
            <m:t>k</m:t>
          </w:del>
        </m:r>
      </m:oMath>
      <w:del w:id="117" w:author="Jenny Sjaarda" w:date="2022-04-06T10:44:00Z">
        <w:r w:rsidR="00863E27" w:rsidDel="000C21D2">
          <w:rPr>
            <w:rFonts w:ascii="Helvetica" w:hAnsi="Helvetica"/>
            <w:color w:val="000000"/>
            <w:lang w:val="en-GB"/>
          </w:rPr>
          <w:delText xml:space="preserve"> </w:delText>
        </w:r>
      </w:del>
      <w:r w:rsidR="00863E27">
        <w:rPr>
          <w:rFonts w:ascii="Helvetica" w:hAnsi="Helvetica"/>
          <w:color w:val="000000"/>
          <w:lang w:val="en-GB"/>
        </w:rPr>
        <w:t xml:space="preserve">is </w:t>
      </w:r>
      <w:r w:rsidR="002D5164">
        <w:rPr>
          <w:rFonts w:ascii="Helvetica" w:hAnsi="Helvetica"/>
          <w:color w:val="000000"/>
          <w:lang w:val="en-GB"/>
        </w:rPr>
        <w:t xml:space="preserve">given by </w:t>
      </w:r>
      <w:del w:id="118" w:author="Jenny Sjaarda" w:date="2022-04-06T10:44:00Z">
        <w:r w:rsidR="002D5164" w:rsidDel="000C21D2">
          <w:rPr>
            <w:rFonts w:ascii="Helvetica" w:hAnsi="Helvetica"/>
            <w:color w:val="000000"/>
            <w:lang w:val="en-GB"/>
          </w:rPr>
          <w:delText xml:space="preserve">the formula </w:delText>
        </w:r>
      </w:del>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β</m:t>
                </m:r>
                <m:ctrlPr>
                  <w:rPr>
                    <w:rFonts w:ascii="Cambria Math" w:hAnsi="Cambria Math"/>
                    <w:color w:val="000000"/>
                    <w:lang w:val="en-GB"/>
                  </w:rPr>
                </m:ctrlPr>
              </m:e>
              <m:sub>
                <m:r>
                  <w:rPr>
                    <w:rFonts w:ascii="Cambria Math" w:hAnsi="Cambria Math"/>
                    <w:color w:val="000000"/>
                    <w:lang w:val="en-GB"/>
                  </w:rPr>
                  <m:t>IVW</m:t>
                </m:r>
              </m:sub>
            </m:sSub>
          </m:e>
        </m:acc>
        <m:r>
          <w:rPr>
            <w:rFonts w:ascii="Cambria Math" w:hAnsi="Cambria Math"/>
            <w:color w:val="000000"/>
            <w:lang w:val="en-GB"/>
          </w:rPr>
          <m:t>=</m:t>
        </m:r>
        <m:f>
          <m:fPr>
            <m:ctrlPr>
              <w:rPr>
                <w:rFonts w:ascii="Cambria Math" w:hAnsi="Cambria Math"/>
                <w:color w:val="000000"/>
                <w:lang w:val="en-GB"/>
              </w:rPr>
            </m:ctrlPr>
          </m:fPr>
          <m:num>
            <m:nary>
              <m:naryPr>
                <m:chr m:val="∑"/>
                <m:supHide m:val="1"/>
                <m:ctrlPr>
                  <w:rPr>
                    <w:rFonts w:ascii="Cambria Math" w:hAnsi="Cambria Math"/>
                    <w:color w:val="000000"/>
                    <w:lang w:val="en-GB"/>
                  </w:rPr>
                </m:ctrlPr>
              </m:naryPr>
              <m:sub>
                <m:r>
                  <w:rPr>
                    <w:rFonts w:ascii="Cambria Math" w:hAnsi="Cambria Math"/>
                    <w:color w:val="000000"/>
                    <w:lang w:val="en-GB"/>
                  </w:rPr>
                  <m:t>k</m:t>
                </m:r>
                <m:ctrlPr>
                  <w:rPr>
                    <w:rFonts w:ascii="Cambria Math" w:hAnsi="Cambria Math"/>
                    <w:i/>
                    <w:color w:val="000000"/>
                    <w:lang w:val="en-GB"/>
                  </w:rPr>
                </m:ctrlPr>
              </m:sub>
              <m:sup>
                <m:ctrlPr>
                  <w:rPr>
                    <w:rFonts w:ascii="Cambria Math" w:hAnsi="Cambria Math"/>
                    <w:i/>
                    <w:color w:val="000000"/>
                    <w:lang w:val="en-GB"/>
                  </w:rPr>
                </m:ctrlPr>
              </m:sup>
              <m:e>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k</m:t>
                    </m:r>
                  </m:sub>
                </m:sSub>
                <m:ctrlPr>
                  <w:rPr>
                    <w:rFonts w:ascii="Cambria Math" w:hAnsi="Cambria Math"/>
                    <w:i/>
                    <w:color w:val="000000"/>
                    <w:lang w:val="en-GB"/>
                  </w:rPr>
                </m:ctrlPr>
              </m:e>
            </m:nary>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r>
                  <w:rPr>
                    <w:rFonts w:ascii="Cambria Math" w:hAnsi="Cambria Math"/>
                    <w:color w:val="000000"/>
                    <w:lang w:val="en-GB"/>
                  </w:rPr>
                  <m:t>-2</m:t>
                </m:r>
              </m:sup>
            </m:sSubSup>
            <m:ctrlPr>
              <w:rPr>
                <w:rFonts w:ascii="Cambria Math" w:hAnsi="Cambria Math"/>
                <w:i/>
                <w:color w:val="000000"/>
                <w:lang w:val="en-GB"/>
              </w:rPr>
            </m:ctrlPr>
          </m:num>
          <m:den>
            <m:nary>
              <m:naryPr>
                <m:chr m:val="∑"/>
                <m:supHide m:val="1"/>
                <m:ctrlPr>
                  <w:rPr>
                    <w:rFonts w:ascii="Cambria Math" w:hAnsi="Cambria Math"/>
                    <w:color w:val="000000"/>
                    <w:lang w:val="en-GB"/>
                  </w:rPr>
                </m:ctrlPr>
              </m:naryPr>
              <m:sub>
                <m:r>
                  <w:rPr>
                    <w:rFonts w:ascii="Cambria Math" w:hAnsi="Cambria Math"/>
                    <w:color w:val="000000"/>
                    <w:lang w:val="en-GB"/>
                  </w:rPr>
                  <m:t>k</m:t>
                </m:r>
                <m:ctrlPr>
                  <w:rPr>
                    <w:rFonts w:ascii="Cambria Math" w:hAnsi="Cambria Math"/>
                    <w:i/>
                    <w:color w:val="000000"/>
                    <w:lang w:val="en-GB"/>
                  </w:rPr>
                </m:ctrlPr>
              </m:sub>
              <m:sup>
                <m:ctrlPr>
                  <w:rPr>
                    <w:rFonts w:ascii="Cambria Math" w:hAnsi="Cambria Math"/>
                    <w:i/>
                    <w:color w:val="000000"/>
                    <w:lang w:val="en-GB"/>
                  </w:rPr>
                </m:ctrlPr>
              </m:sup>
              <m:e>
                <m:sSubSup>
                  <m:sSubSupPr>
                    <m:ctrlPr>
                      <w:rPr>
                        <w:rFonts w:ascii="Cambria Math" w:hAnsi="Cambria Math"/>
                        <w:i/>
                        <w:color w:val="000000"/>
                        <w:lang w:val="en-GB"/>
                      </w:rPr>
                    </m:ctrlPr>
                  </m:sSubSupPr>
                  <m:e>
                    <m:r>
                      <w:rPr>
                        <w:rFonts w:ascii="Cambria Math" w:hAnsi="Cambria Math"/>
                        <w:color w:val="000000"/>
                        <w:lang w:val="en-GB"/>
                      </w:rPr>
                      <m:t>X</m:t>
                    </m:r>
                  </m:e>
                  <m:sub>
                    <m:r>
                      <w:rPr>
                        <w:rFonts w:ascii="Cambria Math" w:hAnsi="Cambria Math"/>
                        <w:color w:val="000000"/>
                        <w:lang w:val="en-GB"/>
                      </w:rPr>
                      <m:t>k</m:t>
                    </m:r>
                  </m:sub>
                  <m:sup>
                    <m:r>
                      <w:rPr>
                        <w:rFonts w:ascii="Cambria Math" w:hAnsi="Cambria Math"/>
                        <w:color w:val="000000"/>
                        <w:lang w:val="en-GB"/>
                      </w:rPr>
                      <m:t>2</m:t>
                    </m:r>
                  </m:sup>
                </m:sSubSup>
                <m:ctrlPr>
                  <w:rPr>
                    <w:rFonts w:ascii="Cambria Math" w:hAnsi="Cambria Math"/>
                    <w:i/>
                    <w:color w:val="000000"/>
                    <w:lang w:val="en-GB"/>
                  </w:rPr>
                </m:ctrlPr>
              </m:e>
            </m:nary>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r>
                  <w:rPr>
                    <w:rFonts w:ascii="Cambria Math" w:hAnsi="Cambria Math"/>
                    <w:color w:val="000000"/>
                    <w:lang w:val="en-GB"/>
                  </w:rPr>
                  <m:t>-2</m:t>
                </m:r>
              </m:sup>
            </m:sSubSup>
            <m:ctrlPr>
              <w:rPr>
                <w:rFonts w:ascii="Cambria Math" w:hAnsi="Cambria Math"/>
                <w:i/>
                <w:color w:val="000000"/>
                <w:lang w:val="en-GB"/>
              </w:rPr>
            </m:ctrlPr>
          </m:den>
        </m:f>
      </m:oMath>
      <w:r w:rsidR="002D5164">
        <w:rPr>
          <w:rFonts w:ascii="Helvetica" w:hAnsi="Helvetica"/>
          <w:color w:val="000000"/>
          <w:lang w:val="en-GB"/>
        </w:rPr>
        <w:t xml:space="preserve">, </w:t>
      </w:r>
      <w:r w:rsidR="00863E27">
        <w:rPr>
          <w:rFonts w:ascii="Helvetica" w:hAnsi="Helvetica"/>
          <w:color w:val="000000"/>
          <w:lang w:val="en-GB"/>
        </w:rPr>
        <w:t xml:space="preserve">with </w:t>
      </w:r>
      <w:r w:rsidR="004D19C4">
        <w:rPr>
          <w:rFonts w:ascii="Helvetica" w:hAnsi="Helvetica"/>
          <w:color w:val="000000"/>
          <w:lang w:val="en-GB"/>
        </w:rPr>
        <w:t xml:space="preserve">the approximate </w:t>
      </w:r>
      <w:r w:rsidR="00863E27">
        <w:rPr>
          <w:rFonts w:ascii="Helvetica" w:hAnsi="Helvetica"/>
          <w:color w:val="000000"/>
          <w:lang w:val="en-GB"/>
        </w:rPr>
        <w:t xml:space="preserve">standard error </w:t>
      </w:r>
      <m:oMath>
        <m:r>
          <w:rPr>
            <w:rFonts w:ascii="Cambria Math" w:hAnsi="Cambria Math"/>
            <w:color w:val="000000"/>
            <w:lang w:val="en-GB"/>
          </w:rPr>
          <m:t>se</m:t>
        </m:r>
        <m:d>
          <m:dPr>
            <m:ctrlPr>
              <w:rPr>
                <w:rFonts w:ascii="Cambria Math" w:hAnsi="Cambria Math"/>
                <w:i/>
                <w:color w:val="000000"/>
                <w:lang w:val="en-GB"/>
              </w:rPr>
            </m:ctrlPr>
          </m:dPr>
          <m:e>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β</m:t>
                    </m:r>
                    <m:ctrlPr>
                      <w:rPr>
                        <w:rFonts w:ascii="Cambria Math" w:hAnsi="Cambria Math"/>
                        <w:color w:val="000000"/>
                        <w:lang w:val="en-GB"/>
                      </w:rPr>
                    </m:ctrlPr>
                  </m:e>
                  <m:sub>
                    <m:r>
                      <w:rPr>
                        <w:rFonts w:ascii="Cambria Math" w:hAnsi="Cambria Math"/>
                        <w:color w:val="000000"/>
                        <w:lang w:val="en-GB"/>
                      </w:rPr>
                      <m:t>IVW</m:t>
                    </m:r>
                  </m:sub>
                </m:sSub>
              </m:e>
            </m:acc>
          </m:e>
        </m:d>
        <m:r>
          <w:rPr>
            <w:rFonts w:ascii="Cambria Math" w:hAnsi="Cambria Math"/>
            <w:color w:val="000000"/>
            <w:lang w:val="en-GB"/>
          </w:rPr>
          <m:t>=</m:t>
        </m:r>
        <m:rad>
          <m:radPr>
            <m:degHide m:val="1"/>
            <m:ctrlPr>
              <w:rPr>
                <w:rFonts w:ascii="Cambria Math" w:hAnsi="Cambria Math"/>
                <w:color w:val="000000"/>
                <w:lang w:val="en-GB"/>
              </w:rPr>
            </m:ctrlPr>
          </m:radPr>
          <m:deg>
            <m:ctrlPr>
              <w:rPr>
                <w:rFonts w:ascii="Cambria Math" w:hAnsi="Cambria Math"/>
                <w:i/>
                <w:color w:val="000000"/>
                <w:lang w:val="en-GB"/>
              </w:rPr>
            </m:ctrlPr>
          </m:deg>
          <m:e>
            <m:f>
              <m:fPr>
                <m:ctrlPr>
                  <w:rPr>
                    <w:rFonts w:ascii="Cambria Math" w:hAnsi="Cambria Math"/>
                    <w:color w:val="000000"/>
                    <w:lang w:val="en-GB"/>
                  </w:rPr>
                </m:ctrlPr>
              </m:fPr>
              <m:num>
                <m:r>
                  <w:rPr>
                    <w:rFonts w:ascii="Cambria Math" w:hAnsi="Cambria Math"/>
                    <w:color w:val="000000"/>
                    <w:lang w:val="en-GB"/>
                  </w:rPr>
                  <m:t>1</m:t>
                </m:r>
                <m:ctrlPr>
                  <w:rPr>
                    <w:rFonts w:ascii="Cambria Math" w:hAnsi="Cambria Math"/>
                    <w:i/>
                    <w:color w:val="000000"/>
                    <w:lang w:val="en-GB"/>
                  </w:rPr>
                </m:ctrlPr>
              </m:num>
              <m:den>
                <m:nary>
                  <m:naryPr>
                    <m:chr m:val="∑"/>
                    <m:supHide m:val="1"/>
                    <m:ctrlPr>
                      <w:rPr>
                        <w:rFonts w:ascii="Cambria Math" w:hAnsi="Cambria Math"/>
                        <w:color w:val="000000"/>
                        <w:lang w:val="en-GB"/>
                      </w:rPr>
                    </m:ctrlPr>
                  </m:naryPr>
                  <m:sub>
                    <m:r>
                      <w:rPr>
                        <w:rFonts w:ascii="Cambria Math" w:hAnsi="Cambria Math"/>
                        <w:color w:val="000000"/>
                        <w:lang w:val="en-GB"/>
                      </w:rPr>
                      <m:t>k</m:t>
                    </m:r>
                    <m:ctrlPr>
                      <w:rPr>
                        <w:rFonts w:ascii="Cambria Math" w:hAnsi="Cambria Math"/>
                        <w:i/>
                        <w:color w:val="000000"/>
                        <w:lang w:val="en-GB"/>
                      </w:rPr>
                    </m:ctrlPr>
                  </m:sub>
                  <m:sup>
                    <m:ctrlPr>
                      <w:rPr>
                        <w:rFonts w:ascii="Cambria Math" w:hAnsi="Cambria Math"/>
                        <w:i/>
                        <w:color w:val="000000"/>
                        <w:lang w:val="en-GB"/>
                      </w:rPr>
                    </m:ctrlPr>
                  </m:sup>
                  <m:e>
                    <m:sSubSup>
                      <m:sSubSupPr>
                        <m:ctrlPr>
                          <w:rPr>
                            <w:rFonts w:ascii="Cambria Math" w:hAnsi="Cambria Math"/>
                            <w:i/>
                            <w:color w:val="000000"/>
                            <w:lang w:val="en-GB"/>
                          </w:rPr>
                        </m:ctrlPr>
                      </m:sSubSupPr>
                      <m:e>
                        <m:r>
                          <w:rPr>
                            <w:rFonts w:ascii="Cambria Math" w:hAnsi="Cambria Math"/>
                            <w:color w:val="000000"/>
                            <w:lang w:val="en-GB"/>
                          </w:rPr>
                          <m:t>X</m:t>
                        </m:r>
                      </m:e>
                      <m:sub>
                        <m:r>
                          <w:rPr>
                            <w:rFonts w:ascii="Cambria Math" w:hAnsi="Cambria Math"/>
                            <w:color w:val="000000"/>
                            <w:lang w:val="en-GB"/>
                          </w:rPr>
                          <m:t>k</m:t>
                        </m:r>
                      </m:sub>
                      <m:sup>
                        <m:r>
                          <w:rPr>
                            <w:rFonts w:ascii="Cambria Math" w:hAnsi="Cambria Math"/>
                            <w:color w:val="000000"/>
                            <w:lang w:val="en-GB"/>
                          </w:rPr>
                          <m:t>2</m:t>
                        </m:r>
                      </m:sup>
                    </m:sSubSup>
                    <m:ctrlPr>
                      <w:rPr>
                        <w:rFonts w:ascii="Cambria Math" w:hAnsi="Cambria Math"/>
                        <w:i/>
                        <w:color w:val="000000"/>
                        <w:lang w:val="en-GB"/>
                      </w:rPr>
                    </m:ctrlPr>
                  </m:e>
                </m:nary>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r>
                      <w:rPr>
                        <w:rFonts w:ascii="Cambria Math" w:hAnsi="Cambria Math"/>
                        <w:color w:val="000000"/>
                        <w:lang w:val="en-GB"/>
                      </w:rPr>
                      <m:t>-2</m:t>
                    </m:r>
                  </m:sup>
                </m:sSubSup>
                <m:ctrlPr>
                  <w:rPr>
                    <w:rFonts w:ascii="Cambria Math" w:hAnsi="Cambria Math"/>
                    <w:i/>
                    <w:color w:val="000000"/>
                    <w:lang w:val="en-GB"/>
                  </w:rPr>
                </m:ctrlPr>
              </m:den>
            </m:f>
          </m:e>
        </m:rad>
      </m:oMath>
      <w:r w:rsidR="004D19C4">
        <w:rPr>
          <w:rFonts w:ascii="Helvetica" w:hAnsi="Helvetica"/>
          <w:color w:val="000000"/>
          <w:lang w:val="en-GB"/>
        </w:rPr>
        <w:t xml:space="preserve">, where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k</m:t>
            </m:r>
          </m:sub>
        </m:sSub>
      </m:oMath>
      <w:r w:rsidR="004D19C4">
        <w:rPr>
          <w:rFonts w:ascii="Helvetica" w:hAnsi="Helvetica"/>
          <w:color w:val="000000"/>
          <w:lang w:val="en-GB"/>
        </w:rPr>
        <w:t xml:space="preserve"> </w:t>
      </w:r>
      <w:r w:rsidR="002C6428">
        <w:rPr>
          <w:rFonts w:ascii="Helvetica" w:hAnsi="Helvetica"/>
          <w:color w:val="000000"/>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2C6428">
        <w:rPr>
          <w:rFonts w:ascii="Helvetica" w:hAnsi="Helvetica"/>
          <w:color w:val="000000"/>
          <w:lang w:val="en-GB"/>
        </w:rPr>
        <w:t xml:space="preserve"> </w:t>
      </w:r>
      <w:r w:rsidR="004D19C4">
        <w:rPr>
          <w:rFonts w:ascii="Helvetica" w:hAnsi="Helvetica"/>
          <w:color w:val="000000"/>
          <w:lang w:val="en-GB"/>
        </w:rPr>
        <w:t>represent the effect</w:t>
      </w:r>
      <w:r w:rsidR="002C6428">
        <w:rPr>
          <w:rFonts w:ascii="Helvetica" w:hAnsi="Helvetica"/>
          <w:color w:val="000000"/>
          <w:lang w:val="en-GB"/>
        </w:rPr>
        <w:t>s</w:t>
      </w:r>
      <w:r w:rsidR="004D19C4">
        <w:rPr>
          <w:rFonts w:ascii="Helvetica" w:hAnsi="Helvetica"/>
          <w:color w:val="000000"/>
          <w:lang w:val="en-GB"/>
        </w:rPr>
        <w:t xml:space="preserve"> of </w:t>
      </w:r>
      <w:r w:rsidR="002C6428">
        <w:rPr>
          <w:rFonts w:ascii="Helvetica" w:hAnsi="Helvetica"/>
          <w:color w:val="000000"/>
          <w:lang w:val="en-GB"/>
        </w:rPr>
        <w:t xml:space="preserve">genetic variant </w:t>
      </w:r>
      <m:oMath>
        <m:r>
          <w:rPr>
            <w:rFonts w:ascii="Cambria Math" w:hAnsi="Cambria Math"/>
            <w:color w:val="000000"/>
            <w:lang w:val="en-GB"/>
          </w:rPr>
          <m:t xml:space="preserve">k </m:t>
        </m:r>
      </m:oMath>
      <w:r w:rsidR="002C6428">
        <w:rPr>
          <w:rFonts w:ascii="Helvetica" w:hAnsi="Helvetica"/>
          <w:color w:val="000000"/>
          <w:lang w:val="en-GB"/>
        </w:rPr>
        <w:t xml:space="preserve">on </w:t>
      </w:r>
      <m:oMath>
        <m:r>
          <w:rPr>
            <w:rFonts w:ascii="Cambria Math" w:hAnsi="Cambria Math"/>
            <w:color w:val="000000"/>
            <w:lang w:val="en-GB"/>
          </w:rPr>
          <m:t>X</m:t>
        </m:r>
      </m:oMath>
      <w:r w:rsidR="002C6428">
        <w:rPr>
          <w:rFonts w:ascii="Helvetica" w:hAnsi="Helvetica"/>
          <w:color w:val="000000"/>
          <w:lang w:val="en-GB"/>
        </w:rPr>
        <w:t xml:space="preserve"> and </w:t>
      </w:r>
      <m:oMath>
        <m:r>
          <w:rPr>
            <w:rFonts w:ascii="Cambria Math" w:hAnsi="Cambria Math"/>
            <w:color w:val="000000"/>
            <w:lang w:val="en-GB"/>
          </w:rPr>
          <m:t>Y</m:t>
        </m:r>
      </m:oMath>
      <w:r w:rsidR="002C6428">
        <w:rPr>
          <w:rFonts w:ascii="Helvetica" w:hAnsi="Helvetica"/>
          <w:color w:val="000000"/>
          <w:lang w:val="en-GB"/>
        </w:rPr>
        <w:t xml:space="preserve">, respectively and </w:t>
      </w:r>
      <m:oMath>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sSubSup>
      </m:oMath>
      <w:r w:rsidR="002C6428">
        <w:rPr>
          <w:rFonts w:ascii="Helvetica" w:hAnsi="Helvetica"/>
          <w:color w:val="000000"/>
          <w:lang w:val="en-GB"/>
        </w:rPr>
        <w:t xml:space="preserve"> represents the </w:t>
      </w:r>
      <w:r w:rsidR="009B62B5">
        <w:rPr>
          <w:rFonts w:ascii="Helvetica" w:hAnsi="Helvetica"/>
          <w:color w:val="000000"/>
          <w:lang w:val="en-GB"/>
        </w:rPr>
        <w:t xml:space="preserve">standard error of the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9B62B5">
        <w:rPr>
          <w:rFonts w:ascii="Helvetica" w:hAnsi="Helvetica"/>
          <w:color w:val="000000"/>
          <w:lang w:val="en-GB"/>
        </w:rPr>
        <w:t xml:space="preserve"> effect.</w:t>
      </w:r>
    </w:p>
    <w:p w14:paraId="030AA8BF" w14:textId="77777777" w:rsidR="002D5164" w:rsidRPr="0081577A" w:rsidDel="005F5FD1" w:rsidRDefault="002D5164" w:rsidP="002B237D">
      <w:pPr>
        <w:spacing w:before="40" w:after="120"/>
        <w:jc w:val="both"/>
        <w:outlineLvl w:val="1"/>
        <w:rPr>
          <w:del w:id="119" w:author="Jenny Sjaarda" w:date="2022-04-11T21:03:00Z"/>
          <w:rFonts w:ascii="Helvetica" w:hAnsi="Helvetica"/>
          <w:color w:val="000000"/>
          <w:lang w:val="en-GB"/>
        </w:rPr>
      </w:pPr>
    </w:p>
    <w:p w14:paraId="6ACA594B" w14:textId="77777777" w:rsidR="00DD7244" w:rsidRPr="0081577A" w:rsidRDefault="00DD7244" w:rsidP="002B237D">
      <w:pPr>
        <w:spacing w:before="40" w:after="120"/>
        <w:jc w:val="both"/>
        <w:outlineLvl w:val="1"/>
        <w:rPr>
          <w:rFonts w:ascii="Helvetica" w:hAnsi="Helvetica"/>
          <w:color w:val="000000"/>
          <w:lang w:val="en-GB"/>
        </w:rPr>
      </w:pPr>
    </w:p>
    <w:p w14:paraId="54E94472" w14:textId="40EBA6CE"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Phenotype selection and processing</w:t>
      </w:r>
    </w:p>
    <w:p w14:paraId="13F39EFC" w14:textId="14D0FC32" w:rsidR="004E1A6F" w:rsidRPr="0034630B" w:rsidRDefault="004E1A6F" w:rsidP="002B237D">
      <w:pPr>
        <w:jc w:val="both"/>
        <w:rPr>
          <w:rFonts w:ascii="Helvetica" w:hAnsi="Helvetica"/>
          <w:color w:val="000000"/>
          <w:rPrChange w:id="120" w:author="Jenny Sjaarda" w:date="2022-04-06T10:45:00Z">
            <w:rPr>
              <w:rFonts w:ascii="Helvetica" w:hAnsi="Helvetica"/>
              <w:lang w:val="en-GB"/>
            </w:rPr>
          </w:rPrChange>
        </w:rPr>
      </w:pPr>
      <w:r w:rsidRPr="0081577A">
        <w:rPr>
          <w:rFonts w:ascii="Helvetica" w:hAnsi="Helvetica"/>
          <w:color w:val="000000"/>
          <w:lang w:val="en-GB"/>
        </w:rPr>
        <w:t xml:space="preserve">We </w:t>
      </w:r>
      <w:del w:id="121" w:author="Jenny Sjaarda" w:date="2022-04-06T10:46:00Z">
        <w:r w:rsidRPr="0081577A" w:rsidDel="0034630B">
          <w:rPr>
            <w:rFonts w:ascii="Helvetica" w:hAnsi="Helvetica"/>
            <w:color w:val="000000"/>
            <w:lang w:val="en-GB"/>
          </w:rPr>
          <w:delText xml:space="preserve">performed </w:delText>
        </w:r>
      </w:del>
      <w:ins w:id="122" w:author="Jenny Sjaarda" w:date="2022-04-06T10:46:00Z">
        <w:r w:rsidR="0034630B">
          <w:rPr>
            <w:rFonts w:ascii="Helvetica" w:hAnsi="Helvetica"/>
            <w:color w:val="000000"/>
            <w:lang w:val="en-GB"/>
          </w:rPr>
          <w:t>used</w:t>
        </w:r>
        <w:r w:rsidR="0034630B" w:rsidRPr="0081577A">
          <w:rPr>
            <w:rFonts w:ascii="Helvetica" w:hAnsi="Helvetica"/>
            <w:color w:val="000000"/>
            <w:lang w:val="en-GB"/>
          </w:rPr>
          <w:t xml:space="preserve"> </w:t>
        </w:r>
      </w:ins>
      <w:r w:rsidRPr="0081577A">
        <w:rPr>
          <w:rFonts w:ascii="Helvetica" w:hAnsi="Helvetica"/>
          <w:color w:val="000000"/>
          <w:lang w:val="en-GB"/>
        </w:rPr>
        <w:t>an agnostic, phenome-wide approach for selecting phenotypes</w:t>
      </w:r>
      <w:del w:id="123" w:author="Jenny Sjaarda" w:date="2022-04-06T10:46:00Z">
        <w:r w:rsidRPr="0081577A" w:rsidDel="0034630B">
          <w:rPr>
            <w:rFonts w:ascii="Helvetica" w:hAnsi="Helvetica"/>
            <w:color w:val="000000"/>
            <w:lang w:val="en-GB"/>
          </w:rPr>
          <w:delText xml:space="preserve"> in this study</w:delText>
        </w:r>
      </w:del>
      <w:r w:rsidRPr="0081577A">
        <w:rPr>
          <w:rFonts w:ascii="Helvetica" w:hAnsi="Helvetica"/>
          <w:color w:val="000000"/>
          <w:lang w:val="en-GB"/>
        </w:rPr>
        <w:t>. Specifically, we first selected phenotypes which were analy</w:t>
      </w:r>
      <w:r w:rsidR="009C0EE9">
        <w:rPr>
          <w:rFonts w:ascii="Helvetica" w:hAnsi="Helvetica"/>
          <w:color w:val="000000"/>
          <w:lang w:val="en-GB"/>
        </w:rPr>
        <w:t>s</w:t>
      </w:r>
      <w:r w:rsidRPr="0081577A">
        <w:rPr>
          <w:rFonts w:ascii="Helvetica" w:hAnsi="Helvetica"/>
          <w:color w:val="000000"/>
          <w:lang w:val="en-GB"/>
        </w:rPr>
        <w:t xml:space="preserve">ed by the Neale </w:t>
      </w:r>
      <w:proofErr w:type="gramStart"/>
      <w:r w:rsidRPr="0081577A">
        <w:rPr>
          <w:rFonts w:ascii="Helvetica" w:hAnsi="Helvetica"/>
          <w:color w:val="000000"/>
          <w:lang w:val="en-GB"/>
        </w:rPr>
        <w:t>group</w:t>
      </w:r>
      <w:proofErr w:type="gramEnd"/>
      <w:r w:rsidRPr="0081577A">
        <w:rPr>
          <w:rFonts w:ascii="Helvetica" w:hAnsi="Helvetica"/>
          <w:color w:val="000000"/>
          <w:lang w:val="en-GB"/>
        </w:rPr>
        <w:t xml:space="preserve"> and which had both male, female and joint summary statistics available</w:t>
      </w:r>
      <w:ins w:id="124" w:author="Jenny Sjaarda" w:date="2022-04-06T10:45:00Z">
        <w:r w:rsidR="0034630B">
          <w:rPr>
            <w:rFonts w:ascii="Helvetica" w:hAnsi="Helvetica"/>
            <w:color w:val="000000"/>
            <w:lang w:val="en-GB"/>
          </w:rPr>
          <w:t xml:space="preserve"> (</w:t>
        </w:r>
        <w:r w:rsidR="0034630B" w:rsidRPr="0034630B">
          <w:rPr>
            <w:rFonts w:ascii="Helvetica" w:hAnsi="Helvetica"/>
            <w:color w:val="000000"/>
          </w:rPr>
          <w:t> </w:t>
        </w:r>
        <w:r w:rsidR="0034630B">
          <w:rPr>
            <w:rFonts w:ascii="Helvetica" w:hAnsi="Helvetica"/>
            <w:color w:val="000000"/>
          </w:rPr>
          <w:fldChar w:fldCharType="begin"/>
        </w:r>
        <w:r w:rsidR="0034630B">
          <w:rPr>
            <w:rFonts w:ascii="Helvetica" w:hAnsi="Helvetica"/>
            <w:color w:val="000000"/>
          </w:rPr>
          <w:instrText xml:space="preserve"> HYPERLINK "</w:instrText>
        </w:r>
        <w:r w:rsidR="0034630B" w:rsidRPr="0034630B">
          <w:rPr>
            <w:rFonts w:ascii="Helvetica" w:hAnsi="Helvetica"/>
            <w:color w:val="000000"/>
          </w:rPr>
          <w:instrText>http://www.nealelab.is/uk-biobank/</w:instrText>
        </w:r>
        <w:r w:rsidR="0034630B">
          <w:rPr>
            <w:rFonts w:ascii="Helvetica" w:hAnsi="Helvetica"/>
            <w:color w:val="000000"/>
          </w:rPr>
          <w:instrText xml:space="preserve">" </w:instrText>
        </w:r>
        <w:r w:rsidR="0034630B">
          <w:rPr>
            <w:rFonts w:ascii="Helvetica" w:hAnsi="Helvetica"/>
            <w:color w:val="000000"/>
          </w:rPr>
          <w:fldChar w:fldCharType="separate"/>
        </w:r>
        <w:r w:rsidR="0034630B" w:rsidRPr="006A4063">
          <w:rPr>
            <w:rStyle w:val="Hyperlink"/>
            <w:rFonts w:ascii="Helvetica" w:hAnsi="Helvetica"/>
          </w:rPr>
          <w:t>http://www.nealelab.is/uk-biobank/</w:t>
        </w:r>
        <w:r w:rsidR="0034630B">
          <w:rPr>
            <w:rFonts w:ascii="Helvetica" w:hAnsi="Helvetica"/>
            <w:color w:val="000000"/>
          </w:rPr>
          <w:fldChar w:fldCharType="end"/>
        </w:r>
        <w:r w:rsidR="0034630B">
          <w:rPr>
            <w:rFonts w:ascii="Helvetica" w:hAnsi="Helvetica"/>
            <w:color w:val="000000"/>
          </w:rPr>
          <w:t xml:space="preserve">). </w:t>
        </w:r>
      </w:ins>
      <w:del w:id="125" w:author="Jenny Sjaarda" w:date="2022-04-06T10:45:00Z">
        <w:r w:rsidRPr="0081577A" w:rsidDel="0034630B">
          <w:rPr>
            <w:rFonts w:ascii="Helvetica" w:hAnsi="Helvetica"/>
            <w:color w:val="000000"/>
            <w:lang w:val="en-GB"/>
          </w:rPr>
          <w:delText xml:space="preserve">. </w:delText>
        </w:r>
      </w:del>
      <w:del w:id="126" w:author="Jenny Sjaarda" w:date="2022-04-06T10:46:00Z">
        <w:r w:rsidRPr="0081577A" w:rsidDel="0034630B">
          <w:rPr>
            <w:rFonts w:ascii="Helvetica" w:hAnsi="Helvetica"/>
            <w:color w:val="000000"/>
            <w:lang w:val="en-GB"/>
          </w:rPr>
          <w:delText xml:space="preserve">Next, after intersecting </w:delText>
        </w:r>
      </w:del>
      <w:ins w:id="127" w:author="Jenny Sjaarda" w:date="2022-04-06T10:46:00Z">
        <w:r w:rsidR="0034630B">
          <w:rPr>
            <w:rFonts w:ascii="Helvetica" w:hAnsi="Helvetica"/>
            <w:color w:val="000000"/>
            <w:lang w:val="en-GB"/>
          </w:rPr>
          <w:t>T</w:t>
        </w:r>
      </w:ins>
      <w:del w:id="128" w:author="Jenny Sjaarda" w:date="2022-04-06T10:46:00Z">
        <w:r w:rsidRPr="0081577A" w:rsidDel="0034630B">
          <w:rPr>
            <w:rFonts w:ascii="Helvetica" w:hAnsi="Helvetica"/>
            <w:color w:val="000000"/>
            <w:lang w:val="en-GB"/>
          </w:rPr>
          <w:delText>t</w:delText>
        </w:r>
      </w:del>
      <w:r w:rsidRPr="0081577A">
        <w:rPr>
          <w:rFonts w:ascii="Helvetica" w:hAnsi="Helvetica"/>
          <w:color w:val="000000"/>
          <w:lang w:val="en-GB"/>
        </w:rPr>
        <w:t xml:space="preserve">his list </w:t>
      </w:r>
      <w:del w:id="129" w:author="Jenny Sjaarda" w:date="2022-04-06T10:46:00Z">
        <w:r w:rsidRPr="0081577A" w:rsidDel="0034630B">
          <w:rPr>
            <w:rFonts w:ascii="Helvetica" w:hAnsi="Helvetica"/>
            <w:color w:val="000000"/>
            <w:lang w:val="en-GB"/>
          </w:rPr>
          <w:delText>of phenotypes</w:delText>
        </w:r>
      </w:del>
      <w:ins w:id="130" w:author="Jenny Sjaarda" w:date="2022-04-06T10:46:00Z">
        <w:r w:rsidR="0034630B">
          <w:rPr>
            <w:rFonts w:ascii="Helvetica" w:hAnsi="Helvetica"/>
            <w:color w:val="000000"/>
            <w:lang w:val="en-GB"/>
          </w:rPr>
          <w:t>was intersected</w:t>
        </w:r>
      </w:ins>
      <w:r w:rsidRPr="0081577A">
        <w:rPr>
          <w:rFonts w:ascii="Helvetica" w:hAnsi="Helvetica"/>
          <w:color w:val="000000"/>
          <w:lang w:val="en-GB"/>
        </w:rPr>
        <w:t xml:space="preserve"> with our internal database (application number #16389), </w:t>
      </w:r>
      <w:del w:id="131" w:author="Jenny Sjaarda" w:date="2022-04-06T10:46:00Z">
        <w:r w:rsidRPr="0081577A" w:rsidDel="0034630B">
          <w:rPr>
            <w:rFonts w:ascii="Helvetica" w:hAnsi="Helvetica"/>
            <w:color w:val="000000"/>
            <w:lang w:val="en-GB"/>
          </w:rPr>
          <w:delText>we had</w:delText>
        </w:r>
      </w:del>
      <w:ins w:id="132" w:author="Jenny Sjaarda" w:date="2022-04-06T10:46:00Z">
        <w:r w:rsidR="0034630B">
          <w:rPr>
            <w:rFonts w:ascii="Helvetica" w:hAnsi="Helvetica"/>
            <w:color w:val="000000"/>
            <w:lang w:val="en-GB"/>
          </w:rPr>
          <w:t>leaving</w:t>
        </w:r>
      </w:ins>
      <w:r w:rsidRPr="0081577A">
        <w:rPr>
          <w:rFonts w:ascii="Helvetica" w:hAnsi="Helvetica"/>
          <w:color w:val="000000"/>
          <w:lang w:val="en-GB"/>
        </w:rPr>
        <w:t xml:space="preserve"> 1,278 phenotypes available for analysis. Phenotypes were processed in the filtered QC-data set (N = 337,138) according to a slightly modified version of the PHESANT pipeline to accommodate the phenotypes that we had available in our database</w:t>
      </w:r>
      <w:r w:rsidR="006322A3"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25&lt;/sup&gt;","plainTextFormattedCitation":"25","previouslyFormattedCitation":"&lt;sup&gt;24&lt;/sup&gt;"},"properties":{"noteIndex":0},"schema":"https://github.com/citation-style-language/schema/raw/master/csl-citation.json"}</w:instrText>
      </w:r>
      <w:r w:rsidR="006322A3"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25</w:t>
      </w:r>
      <w:r w:rsidR="006322A3" w:rsidRPr="0081577A">
        <w:rPr>
          <w:rFonts w:ascii="Helvetica" w:hAnsi="Helvetica"/>
          <w:color w:val="000000"/>
          <w:lang w:val="en-GB"/>
        </w:rPr>
        <w:fldChar w:fldCharType="end"/>
      </w:r>
      <w:r w:rsidRPr="0081577A">
        <w:rPr>
          <w:rFonts w:ascii="Helvetica" w:hAnsi="Helvetica"/>
          <w:color w:val="000000"/>
          <w:lang w:val="en-GB"/>
        </w:rPr>
        <w:t>. Continuous variables were transformed to a normal distribution using a rank-preserving inverse normal quantile transformation</w:t>
      </w:r>
      <w:r w:rsidR="003D0937" w:rsidRPr="0081577A">
        <w:rPr>
          <w:rFonts w:ascii="Helvetica" w:hAnsi="Helvetica"/>
          <w:color w:val="000000"/>
          <w:lang w:val="en-GB"/>
        </w:rPr>
        <w:t xml:space="preserve"> (INQT)</w:t>
      </w:r>
      <w:r w:rsidRPr="0081577A">
        <w:rPr>
          <w:rFonts w:ascii="Helvetica" w:hAnsi="Helvetica"/>
          <w:color w:val="000000"/>
          <w:lang w:val="en-GB"/>
        </w:rPr>
        <w:t xml:space="preserve">, while ordinal and binary traits were re-categorized according to PHESANT documentation (for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categories with less than 10 participants were removed). We then filtered these phenotypes as follows. First, </w:t>
      </w:r>
      <w:proofErr w:type="gramStart"/>
      <w:ins w:id="133" w:author="Jenny Sjaarda" w:date="2022-04-11T18:47:00Z">
        <w:r w:rsidR="00144A54" w:rsidRPr="0081577A">
          <w:rPr>
            <w:rFonts w:ascii="Helvetica" w:hAnsi="Helvetica"/>
            <w:color w:val="000000"/>
            <w:lang w:val="en-GB"/>
          </w:rPr>
          <w:t>in order to</w:t>
        </w:r>
        <w:proofErr w:type="gramEnd"/>
        <w:r w:rsidR="00144A54" w:rsidRPr="0081577A">
          <w:rPr>
            <w:rFonts w:ascii="Helvetica" w:hAnsi="Helvetica"/>
            <w:color w:val="000000"/>
            <w:lang w:val="en-GB"/>
          </w:rPr>
          <w:t xml:space="preserve"> focus on traits with some indication of assortment</w:t>
        </w:r>
        <w:r w:rsidR="00144A54">
          <w:rPr>
            <w:rFonts w:ascii="Helvetica" w:hAnsi="Helvetica"/>
            <w:color w:val="000000"/>
            <w:lang w:val="en-GB"/>
          </w:rPr>
          <w:t>,</w:t>
        </w:r>
        <w:r w:rsidR="00144A54" w:rsidRPr="0081577A">
          <w:rPr>
            <w:rFonts w:ascii="Helvetica" w:hAnsi="Helvetica"/>
            <w:color w:val="000000"/>
            <w:lang w:val="en-GB"/>
          </w:rPr>
          <w:t xml:space="preserve"> </w:t>
        </w:r>
      </w:ins>
      <w:r w:rsidRPr="0081577A">
        <w:rPr>
          <w:rFonts w:ascii="Helvetica" w:hAnsi="Helvetica"/>
          <w:color w:val="000000"/>
          <w:lang w:val="en-GB"/>
        </w:rPr>
        <w:t>we computed the raw phenotypic correlation amongst couples and removed phenotypes with a</w:t>
      </w:r>
      <w:r w:rsidR="003D0937" w:rsidRPr="0081577A">
        <w:rPr>
          <w:rFonts w:ascii="Helvetica" w:hAnsi="Helvetica"/>
          <w:color w:val="000000"/>
          <w:lang w:val="en-GB"/>
        </w:rPr>
        <w:t xml:space="preserve"> Pearson</w:t>
      </w:r>
      <w:r w:rsidRPr="0081577A">
        <w:rPr>
          <w:rFonts w:ascii="Helvetica" w:hAnsi="Helvetica"/>
          <w:color w:val="000000"/>
          <w:lang w:val="en-GB"/>
        </w:rPr>
        <w:t xml:space="preserve"> correlation &lt; 0.1</w:t>
      </w:r>
      <w:del w:id="134" w:author="Jenny Sjaarda" w:date="2022-04-11T18:47:00Z">
        <w:r w:rsidRPr="0081577A" w:rsidDel="00144A54">
          <w:rPr>
            <w:rFonts w:ascii="Helvetica" w:hAnsi="Helvetica"/>
            <w:color w:val="000000"/>
            <w:lang w:val="en-GB"/>
          </w:rPr>
          <w:delText>, in order to focus on traits with some indication of assortment</w:delText>
        </w:r>
      </w:del>
      <w:r w:rsidRPr="0081577A">
        <w:rPr>
          <w:rFonts w:ascii="Helvetica" w:hAnsi="Helvetica"/>
          <w:color w:val="000000"/>
          <w:lang w:val="en-GB"/>
        </w:rPr>
        <w:t xml:space="preserve">. </w:t>
      </w:r>
      <w:commentRangeStart w:id="135"/>
      <w:r w:rsidR="003D0937" w:rsidRPr="0081577A">
        <w:rPr>
          <w:rFonts w:ascii="Helvetica" w:hAnsi="Helvetica"/>
          <w:color w:val="000000"/>
          <w:lang w:val="en-GB"/>
        </w:rPr>
        <w:t xml:space="preserve">To ensure that INQT was not significantly impacting the correlations of each trait, we also calculated the </w:t>
      </w:r>
      <w:del w:id="136" w:author="Jenny Sjaarda" w:date="2022-04-06T10:49:00Z">
        <w:r w:rsidR="003D0937" w:rsidRPr="0081577A" w:rsidDel="0034630B">
          <w:rPr>
            <w:rFonts w:ascii="Helvetica" w:hAnsi="Helvetica"/>
            <w:color w:val="000000"/>
            <w:lang w:val="en-GB"/>
          </w:rPr>
          <w:delText xml:space="preserve">Spearman </w:delText>
        </w:r>
      </w:del>
      <w:r w:rsidR="003D0937" w:rsidRPr="0081577A">
        <w:rPr>
          <w:rFonts w:ascii="Helvetica" w:hAnsi="Helvetica"/>
          <w:color w:val="000000"/>
          <w:lang w:val="en-GB"/>
        </w:rPr>
        <w:t xml:space="preserve">correlation </w:t>
      </w:r>
      <w:del w:id="137" w:author="Jenny Sjaarda" w:date="2022-04-06T10:47:00Z">
        <w:r w:rsidR="003D0937" w:rsidRPr="0081577A" w:rsidDel="0034630B">
          <w:rPr>
            <w:rFonts w:ascii="Helvetica" w:hAnsi="Helvetica"/>
            <w:color w:val="000000"/>
            <w:lang w:val="en-GB"/>
          </w:rPr>
          <w:delText xml:space="preserve">for </w:delText>
        </w:r>
      </w:del>
      <w:ins w:id="138" w:author="Jenny Sjaarda" w:date="2022-04-06T10:47:00Z">
        <w:r w:rsidR="0034630B">
          <w:rPr>
            <w:rFonts w:ascii="Helvetica" w:hAnsi="Helvetica"/>
            <w:color w:val="000000"/>
            <w:lang w:val="en-GB"/>
          </w:rPr>
          <w:t>between partners for</w:t>
        </w:r>
        <w:r w:rsidR="0034630B" w:rsidRPr="0081577A">
          <w:rPr>
            <w:rFonts w:ascii="Helvetica" w:hAnsi="Helvetica"/>
            <w:color w:val="000000"/>
            <w:lang w:val="en-GB"/>
          </w:rPr>
          <w:t xml:space="preserve"> </w:t>
        </w:r>
      </w:ins>
      <w:r w:rsidR="003D0937" w:rsidRPr="0081577A">
        <w:rPr>
          <w:rFonts w:ascii="Helvetica" w:hAnsi="Helvetica"/>
          <w:color w:val="000000"/>
          <w:lang w:val="en-GB"/>
        </w:rPr>
        <w:t>each trait</w:t>
      </w:r>
      <w:ins w:id="139" w:author="Jenny Sjaarda" w:date="2022-04-06T10:49:00Z">
        <w:r w:rsidR="0034630B">
          <w:rPr>
            <w:rFonts w:ascii="Helvetica" w:hAnsi="Helvetica"/>
            <w:color w:val="000000"/>
            <w:lang w:val="en-GB"/>
          </w:rPr>
          <w:t xml:space="preserve"> using </w:t>
        </w:r>
        <w:r w:rsidR="004D412D">
          <w:rPr>
            <w:rFonts w:ascii="Helvetica" w:hAnsi="Helvetica"/>
            <w:color w:val="000000"/>
            <w:lang w:val="en-GB"/>
          </w:rPr>
          <w:t>the</w:t>
        </w:r>
        <w:r w:rsidR="0034630B">
          <w:rPr>
            <w:rFonts w:ascii="Helvetica" w:hAnsi="Helvetica"/>
            <w:color w:val="000000"/>
            <w:lang w:val="en-GB"/>
          </w:rPr>
          <w:t xml:space="preserve"> non-parametric Spearman</w:t>
        </w:r>
      </w:ins>
      <w:del w:id="140" w:author="Jenny Sjaarda" w:date="2022-04-06T10:49:00Z">
        <w:r w:rsidR="003D0937" w:rsidRPr="0081577A" w:rsidDel="0034630B">
          <w:rPr>
            <w:rFonts w:ascii="Helvetica" w:hAnsi="Helvetica"/>
            <w:color w:val="000000"/>
            <w:lang w:val="en-GB"/>
          </w:rPr>
          <w:delText>,</w:delText>
        </w:r>
      </w:del>
      <w:r w:rsidR="003D0937" w:rsidRPr="0081577A">
        <w:rPr>
          <w:rFonts w:ascii="Helvetica" w:hAnsi="Helvetica"/>
          <w:color w:val="000000"/>
          <w:lang w:val="en-GB"/>
        </w:rPr>
        <w:t xml:space="preserve"> </w:t>
      </w:r>
      <w:proofErr w:type="gramStart"/>
      <w:ins w:id="141" w:author="Jenny Sjaarda" w:date="2022-04-06T10:49:00Z">
        <w:r w:rsidR="004D412D">
          <w:rPr>
            <w:rFonts w:ascii="Helvetica" w:hAnsi="Helvetica"/>
            <w:color w:val="000000"/>
            <w:lang w:val="en-GB"/>
          </w:rPr>
          <w:t xml:space="preserve">correlation, </w:t>
        </w:r>
      </w:ins>
      <w:r w:rsidR="003D0937" w:rsidRPr="0081577A">
        <w:rPr>
          <w:rFonts w:ascii="Helvetica" w:hAnsi="Helvetica"/>
          <w:color w:val="000000"/>
          <w:lang w:val="en-GB"/>
        </w:rPr>
        <w:t>and</w:t>
      </w:r>
      <w:proofErr w:type="gramEnd"/>
      <w:r w:rsidR="003D0937" w:rsidRPr="0081577A">
        <w:rPr>
          <w:rFonts w:ascii="Helvetica" w:hAnsi="Helvetica"/>
          <w:color w:val="000000"/>
          <w:lang w:val="en-GB"/>
        </w:rPr>
        <w:t xml:space="preserve"> found consistent </w:t>
      </w:r>
      <w:del w:id="142" w:author="Jenny Sjaarda" w:date="2022-04-06T10:49:00Z">
        <w:r w:rsidR="003D0937" w:rsidRPr="0081577A" w:rsidDel="004D412D">
          <w:rPr>
            <w:rFonts w:ascii="Helvetica" w:hAnsi="Helvetica"/>
            <w:color w:val="000000"/>
            <w:lang w:val="en-GB"/>
          </w:rPr>
          <w:delText xml:space="preserve">correlation </w:delText>
        </w:r>
      </w:del>
      <w:r w:rsidR="003D0937" w:rsidRPr="0081577A">
        <w:rPr>
          <w:rFonts w:ascii="Helvetica" w:hAnsi="Helvetica"/>
          <w:color w:val="000000"/>
          <w:lang w:val="en-GB"/>
        </w:rPr>
        <w:t xml:space="preserve">estimates </w:t>
      </w:r>
      <w:commentRangeEnd w:id="135"/>
      <w:r w:rsidR="0034630B">
        <w:rPr>
          <w:rStyle w:val="CommentReference"/>
          <w:rFonts w:asciiTheme="minorHAnsi" w:eastAsiaTheme="minorHAnsi" w:hAnsiTheme="minorHAnsi" w:cstheme="minorBidi"/>
        </w:rPr>
        <w:commentReference w:id="135"/>
      </w:r>
      <w:r w:rsidR="003D0937" w:rsidRPr="0081577A">
        <w:rPr>
          <w:rFonts w:ascii="Helvetica" w:hAnsi="Helvetica"/>
          <w:color w:val="000000"/>
          <w:lang w:val="en-GB"/>
        </w:rPr>
        <w:t xml:space="preserve">(Supplementary Figure 2). </w:t>
      </w:r>
      <w:del w:id="143" w:author="Jenny Sjaarda" w:date="2022-04-06T10:50:00Z">
        <w:r w:rsidRPr="0081577A" w:rsidDel="004D412D">
          <w:rPr>
            <w:rFonts w:ascii="Helvetica" w:hAnsi="Helvetica"/>
            <w:color w:val="000000"/>
            <w:lang w:val="en-GB"/>
          </w:rPr>
          <w:delText>Next</w:delText>
        </w:r>
      </w:del>
      <w:ins w:id="144" w:author="Jenny Sjaarda" w:date="2022-04-06T10:50:00Z">
        <w:r w:rsidR="004D412D">
          <w:rPr>
            <w:rFonts w:ascii="Helvetica" w:hAnsi="Helvetica"/>
            <w:color w:val="000000"/>
            <w:lang w:val="en-GB"/>
          </w:rPr>
          <w:t>Second</w:t>
        </w:r>
      </w:ins>
      <w:r w:rsidRPr="0081577A">
        <w:rPr>
          <w:rFonts w:ascii="Helvetica" w:hAnsi="Helvetica"/>
          <w:color w:val="000000"/>
          <w:lang w:val="en-GB"/>
        </w:rPr>
        <w:t xml:space="preserve">, we removed phenotypes which had less than 5 valid </w:t>
      </w:r>
      <w:r w:rsidR="004C04EC" w:rsidRPr="0081577A">
        <w:rPr>
          <w:rFonts w:ascii="Helvetica" w:hAnsi="Helvetica"/>
          <w:color w:val="000000"/>
          <w:lang w:val="en-GB"/>
        </w:rPr>
        <w:t>IVs</w:t>
      </w:r>
      <w:r w:rsidRPr="0081577A">
        <w:rPr>
          <w:rFonts w:ascii="Helvetica" w:hAnsi="Helvetica"/>
          <w:color w:val="000000"/>
          <w:lang w:val="en-GB"/>
        </w:rPr>
        <w:t xml:space="preserve"> for MR. IVs </w:t>
      </w:r>
      <w:proofErr w:type="gramStart"/>
      <w:r w:rsidRPr="0081577A">
        <w:rPr>
          <w:rFonts w:ascii="Helvetica" w:hAnsi="Helvetica"/>
          <w:color w:val="000000"/>
          <w:lang w:val="en-GB"/>
        </w:rPr>
        <w:t>were</w:t>
      </w:r>
      <w:proofErr w:type="gramEnd"/>
      <w:r w:rsidRPr="0081577A">
        <w:rPr>
          <w:rFonts w:ascii="Helvetica" w:hAnsi="Helvetica"/>
          <w:color w:val="000000"/>
          <w:lang w:val="en-GB"/>
        </w:rPr>
        <w:t xml:space="preserve"> defined based on an association </w:t>
      </w:r>
      <w:r w:rsidR="00BF0D1C" w:rsidRPr="0081577A">
        <w:rPr>
          <w:rFonts w:ascii="Helvetica" w:hAnsi="Helvetica"/>
          <w:i/>
          <w:iCs/>
          <w:color w:val="000000"/>
          <w:lang w:val="en-GB"/>
        </w:rPr>
        <w:t xml:space="preserve">p </w:t>
      </w:r>
      <w:r w:rsidRPr="0081577A">
        <w:rPr>
          <w:rFonts w:ascii="Helvetica" w:hAnsi="Helvetica"/>
          <w:color w:val="000000"/>
          <w:lang w:val="en-GB"/>
        </w:rPr>
        <w:t>&lt; 5 x 1</w:t>
      </w:r>
      <w:r w:rsidR="00BF0D1C" w:rsidRPr="0081577A">
        <w:rPr>
          <w:rFonts w:ascii="Helvetica" w:hAnsi="Helvetica"/>
          <w:color w:val="000000"/>
          <w:lang w:val="en-GB"/>
        </w:rPr>
        <w:t>0</w:t>
      </w:r>
      <w:r w:rsidR="00BF0D1C" w:rsidRPr="0081577A">
        <w:rPr>
          <w:rFonts w:ascii="Helvetica" w:hAnsi="Helvetica"/>
          <w:color w:val="000000"/>
          <w:vertAlign w:val="superscript"/>
          <w:lang w:val="en-GB"/>
        </w:rPr>
        <w:t>-8</w:t>
      </w:r>
      <w:r w:rsidRPr="0081577A">
        <w:rPr>
          <w:rFonts w:ascii="Helvetica" w:hAnsi="Helvetica"/>
          <w:color w:val="000000"/>
          <w:lang w:val="en-GB"/>
        </w:rPr>
        <w:t xml:space="preserve"> in the joint Neale summary statistics, after pruning for independence (based on a clumping procedure performed in PLINK with the options </w:t>
      </w:r>
      <w:r w:rsidRPr="0081577A">
        <w:rPr>
          <w:rFonts w:ascii="Helvetica" w:hAnsi="Helvetica" w:cs="Courier New"/>
          <w:color w:val="000000"/>
          <w:lang w:val="en-GB"/>
        </w:rPr>
        <w:t>--clump-kb 10000</w:t>
      </w:r>
      <w:r w:rsidRPr="0081577A">
        <w:rPr>
          <w:rFonts w:ascii="Helvetica" w:hAnsi="Helvetica"/>
          <w:color w:val="000000"/>
          <w:lang w:val="en-GB"/>
        </w:rPr>
        <w:t xml:space="preserve"> and </w:t>
      </w:r>
      <w:r w:rsidRPr="0081577A">
        <w:rPr>
          <w:rFonts w:ascii="Helvetica" w:hAnsi="Helvetica" w:cs="Courier New"/>
          <w:color w:val="000000"/>
          <w:lang w:val="en-GB"/>
        </w:rPr>
        <w:t>--clump-r2 0.001</w:t>
      </w:r>
      <w:r w:rsidRPr="0081577A">
        <w:rPr>
          <w:rFonts w:ascii="Helvetica" w:hAnsi="Helvetica"/>
          <w:color w:val="000000"/>
          <w:lang w:val="en-GB"/>
        </w:rPr>
        <w:t xml:space="preserve"> using the 1000 Genomes European samples as a reference). Third, using the sex-specific summary statistics, the IV heterogeneity between sexes was calculated. IVs that showed (Bonferroni </w:t>
      </w:r>
      <w:del w:id="145" w:author="Jenny Sjaarda" w:date="2022-04-11T18:54:00Z">
        <w:r w:rsidR="001D0B45" w:rsidDel="006D7632">
          <w:rPr>
            <w:rFonts w:ascii="Helvetica" w:hAnsi="Helvetica"/>
            <w:color w:val="000000"/>
            <w:lang w:val="en-GB"/>
          </w:rPr>
          <w:delText xml:space="preserve">(BF) </w:delText>
        </w:r>
      </w:del>
      <w:r w:rsidRPr="0081577A">
        <w:rPr>
          <w:rFonts w:ascii="Helvetica" w:hAnsi="Helvetica"/>
          <w:color w:val="000000"/>
          <w:lang w:val="en-GB"/>
        </w:rPr>
        <w:t>corrected) significant evidence of heterogeneity between sexes were excluded (</w:t>
      </w:r>
      <w:r w:rsidRPr="0081577A">
        <w:rPr>
          <w:rFonts w:ascii="Helvetica" w:hAnsi="Helvetica"/>
          <w:i/>
          <w:iCs/>
          <w:color w:val="000000"/>
          <w:lang w:val="en-GB"/>
        </w:rPr>
        <w:t>p</w:t>
      </w:r>
      <w:r w:rsidRPr="0081577A">
        <w:rPr>
          <w:rFonts w:ascii="Helvetica" w:hAnsi="Helvetica"/>
          <w:color w:val="000000"/>
          <w:lang w:val="en-GB"/>
        </w:rPr>
        <w:t xml:space="preserve"> &lt;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IVs]). After </w:t>
      </w:r>
      <w:del w:id="146" w:author="Jenny Sjaarda" w:date="2022-04-06T10:50:00Z">
        <w:r w:rsidRPr="0081577A" w:rsidDel="004D412D">
          <w:rPr>
            <w:rFonts w:ascii="Helvetica" w:hAnsi="Helvetica"/>
            <w:color w:val="000000"/>
            <w:lang w:val="en-GB"/>
          </w:rPr>
          <w:delText>filtering IVs with significant sex-heterogeneity</w:delText>
        </w:r>
      </w:del>
      <w:ins w:id="147" w:author="Jenny Sjaarda" w:date="2022-04-06T10:50:00Z">
        <w:r w:rsidR="004D412D">
          <w:rPr>
            <w:rFonts w:ascii="Helvetica" w:hAnsi="Helvetica"/>
            <w:color w:val="000000"/>
            <w:lang w:val="en-GB"/>
          </w:rPr>
          <w:t>this procedure</w:t>
        </w:r>
      </w:ins>
      <w:r w:rsidRPr="0081577A">
        <w:rPr>
          <w:rFonts w:ascii="Helvetica" w:hAnsi="Helvetica"/>
          <w:color w:val="000000"/>
          <w:lang w:val="en-GB"/>
        </w:rPr>
        <w:t xml:space="preserve">, phenotypes were again filtered to </w:t>
      </w:r>
      <w:del w:id="148" w:author="Jenny Sjaarda" w:date="2022-04-06T10:50:00Z">
        <w:r w:rsidRPr="0081577A" w:rsidDel="004D412D">
          <w:rPr>
            <w:rFonts w:ascii="Helvetica" w:hAnsi="Helvetica"/>
            <w:color w:val="000000"/>
            <w:lang w:val="en-GB"/>
          </w:rPr>
          <w:delText xml:space="preserve">only </w:delText>
        </w:r>
      </w:del>
      <w:r w:rsidRPr="0081577A">
        <w:rPr>
          <w:rFonts w:ascii="Helvetica" w:hAnsi="Helvetica"/>
          <w:color w:val="000000"/>
          <w:lang w:val="en-GB"/>
        </w:rPr>
        <w:t>those with at least five valid IVs remaining. Fourth, dietary phenotypes were removed due to high correlation amongst these phenotypes</w:t>
      </w:r>
      <w:r w:rsidR="00190D55" w:rsidRPr="0081577A">
        <w:rPr>
          <w:rFonts w:ascii="Helvetica" w:hAnsi="Helvetica"/>
          <w:color w:val="000000"/>
          <w:lang w:val="en-GB"/>
        </w:rPr>
        <w:t xml:space="preserve"> (due to the shared household)</w:t>
      </w:r>
      <w:r w:rsidRPr="0081577A">
        <w:rPr>
          <w:rFonts w:ascii="Helvetica" w:hAnsi="Helvetica"/>
          <w:color w:val="000000"/>
          <w:lang w:val="en-GB"/>
        </w:rPr>
        <w:t>, insufficient power, problems with reverse causation and difficult interpretation</w:t>
      </w:r>
      <w:r w:rsidR="001778D6"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26&lt;/sup&gt;","plainTextFormattedCitation":"26","previouslyFormattedCitation":"&lt;sup&gt;25&lt;/sup&gt;"},"properties":{"noteIndex":0},"schema":"https://github.com/citation-style-language/schema/raw/master/csl-citation.json"}</w:instrText>
      </w:r>
      <w:r w:rsidR="001778D6"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26</w:t>
      </w:r>
      <w:r w:rsidR="001778D6" w:rsidRPr="0081577A">
        <w:rPr>
          <w:rFonts w:ascii="Helvetica" w:hAnsi="Helvetica"/>
          <w:color w:val="000000"/>
          <w:lang w:val="en-GB"/>
        </w:rPr>
        <w:fldChar w:fldCharType="end"/>
      </w:r>
      <w:r w:rsidRPr="0081577A">
        <w:rPr>
          <w:rFonts w:ascii="Helvetica" w:hAnsi="Helvetica"/>
          <w:color w:val="000000"/>
          <w:lang w:val="en-GB"/>
        </w:rPr>
        <w:t xml:space="preserve">. Finally, </w:t>
      </w:r>
      <w:r w:rsidR="004856F9" w:rsidRPr="0081577A">
        <w:rPr>
          <w:rFonts w:ascii="Helvetica" w:hAnsi="Helvetica"/>
          <w:color w:val="000000"/>
          <w:lang w:val="en-GB"/>
        </w:rPr>
        <w:t xml:space="preserve">we </w:t>
      </w:r>
      <w:r w:rsidR="00963845" w:rsidRPr="0081577A">
        <w:rPr>
          <w:rFonts w:ascii="Helvetica" w:hAnsi="Helvetica"/>
          <w:color w:val="000000"/>
          <w:lang w:val="en-GB"/>
        </w:rPr>
        <w:t xml:space="preserve">manually </w:t>
      </w:r>
      <w:r w:rsidR="004856F9" w:rsidRPr="0081577A">
        <w:rPr>
          <w:rFonts w:ascii="Helvetica" w:hAnsi="Helvetica"/>
          <w:color w:val="000000"/>
          <w:lang w:val="en-GB"/>
        </w:rPr>
        <w:t xml:space="preserve">removed several duplicated and redundant phenotypes. Specifically, </w:t>
      </w:r>
      <w:ins w:id="149" w:author="Jenny Sjaarda" w:date="2022-04-06T10:51:00Z">
        <w:r w:rsidR="004D412D">
          <w:rPr>
            <w:rFonts w:ascii="Helvetica" w:hAnsi="Helvetica"/>
            <w:color w:val="000000"/>
            <w:lang w:val="en-GB"/>
          </w:rPr>
          <w:t>(</w:t>
        </w:r>
        <w:proofErr w:type="spellStart"/>
        <w:r w:rsidR="004D412D">
          <w:rPr>
            <w:rFonts w:ascii="Helvetica" w:hAnsi="Helvetica"/>
            <w:color w:val="000000"/>
            <w:lang w:val="en-GB"/>
          </w:rPr>
          <w:t>i</w:t>
        </w:r>
        <w:proofErr w:type="spellEnd"/>
        <w:r w:rsidR="004D412D">
          <w:rPr>
            <w:rFonts w:ascii="Helvetica" w:hAnsi="Helvetica"/>
            <w:color w:val="000000"/>
            <w:lang w:val="en-GB"/>
          </w:rPr>
          <w:t xml:space="preserve">) </w:t>
        </w:r>
      </w:ins>
      <w:del w:id="150" w:author="Jenny Sjaarda" w:date="2022-04-06T10:51:00Z">
        <w:r w:rsidR="004856F9" w:rsidRPr="0081577A" w:rsidDel="004D412D">
          <w:rPr>
            <w:rFonts w:ascii="Helvetica" w:hAnsi="Helvetica"/>
            <w:color w:val="000000"/>
            <w:lang w:val="en-GB"/>
          </w:rPr>
          <w:delText xml:space="preserve">all </w:delText>
        </w:r>
      </w:del>
      <w:r w:rsidR="004856F9" w:rsidRPr="0081577A">
        <w:rPr>
          <w:rFonts w:ascii="Helvetica" w:hAnsi="Helvetica"/>
          <w:color w:val="000000"/>
          <w:lang w:val="en-GB"/>
        </w:rPr>
        <w:t>l</w:t>
      </w:r>
      <w:r w:rsidRPr="0081577A">
        <w:rPr>
          <w:rFonts w:ascii="Helvetica" w:hAnsi="Helvetica"/>
          <w:color w:val="000000"/>
          <w:lang w:val="en-GB"/>
        </w:rPr>
        <w:t xml:space="preserve">eft-side body traits (highly correlated with right-side) </w:t>
      </w:r>
      <w:r w:rsidR="004856F9" w:rsidRPr="0081577A">
        <w:rPr>
          <w:rFonts w:ascii="Helvetica" w:hAnsi="Helvetica"/>
          <w:color w:val="000000"/>
          <w:lang w:val="en-GB"/>
        </w:rPr>
        <w:t>were removed</w:t>
      </w:r>
      <w:ins w:id="151" w:author="Jenny Sjaarda" w:date="2022-04-06T10:51:00Z">
        <w:r w:rsidR="004D412D">
          <w:rPr>
            <w:rFonts w:ascii="Helvetica" w:hAnsi="Helvetica"/>
            <w:color w:val="000000"/>
            <w:lang w:val="en-GB"/>
          </w:rPr>
          <w:t xml:space="preserve">, (ii) </w:t>
        </w:r>
      </w:ins>
      <w:del w:id="152" w:author="Jenny Sjaarda" w:date="2022-04-06T10:51:00Z">
        <w:r w:rsidR="004856F9" w:rsidRPr="0081577A" w:rsidDel="004D412D">
          <w:rPr>
            <w:rFonts w:ascii="Helvetica" w:hAnsi="Helvetica"/>
            <w:color w:val="000000"/>
            <w:lang w:val="en-GB"/>
          </w:rPr>
          <w:delText xml:space="preserve"> and </w:delText>
        </w:r>
      </w:del>
      <w:r w:rsidR="004856F9" w:rsidRPr="0081577A">
        <w:rPr>
          <w:rFonts w:ascii="Helvetica" w:hAnsi="Helvetica"/>
          <w:color w:val="000000"/>
          <w:lang w:val="en-GB"/>
        </w:rPr>
        <w:t xml:space="preserve">we </w:t>
      </w:r>
      <w:del w:id="153" w:author="Jenny Sjaarda" w:date="2022-04-06T10:51:00Z">
        <w:r w:rsidR="004856F9" w:rsidRPr="0081577A" w:rsidDel="004D412D">
          <w:rPr>
            <w:rFonts w:ascii="Helvetica" w:hAnsi="Helvetica"/>
            <w:color w:val="000000"/>
            <w:lang w:val="en-GB"/>
          </w:rPr>
          <w:delText xml:space="preserve">also </w:delText>
        </w:r>
      </w:del>
      <w:r w:rsidR="004856F9" w:rsidRPr="0081577A">
        <w:rPr>
          <w:rFonts w:ascii="Helvetica" w:hAnsi="Helvetica"/>
          <w:color w:val="000000"/>
          <w:lang w:val="en-GB"/>
        </w:rPr>
        <w:t xml:space="preserve">retained only one of the duplicated phenotypes for BMI and weight (retaining </w:t>
      </w:r>
      <w:ins w:id="154" w:author="Jenny Sjaarda" w:date="2022-04-11T18:48:00Z">
        <w:r w:rsidR="00144A54">
          <w:rPr>
            <w:rFonts w:ascii="Helvetica" w:hAnsi="Helvetica"/>
            <w:color w:val="000000"/>
            <w:lang w:val="en-GB"/>
          </w:rPr>
          <w:t xml:space="preserve">UKBB </w:t>
        </w:r>
      </w:ins>
      <w:r w:rsidR="004856F9" w:rsidRPr="0081577A">
        <w:rPr>
          <w:rFonts w:ascii="Helvetica" w:hAnsi="Helvetica"/>
          <w:color w:val="000000"/>
          <w:lang w:val="en-GB"/>
        </w:rPr>
        <w:t>data fields 21001 and 21002, respectively)</w:t>
      </w:r>
      <w:del w:id="155" w:author="Jenny Sjaarda" w:date="2022-04-06T10:51:00Z">
        <w:r w:rsidR="004856F9" w:rsidRPr="0081577A" w:rsidDel="004D412D">
          <w:rPr>
            <w:rFonts w:ascii="Helvetica" w:hAnsi="Helvetica"/>
            <w:color w:val="000000"/>
            <w:lang w:val="en-GB"/>
          </w:rPr>
          <w:delText>. Additionally</w:delText>
        </w:r>
      </w:del>
      <w:r w:rsidR="004856F9" w:rsidRPr="0081577A">
        <w:rPr>
          <w:rFonts w:ascii="Helvetica" w:hAnsi="Helvetica"/>
          <w:color w:val="000000"/>
          <w:lang w:val="en-GB"/>
        </w:rPr>
        <w:t>,</w:t>
      </w:r>
      <w:r w:rsidRPr="0081577A">
        <w:rPr>
          <w:rFonts w:ascii="Helvetica" w:hAnsi="Helvetica"/>
          <w:color w:val="000000"/>
          <w:lang w:val="en-GB"/>
        </w:rPr>
        <w:t xml:space="preserve"> </w:t>
      </w:r>
      <w:ins w:id="156" w:author="Jenny Sjaarda" w:date="2022-04-06T10:51:00Z">
        <w:r w:rsidR="004D412D">
          <w:rPr>
            <w:rFonts w:ascii="Helvetica" w:hAnsi="Helvetica"/>
            <w:color w:val="000000"/>
            <w:lang w:val="en-GB"/>
          </w:rPr>
          <w:t xml:space="preserve">and (iii) </w:t>
        </w:r>
      </w:ins>
      <w:r w:rsidRPr="0081577A">
        <w:rPr>
          <w:rFonts w:ascii="Helvetica" w:hAnsi="Helvetica"/>
          <w:color w:val="000000"/>
          <w:lang w:val="en-GB"/>
        </w:rPr>
        <w:t xml:space="preserve">all “qualifications” data </w:t>
      </w:r>
      <w:r w:rsidR="004856F9" w:rsidRPr="0081577A">
        <w:rPr>
          <w:rFonts w:ascii="Helvetica" w:hAnsi="Helvetica"/>
          <w:color w:val="000000"/>
          <w:lang w:val="en-GB"/>
        </w:rPr>
        <w:t xml:space="preserve">was removed </w:t>
      </w:r>
      <w:r w:rsidRPr="0081577A">
        <w:rPr>
          <w:rFonts w:ascii="Helvetica" w:hAnsi="Helvetica"/>
          <w:color w:val="000000"/>
          <w:lang w:val="en-GB"/>
        </w:rPr>
        <w:t xml:space="preserve">(corresponding to </w:t>
      </w:r>
      <w:ins w:id="157" w:author="Jenny Sjaarda" w:date="2022-04-11T18:48:00Z">
        <w:r w:rsidR="00144A54">
          <w:rPr>
            <w:rFonts w:ascii="Helvetica" w:hAnsi="Helvetica"/>
            <w:color w:val="000000"/>
            <w:lang w:val="en-GB"/>
          </w:rPr>
          <w:t xml:space="preserve">UKBB </w:t>
        </w:r>
      </w:ins>
      <w:r w:rsidRPr="0081577A">
        <w:rPr>
          <w:rFonts w:ascii="Helvetica" w:hAnsi="Helvetica"/>
          <w:color w:val="000000"/>
          <w:lang w:val="en-GB"/>
        </w:rPr>
        <w:t xml:space="preserve">field </w:t>
      </w:r>
      <w:hyperlink r:id="rId10" w:history="1">
        <w:r w:rsidRPr="0081577A">
          <w:rPr>
            <w:rFonts w:ascii="Helvetica" w:hAnsi="Helvetica"/>
            <w:color w:val="000000"/>
            <w:u w:val="single"/>
            <w:lang w:val="en-GB"/>
          </w:rPr>
          <w:t>6138</w:t>
        </w:r>
      </w:hyperlink>
      <w:r w:rsidRPr="0081577A">
        <w:rPr>
          <w:rFonts w:ascii="Helvetica" w:hAnsi="Helvetica"/>
          <w:color w:val="000000"/>
          <w:lang w:val="en-GB"/>
        </w:rPr>
        <w:t>) due to the availability of finer-scale correlated variables, such as “age completed full time education” (data field 845)</w:t>
      </w:r>
      <w:r w:rsidR="004856F9" w:rsidRPr="0081577A">
        <w:rPr>
          <w:rFonts w:ascii="Helvetica" w:hAnsi="Helvetica"/>
          <w:color w:val="000000"/>
          <w:lang w:val="en-GB"/>
        </w:rPr>
        <w:t xml:space="preserve">. </w:t>
      </w:r>
      <w:r w:rsidRPr="0081577A">
        <w:rPr>
          <w:rFonts w:ascii="Helvetica" w:hAnsi="Helvetica"/>
          <w:color w:val="000000"/>
          <w:lang w:val="en-GB"/>
        </w:rPr>
        <w:t>After this process, 1</w:t>
      </w:r>
      <w:r w:rsidR="004856F9" w:rsidRPr="0081577A">
        <w:rPr>
          <w:rFonts w:ascii="Helvetica" w:hAnsi="Helvetica"/>
          <w:color w:val="000000"/>
          <w:lang w:val="en-GB"/>
        </w:rPr>
        <w:t>18</w:t>
      </w:r>
      <w:r w:rsidRPr="0081577A">
        <w:rPr>
          <w:rFonts w:ascii="Helvetica" w:hAnsi="Helvetica"/>
          <w:color w:val="000000"/>
          <w:lang w:val="en-GB"/>
        </w:rPr>
        <w:t xml:space="preserve"> phenotypes remained for analysis (</w:t>
      </w:r>
      <w:r w:rsidR="00EF6B51" w:rsidRPr="0081577A">
        <w:rPr>
          <w:rFonts w:ascii="Helvetica" w:hAnsi="Helvetica"/>
          <w:color w:val="000000"/>
          <w:lang w:val="en-GB"/>
        </w:rPr>
        <w:t xml:space="preserve">see Supplementary </w:t>
      </w:r>
      <w:r w:rsidRPr="0081577A">
        <w:rPr>
          <w:rFonts w:ascii="Helvetica" w:hAnsi="Helvetica"/>
          <w:color w:val="000000"/>
          <w:lang w:val="en-GB"/>
        </w:rPr>
        <w:t>Figure</w:t>
      </w:r>
      <w:r w:rsidR="00EF6B51" w:rsidRPr="0081577A">
        <w:rPr>
          <w:rFonts w:ascii="Helvetica" w:hAnsi="Helvetica"/>
          <w:color w:val="000000"/>
          <w:lang w:val="en-GB"/>
        </w:rPr>
        <w:t xml:space="preserve"> </w:t>
      </w:r>
      <w:r w:rsidR="003D0937" w:rsidRPr="0081577A">
        <w:rPr>
          <w:rFonts w:ascii="Helvetica" w:hAnsi="Helvetica"/>
          <w:color w:val="000000"/>
          <w:lang w:val="en-GB"/>
        </w:rPr>
        <w:t>3</w:t>
      </w:r>
      <w:r w:rsidR="00EF6B51" w:rsidRPr="0081577A">
        <w:rPr>
          <w:rFonts w:ascii="Helvetica" w:hAnsi="Helvetica"/>
          <w:color w:val="000000"/>
          <w:lang w:val="en-GB"/>
        </w:rPr>
        <w:t>)</w:t>
      </w:r>
      <w:r w:rsidRPr="0081577A">
        <w:rPr>
          <w:rFonts w:ascii="Helvetica" w:hAnsi="Helvetica"/>
          <w:color w:val="000000"/>
          <w:lang w:val="en-GB"/>
        </w:rPr>
        <w:t>.</w:t>
      </w:r>
    </w:p>
    <w:p w14:paraId="1A36EEAA" w14:textId="5E0C31E4" w:rsidR="004E1A6F" w:rsidRPr="0081577A" w:rsidRDefault="004E1A6F" w:rsidP="00A77344">
      <w:pPr>
        <w:spacing w:before="120"/>
        <w:jc w:val="both"/>
        <w:rPr>
          <w:rFonts w:ascii="Helvetica" w:hAnsi="Helvetica"/>
          <w:lang w:val="en-GB"/>
        </w:rPr>
      </w:pPr>
    </w:p>
    <w:p w14:paraId="486EC088"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Estimation of single-trait causal effects in couples </w:t>
      </w:r>
    </w:p>
    <w:p w14:paraId="5BDCF3E7" w14:textId="18C5591B"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olor w:val="000000"/>
          <w:lang w:val="en-GB"/>
        </w:rPr>
        <w:lastRenderedPageBreak/>
        <w:t xml:space="preserve">To investigate the causal effect of a trait in one individual on the same trait of their partner, we performed </w:t>
      </w:r>
      <w:del w:id="158" w:author="Jenny Sjaarda" w:date="2022-04-06T10:52:00Z">
        <w:r w:rsidRPr="0081577A" w:rsidDel="004D412D">
          <w:rPr>
            <w:rFonts w:ascii="Helvetica" w:hAnsi="Helvetica"/>
            <w:color w:val="000000"/>
            <w:lang w:val="en-GB"/>
          </w:rPr>
          <w:delText xml:space="preserve">a </w:delText>
        </w:r>
      </w:del>
      <w:r w:rsidRPr="0081577A">
        <w:rPr>
          <w:rFonts w:ascii="Helvetica" w:hAnsi="Helvetica"/>
          <w:color w:val="000000"/>
          <w:lang w:val="en-GB"/>
        </w:rPr>
        <w:t>couple-specific MR analys</w:t>
      </w:r>
      <w:ins w:id="159" w:author="Jenny Sjaarda" w:date="2022-04-06T10:52:00Z">
        <w:r w:rsidR="004D412D">
          <w:rPr>
            <w:rFonts w:ascii="Helvetica" w:hAnsi="Helvetica"/>
            <w:color w:val="000000"/>
            <w:lang w:val="en-GB"/>
          </w:rPr>
          <w:t>e</w:t>
        </w:r>
      </w:ins>
      <w:del w:id="160" w:author="Jenny Sjaarda" w:date="2022-04-06T10:52:00Z">
        <w:r w:rsidRPr="0081577A" w:rsidDel="004D412D">
          <w:rPr>
            <w:rFonts w:ascii="Helvetica" w:hAnsi="Helvetica"/>
            <w:color w:val="000000"/>
            <w:lang w:val="en-GB"/>
          </w:rPr>
          <w:delText>i</w:delText>
        </w:r>
      </w:del>
      <w:r w:rsidRPr="0081577A">
        <w:rPr>
          <w:rFonts w:ascii="Helvetica" w:hAnsi="Helvetica"/>
          <w:color w:val="000000"/>
          <w:lang w:val="en-GB"/>
        </w:rPr>
        <w:t xml:space="preserve">s. Specifically, the trait in the index case was used as the exposure, and the same trait in the partner was used as the outcome trait. The effect of genetic variants on the exposure were obtained from the Neale </w:t>
      </w:r>
      <w:del w:id="161" w:author="Jenny Sjaarda" w:date="2022-04-11T18:46:00Z">
        <w:r w:rsidRPr="0081577A" w:rsidDel="00144A54">
          <w:rPr>
            <w:rFonts w:ascii="Helvetica" w:hAnsi="Helvetica"/>
            <w:color w:val="000000"/>
            <w:lang w:val="en-GB"/>
          </w:rPr>
          <w:delText xml:space="preserve">lab </w:delText>
        </w:r>
      </w:del>
      <w:r w:rsidRPr="0081577A">
        <w:rPr>
          <w:rFonts w:ascii="Helvetica" w:hAnsi="Helvetica"/>
          <w:color w:val="000000"/>
          <w:lang w:val="en-GB"/>
        </w:rPr>
        <w:t xml:space="preserve">summary statistics, using the full UK Biobank sample. Instruments for each trait were selected as described above,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being both </w:t>
      </w:r>
      <w:r w:rsidR="0081577A">
        <w:rPr>
          <w:rFonts w:ascii="Helvetica" w:hAnsi="Helvetica"/>
          <w:color w:val="000000"/>
          <w:lang w:val="en-GB"/>
        </w:rPr>
        <w:t>genome-wide (GW) s</w:t>
      </w:r>
      <w:r w:rsidRPr="0081577A">
        <w:rPr>
          <w:rFonts w:ascii="Helvetica" w:hAnsi="Helvetica"/>
          <w:color w:val="000000"/>
          <w:lang w:val="en-GB"/>
        </w:rPr>
        <w:t>ignificant (</w:t>
      </w:r>
      <w:r w:rsidRPr="0081577A">
        <w:rPr>
          <w:rFonts w:ascii="Helvetica" w:hAnsi="Helvetica"/>
          <w:i/>
          <w:iCs/>
          <w:color w:val="000000"/>
          <w:lang w:val="en-GB"/>
        </w:rPr>
        <w:t>p</w:t>
      </w:r>
      <w:r w:rsidRPr="0081577A">
        <w:rPr>
          <w:rFonts w:ascii="Helvetica" w:hAnsi="Helvetica"/>
          <w:color w:val="000000"/>
          <w:lang w:val="en-GB"/>
        </w:rPr>
        <w:t xml:space="preserve"> &lt; 5x</w:t>
      </w:r>
      <w:r w:rsidR="0018049A" w:rsidRPr="0081577A">
        <w:rPr>
          <w:rFonts w:ascii="Helvetica" w:hAnsi="Helvetica"/>
          <w:color w:val="000000"/>
          <w:lang w:val="en-GB"/>
        </w:rPr>
        <w:t>10</w:t>
      </w:r>
      <w:r w:rsidR="0018049A" w:rsidRPr="0081577A">
        <w:rPr>
          <w:rFonts w:ascii="Helvetica" w:hAnsi="Helvetica"/>
          <w:color w:val="000000"/>
          <w:vertAlign w:val="superscript"/>
          <w:lang w:val="en-GB"/>
        </w:rPr>
        <w:t>-8</w:t>
      </w:r>
      <w:r w:rsidRPr="0081577A">
        <w:rPr>
          <w:rFonts w:ascii="Helvetica" w:hAnsi="Helvetica"/>
          <w:color w:val="000000"/>
          <w:lang w:val="en-GB"/>
        </w:rPr>
        <w:t>)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using the sex-specific Neale </w:t>
      </w:r>
      <w:del w:id="162" w:author="Jenny Sjaarda" w:date="2022-04-11T18:46:00Z">
        <w:r w:rsidRPr="0081577A" w:rsidDel="00144A54">
          <w:rPr>
            <w:rFonts w:ascii="Helvetica" w:hAnsi="Helvetica"/>
            <w:color w:val="000000"/>
            <w:lang w:val="en-GB"/>
          </w:rPr>
          <w:delText xml:space="preserve">results </w:delText>
        </w:r>
      </w:del>
      <w:ins w:id="163" w:author="Jenny Sjaarda" w:date="2022-04-11T18:46:00Z">
        <w:r w:rsidR="00144A54">
          <w:rPr>
            <w:rFonts w:ascii="Helvetica" w:hAnsi="Helvetica"/>
            <w:color w:val="000000"/>
            <w:lang w:val="en-GB"/>
          </w:rPr>
          <w:t>summary statistics</w:t>
        </w:r>
        <w:r w:rsidR="00144A54" w:rsidRPr="0081577A">
          <w:rPr>
            <w:rFonts w:ascii="Helvetica" w:hAnsi="Helvetica"/>
            <w:color w:val="000000"/>
            <w:lang w:val="en-GB"/>
          </w:rPr>
          <w:t xml:space="preserve"> </w:t>
        </w:r>
      </w:ins>
      <w:r w:rsidRPr="0081577A">
        <w:rPr>
          <w:rFonts w:ascii="Helvetica" w:hAnsi="Helvetica"/>
          <w:color w:val="000000"/>
          <w:lang w:val="en-GB"/>
        </w:rPr>
        <w:t xml:space="preserve">or two </w:t>
      </w:r>
      <w:r w:rsidR="004B6ACC" w:rsidRPr="0081577A">
        <w:rPr>
          <w:rFonts w:ascii="Helvetica" w:hAnsi="Helvetica"/>
          <w:color w:val="000000"/>
          <w:lang w:val="en-GB"/>
        </w:rPr>
        <w:t>separate</w:t>
      </w:r>
      <w:r w:rsidRPr="0081577A">
        <w:rPr>
          <w:rFonts w:ascii="Helvetica" w:hAnsi="Helvetica"/>
          <w:color w:val="000000"/>
          <w:lang w:val="en-GB"/>
        </w:rPr>
        <w:t xml:space="preserve"> models in the couple data), adjusting for age and the first </w:t>
      </w:r>
      <w:r w:rsidRPr="0081577A">
        <w:rPr>
          <w:rFonts w:ascii="Helvetica" w:hAnsi="Helvetica"/>
          <w:color w:val="000000"/>
          <w:shd w:val="clear" w:color="auto" w:fill="FFFFFF"/>
          <w:lang w:val="en-GB"/>
        </w:rPr>
        <w:t>40</w:t>
      </w:r>
      <w:r w:rsidRPr="0081577A">
        <w:rPr>
          <w:rFonts w:ascii="Helvetica" w:hAnsi="Helvetica"/>
          <w:color w:val="000000"/>
          <w:lang w:val="en-GB"/>
        </w:rPr>
        <w:t xml:space="preserve"> genetic </w:t>
      </w:r>
      <w:ins w:id="164" w:author="Jenny Sjaarda" w:date="2022-04-06T10:52:00Z">
        <w:r w:rsidR="004D412D">
          <w:rPr>
            <w:rFonts w:ascii="Helvetica" w:hAnsi="Helvetica"/>
            <w:color w:val="000000"/>
            <w:lang w:val="en-GB"/>
          </w:rPr>
          <w:t>principal components (</w:t>
        </w:r>
      </w:ins>
      <w:r w:rsidRPr="0081577A">
        <w:rPr>
          <w:rFonts w:ascii="Helvetica" w:hAnsi="Helvetica"/>
          <w:color w:val="000000"/>
          <w:lang w:val="en-GB"/>
        </w:rPr>
        <w:t>PCs</w:t>
      </w:r>
      <w:ins w:id="165" w:author="Jenny Sjaarda" w:date="2022-04-06T10:52:00Z">
        <w:r w:rsidR="004D412D">
          <w:rPr>
            <w:rFonts w:ascii="Helvetica" w:hAnsi="Helvetica"/>
            <w:color w:val="000000"/>
            <w:lang w:val="en-GB"/>
          </w:rPr>
          <w:t>)</w:t>
        </w:r>
      </w:ins>
      <w:r w:rsidRPr="0081577A">
        <w:rPr>
          <w:rFonts w:ascii="Helvetica" w:hAnsi="Helvetica"/>
          <w:color w:val="000000"/>
          <w:lang w:val="en-GB"/>
        </w:rPr>
        <w:t xml:space="preserve"> of both the index and partner. </w:t>
      </w:r>
      <w:ins w:id="166" w:author="Jenny Sjaarda" w:date="2022-04-06T10:52:00Z">
        <w:r w:rsidR="004D412D">
          <w:rPr>
            <w:rFonts w:ascii="Helvetica" w:hAnsi="Helvetica"/>
            <w:color w:val="000000"/>
            <w:lang w:val="en-GB"/>
          </w:rPr>
          <w:t xml:space="preserve">To mimic the </w:t>
        </w:r>
        <w:proofErr w:type="gramStart"/>
        <w:r w:rsidR="004D412D">
          <w:rPr>
            <w:rFonts w:ascii="Helvetica" w:hAnsi="Helvetica"/>
            <w:color w:val="000000"/>
            <w:lang w:val="en-GB"/>
          </w:rPr>
          <w:t>Neal</w:t>
        </w:r>
      </w:ins>
      <w:ins w:id="167" w:author="Jenny Sjaarda" w:date="2022-04-11T18:54:00Z">
        <w:r w:rsidR="006D7632">
          <w:rPr>
            <w:rFonts w:ascii="Helvetica" w:hAnsi="Helvetica"/>
            <w:color w:val="000000"/>
            <w:lang w:val="en-GB"/>
          </w:rPr>
          <w:t>e</w:t>
        </w:r>
      </w:ins>
      <w:ins w:id="168" w:author="Jenny Sjaarda" w:date="2022-04-11T19:03:00Z">
        <w:r w:rsidR="005C4389">
          <w:rPr>
            <w:rFonts w:ascii="Helvetica" w:hAnsi="Helvetica"/>
            <w:color w:val="000000"/>
            <w:lang w:val="en-GB"/>
          </w:rPr>
          <w:t xml:space="preserve"> </w:t>
        </w:r>
      </w:ins>
      <w:ins w:id="169" w:author="Jenny Sjaarda" w:date="2022-04-06T10:52:00Z">
        <w:r w:rsidR="004D412D">
          <w:rPr>
            <w:rFonts w:ascii="Helvetica" w:hAnsi="Helvetica"/>
            <w:color w:val="000000"/>
            <w:lang w:val="en-GB"/>
          </w:rPr>
          <w:t xml:space="preserve"> model</w:t>
        </w:r>
      </w:ins>
      <w:ins w:id="170" w:author="Jenny Sjaarda" w:date="2022-04-06T13:51:00Z">
        <w:r w:rsidR="00822B74">
          <w:rPr>
            <w:rFonts w:ascii="Helvetica" w:hAnsi="Helvetica"/>
            <w:color w:val="000000"/>
            <w:lang w:val="en-GB"/>
          </w:rPr>
          <w:t>s</w:t>
        </w:r>
        <w:proofErr w:type="gramEnd"/>
        <w:r w:rsidR="00822B74">
          <w:rPr>
            <w:rFonts w:ascii="Helvetica" w:hAnsi="Helvetica"/>
            <w:color w:val="000000"/>
            <w:lang w:val="en-GB"/>
          </w:rPr>
          <w:t>,</w:t>
        </w:r>
      </w:ins>
      <w:ins w:id="171" w:author="Jenny Sjaarda" w:date="2022-04-06T10:52:00Z">
        <w:r w:rsidR="004D412D">
          <w:rPr>
            <w:rFonts w:ascii="Helvetica" w:hAnsi="Helvetica"/>
            <w:color w:val="000000"/>
            <w:lang w:val="en-GB"/>
          </w:rPr>
          <w:t xml:space="preserve"> we</w:t>
        </w:r>
      </w:ins>
      <w:ins w:id="172" w:author="Jenny Sjaarda" w:date="2022-04-06T10:53:00Z">
        <w:r w:rsidR="004D412D">
          <w:rPr>
            <w:rFonts w:ascii="Helvetica" w:hAnsi="Helvetica"/>
            <w:color w:val="000000"/>
            <w:lang w:val="en-GB"/>
          </w:rPr>
          <w:t xml:space="preserve"> </w:t>
        </w:r>
      </w:ins>
      <w:del w:id="173" w:author="Jenny Sjaarda" w:date="2022-04-06T10:53:00Z">
        <w:r w:rsidRPr="0081577A" w:rsidDel="004D412D">
          <w:rPr>
            <w:rFonts w:ascii="Helvetica" w:hAnsi="Helvetica"/>
            <w:color w:val="000000"/>
            <w:lang w:val="en-GB"/>
          </w:rPr>
          <w:delText xml:space="preserve">We </w:delText>
        </w:r>
      </w:del>
      <w:r w:rsidRPr="0081577A">
        <w:rPr>
          <w:rFonts w:ascii="Helvetica" w:hAnsi="Helvetica"/>
          <w:color w:val="000000"/>
          <w:lang w:val="en-GB"/>
        </w:rPr>
        <w:t>performed linear regression of SNP effects on phenotypes, regardless of data type (including binary)</w:t>
      </w:r>
      <w:ins w:id="174" w:author="Jenny Sjaarda" w:date="2022-04-06T10:53:00Z">
        <w:r w:rsidR="004D412D">
          <w:rPr>
            <w:rFonts w:ascii="Helvetica" w:hAnsi="Helvetica"/>
            <w:color w:val="000000"/>
            <w:lang w:val="en-GB"/>
          </w:rPr>
          <w:t xml:space="preserve">. </w:t>
        </w:r>
      </w:ins>
      <w:del w:id="175" w:author="Jenny Sjaarda" w:date="2022-04-06T10:53:00Z">
        <w:r w:rsidRPr="0081577A" w:rsidDel="004D412D">
          <w:rPr>
            <w:rFonts w:ascii="Helvetica" w:hAnsi="Helvetica"/>
            <w:color w:val="000000"/>
            <w:lang w:val="en-GB"/>
          </w:rPr>
          <w:delText xml:space="preserve">, to mimic the Neale models as closely as possible. </w:delText>
        </w:r>
      </w:del>
      <w:r w:rsidRPr="0081577A">
        <w:rPr>
          <w:rFonts w:ascii="Helvetica" w:hAnsi="Helvetica"/>
          <w:color w:val="000000"/>
          <w:lang w:val="en-GB"/>
        </w:rPr>
        <w:t>Continuous phenotypes were scaled to have mean 0 and SD of 1 before regression, while ordinal and binary phenotypes were left as processed by PHESANT. </w:t>
      </w:r>
    </w:p>
    <w:p w14:paraId="4685BE3B" w14:textId="07097768" w:rsidR="004E1A6F"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t>To estimate the causal effect of a trait from an index case to a partner</w:t>
      </w:r>
      <w:r w:rsidR="00D65D5F"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D65D5F" w:rsidRPr="0081577A">
        <w:rPr>
          <w:rFonts w:ascii="Helvetica" w:hAnsi="Helvetica"/>
          <w:color w:val="000000"/>
          <w:lang w:val="en-GB"/>
        </w:rPr>
        <w:t>,</w:t>
      </w:r>
      <w:r w:rsidRPr="0081577A">
        <w:rPr>
          <w:rFonts w:ascii="Helvetica" w:hAnsi="Helvetica"/>
          <w:color w:val="000000"/>
          <w:lang w:val="en-GB"/>
        </w:rPr>
        <w:t xml:space="preserve"> we combined the effects of genetic instruments on the exposure (from Neale) with effects on the outcomes (measured among couples) in a</w:t>
      </w:r>
      <w:r w:rsidR="00AA15E9" w:rsidRPr="0081577A">
        <w:rPr>
          <w:rFonts w:ascii="Helvetica" w:hAnsi="Helvetica"/>
          <w:color w:val="000000"/>
          <w:lang w:val="en-GB"/>
        </w:rPr>
        <w:t>n</w:t>
      </w:r>
      <w:r w:rsidRPr="0081577A">
        <w:rPr>
          <w:rFonts w:ascii="Helvetica" w:hAnsi="Helvetica"/>
          <w:color w:val="000000"/>
          <w:lang w:val="en-GB"/>
        </w:rPr>
        <w:t xml:space="preserve"> MR framework using the IVW</w:t>
      </w:r>
      <w:r w:rsidR="00AA15E9" w:rsidRPr="0081577A">
        <w:rPr>
          <w:rFonts w:ascii="Helvetica" w:hAnsi="Helvetica"/>
          <w:color w:val="000000"/>
          <w:lang w:val="en-GB"/>
        </w:rPr>
        <w:t xml:space="preserve"> </w:t>
      </w:r>
      <w:r w:rsidRPr="0081577A">
        <w:rPr>
          <w:rFonts w:ascii="Helvetica" w:hAnsi="Helvetica"/>
          <w:color w:val="000000"/>
          <w:lang w:val="en-GB"/>
        </w:rPr>
        <w:t>method</w:t>
      </w:r>
      <w:r w:rsidR="00137CC8" w:rsidRPr="0081577A">
        <w:rPr>
          <w:rFonts w:ascii="Helvetica" w:hAnsi="Helvetica"/>
          <w:color w:val="000000"/>
          <w:lang w:val="en-GB"/>
        </w:rPr>
        <w:t xml:space="preserve"> (Figure </w:t>
      </w:r>
      <w:r w:rsidR="00580DF0" w:rsidRPr="0081577A">
        <w:rPr>
          <w:rFonts w:ascii="Helvetica" w:hAnsi="Helvetica"/>
          <w:color w:val="000000"/>
          <w:lang w:val="en-GB"/>
        </w:rPr>
        <w:t>1</w:t>
      </w:r>
      <w:r w:rsidR="00044AFA" w:rsidRPr="0081577A">
        <w:rPr>
          <w:rFonts w:ascii="Helvetica" w:hAnsi="Helvetica"/>
          <w:color w:val="000000"/>
          <w:lang w:val="en-GB"/>
        </w:rPr>
        <w:t>a</w:t>
      </w:r>
      <w:r w:rsidR="00137CC8" w:rsidRPr="0081577A">
        <w:rPr>
          <w:rFonts w:ascii="Helvetica" w:hAnsi="Helvetica"/>
          <w:color w:val="000000"/>
          <w:lang w:val="en-GB"/>
        </w:rPr>
        <w:t>)</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963A81" w:rsidRPr="0081577A">
        <w:rPr>
          <w:rFonts w:ascii="Helvetica" w:hAnsi="Helvetica"/>
          <w:color w:val="000000"/>
          <w:lang w:val="en-GB"/>
        </w:rPr>
        <w:fldChar w:fldCharType="end"/>
      </w:r>
      <w:r w:rsidR="00963A81" w:rsidRPr="0081577A">
        <w:rPr>
          <w:rFonts w:ascii="Helvetica" w:hAnsi="Helvetica"/>
          <w:color w:val="000000"/>
          <w:lang w:val="en-GB"/>
        </w:rPr>
        <w:t xml:space="preserve">. </w:t>
      </w:r>
      <w:r w:rsidRPr="0081577A">
        <w:rPr>
          <w:rFonts w:ascii="Helvetica" w:hAnsi="Helvetica"/>
          <w:color w:val="000000"/>
          <w:lang w:val="en-GB"/>
        </w:rPr>
        <w:t>To estimate the causal effects in both sexes combined, SNP-effects were first meta-</w:t>
      </w:r>
      <w:r w:rsidR="00D20DD7" w:rsidRPr="0081577A">
        <w:rPr>
          <w:rFonts w:ascii="Helvetica" w:hAnsi="Helvetica"/>
          <w:color w:val="000000"/>
          <w:lang w:val="en-GB"/>
        </w:rPr>
        <w:t>analysed</w:t>
      </w:r>
      <w:r w:rsidRPr="0081577A">
        <w:rPr>
          <w:rFonts w:ascii="Helvetica" w:hAnsi="Helvetica"/>
          <w:color w:val="000000"/>
          <w:lang w:val="en-GB"/>
        </w:rPr>
        <w:t xml:space="preserve"> across sexes using fixed effects models prior to performing MR (rather than meta-</w:t>
      </w:r>
      <w:r w:rsidR="00D20DD7" w:rsidRPr="0081577A">
        <w:rPr>
          <w:rFonts w:ascii="Helvetica" w:hAnsi="Helvetica"/>
          <w:color w:val="000000"/>
          <w:lang w:val="en-GB"/>
        </w:rPr>
        <w:t>analysing</w:t>
      </w:r>
      <w:r w:rsidRPr="0081577A">
        <w:rPr>
          <w:rFonts w:ascii="Helvetica" w:hAnsi="Helvetica"/>
          <w:color w:val="000000"/>
          <w:lang w:val="en-GB"/>
        </w:rPr>
        <w:t xml:space="preserve"> the MR estimates directly) to minimize weak instrument bias</w:t>
      </w:r>
      <w:r w:rsidR="00C05ACA"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27&lt;/sup&gt;","plainTextFormattedCitation":"27","previouslyFormattedCitation":"&lt;sup&gt;26&lt;/sup&gt;"},"properties":{"noteIndex":0},"schema":"https://github.com/citation-style-language/schema/raw/master/csl-citation.json"}</w:instrText>
      </w:r>
      <w:r w:rsidR="00C05ACA"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27</w:t>
      </w:r>
      <w:r w:rsidR="00C05ACA" w:rsidRPr="0081577A">
        <w:rPr>
          <w:rFonts w:ascii="Helvetica" w:hAnsi="Helvetica"/>
          <w:color w:val="000000"/>
          <w:lang w:val="en-GB"/>
        </w:rPr>
        <w:fldChar w:fldCharType="end"/>
      </w:r>
      <w:r w:rsidRPr="0081577A">
        <w:rPr>
          <w:rFonts w:ascii="Helvetica" w:hAnsi="Helvetica"/>
          <w:color w:val="000000"/>
          <w:lang w:val="en-GB"/>
        </w:rPr>
        <w:t xml:space="preserve">. Effects of the genetic estimates on both the exposure and outcome were first standardized </w:t>
      </w:r>
      <w:r w:rsidR="00CD244C" w:rsidRPr="0081577A">
        <w:rPr>
          <w:rFonts w:ascii="Helvetica" w:hAnsi="Helvetica"/>
          <w:color w:val="000000"/>
          <w:lang w:val="en-GB"/>
        </w:rPr>
        <w:t xml:space="preserve">(such that the squared effect size represents the explained variance) </w:t>
      </w:r>
      <w:r w:rsidRPr="0081577A">
        <w:rPr>
          <w:rFonts w:ascii="Helvetica" w:hAnsi="Helvetica"/>
          <w:color w:val="000000"/>
          <w:lang w:val="en-GB"/>
        </w:rPr>
        <w:t>to allow for seamless comparison across traits and to the raw phenotype correlation. Significance was determined by adjusting for the number of effective tests based on the correlation matrix of phenotypes tested</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28&lt;/sup&gt;","plainTextFormattedCitation":"28","previouslyFormattedCitation":"&lt;sup&gt;27&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28</w:t>
      </w:r>
      <w:r w:rsidR="00963A81" w:rsidRPr="0081577A">
        <w:rPr>
          <w:rFonts w:ascii="Helvetica" w:hAnsi="Helvetica"/>
          <w:color w:val="000000"/>
          <w:lang w:val="en-GB"/>
        </w:rPr>
        <w:fldChar w:fldCharType="end"/>
      </w:r>
      <w:r w:rsidR="00A413A0" w:rsidRPr="0081577A">
        <w:rPr>
          <w:rFonts w:ascii="Helvetica" w:hAnsi="Helvetica"/>
          <w:color w:val="000000"/>
          <w:lang w:val="en-GB"/>
        </w:rPr>
        <w:t xml:space="preserve">, resulting in 66 </w:t>
      </w:r>
      <w:r w:rsidR="008E7496" w:rsidRPr="0081577A">
        <w:rPr>
          <w:rFonts w:ascii="Helvetica" w:hAnsi="Helvetica"/>
          <w:color w:val="000000"/>
          <w:lang w:val="en-GB"/>
        </w:rPr>
        <w:t>independent</w:t>
      </w:r>
      <w:r w:rsidR="00A413A0" w:rsidRPr="0081577A">
        <w:rPr>
          <w:rFonts w:ascii="Helvetica" w:hAnsi="Helvetica"/>
          <w:color w:val="000000"/>
          <w:lang w:val="en-GB"/>
        </w:rPr>
        <w:t xml:space="preserve"> tests</w:t>
      </w:r>
      <w:r w:rsidRPr="0081577A">
        <w:rPr>
          <w:rFonts w:ascii="Helvetica" w:hAnsi="Helvetica"/>
          <w:color w:val="000000"/>
          <w:lang w:val="en-GB"/>
        </w:rPr>
        <w:t xml:space="preserve">. The significance threshold was adapted accordingly as </w:t>
      </w:r>
      <w:r w:rsidRPr="0081577A">
        <w:rPr>
          <w:rFonts w:ascii="Helvetica" w:hAnsi="Helvetica"/>
          <w:i/>
          <w:iCs/>
          <w:color w:val="000000"/>
          <w:lang w:val="en-GB"/>
        </w:rPr>
        <w:t>p</w:t>
      </w:r>
      <w:r w:rsidRPr="0081577A">
        <w:rPr>
          <w:rFonts w:ascii="Helvetica" w:hAnsi="Helvetica"/>
          <w:color w:val="000000"/>
          <w:lang w:val="en-GB"/>
        </w:rPr>
        <w:t xml:space="preserve"> &lt; 0.05/</w:t>
      </w:r>
      <w:r w:rsidR="00A413A0" w:rsidRPr="0081577A">
        <w:rPr>
          <w:rFonts w:ascii="Helvetica" w:hAnsi="Helvetica"/>
          <w:color w:val="000000"/>
          <w:lang w:val="en-GB"/>
        </w:rPr>
        <w:t>66</w:t>
      </w:r>
      <w:r w:rsidRPr="0081577A">
        <w:rPr>
          <w:rFonts w:ascii="Helvetica" w:hAnsi="Helvetica"/>
          <w:color w:val="000000"/>
          <w:lang w:val="en-GB"/>
        </w:rPr>
        <w:t>. </w:t>
      </w:r>
    </w:p>
    <w:p w14:paraId="24130E07" w14:textId="641304EC" w:rsidR="008E622E" w:rsidRPr="0081577A" w:rsidRDefault="008E622E" w:rsidP="002B237D">
      <w:pPr>
        <w:jc w:val="both"/>
        <w:rPr>
          <w:rFonts w:ascii="Helvetica" w:hAnsi="Helvetica"/>
          <w:lang w:val="en-GB"/>
        </w:rPr>
      </w:pPr>
    </w:p>
    <w:p w14:paraId="24C3DB82" w14:textId="5EB27245" w:rsidR="007B6149"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After estimating single trait causal effects in couples, </w:t>
      </w:r>
      <w:r w:rsidR="002F2C26" w:rsidRPr="0081577A">
        <w:rPr>
          <w:rFonts w:ascii="Helvetica" w:hAnsi="Helvetica"/>
          <w:color w:val="000000"/>
          <w:lang w:val="en-GB"/>
        </w:rPr>
        <w:t xml:space="preserve">we used a two-tailed z-test to identify traits with a significant difference between </w:t>
      </w:r>
      <w:r w:rsidR="00144EB6" w:rsidRPr="0081577A">
        <w:rPr>
          <w:rFonts w:ascii="Helvetica" w:hAnsi="Helvetica"/>
          <w:color w:val="000000"/>
          <w:lang w:val="en-GB"/>
        </w:rPr>
        <w:t xml:space="preserve">the </w:t>
      </w:r>
      <w:r w:rsidR="002F2C26" w:rsidRPr="0081577A">
        <w:rPr>
          <w:rFonts w:ascii="Helvetica" w:hAnsi="Helvetica"/>
          <w:color w:val="000000"/>
          <w:lang w:val="en-GB"/>
        </w:rPr>
        <w:t xml:space="preserve">MR-estimate and the phenotypic correlation in couples. </w:t>
      </w:r>
      <w:r w:rsidRPr="0081577A">
        <w:rPr>
          <w:rFonts w:ascii="Helvetica" w:hAnsi="Helvetica"/>
          <w:color w:val="000000"/>
          <w:lang w:val="en-GB"/>
        </w:rPr>
        <w:t xml:space="preserve">For each of </w:t>
      </w:r>
      <w:r w:rsidR="002F2C26" w:rsidRPr="0081577A">
        <w:rPr>
          <w:rFonts w:ascii="Helvetica" w:hAnsi="Helvetica"/>
          <w:color w:val="000000"/>
          <w:lang w:val="en-GB"/>
        </w:rPr>
        <w:t>trait with discrepant estimates</w:t>
      </w:r>
      <w:r w:rsidRPr="0081577A">
        <w:rPr>
          <w:rFonts w:ascii="Helvetica" w:hAnsi="Helvetica"/>
          <w:color w:val="000000"/>
          <w:lang w:val="en-GB"/>
        </w:rPr>
        <w:t>, we tested the causal effect of each of the remaining phenotypes in our pipeline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1</m:t>
            </m:r>
          </m:sub>
        </m:sSub>
        <m:r>
          <w:rPr>
            <w:rFonts w:ascii="Cambria Math" w:hAnsi="Cambria Math"/>
            <w:color w:val="000000"/>
            <w:lang w:val="en-GB"/>
          </w:rPr>
          <m:t xml:space="preserve">,…, </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117</m:t>
            </m:r>
          </m:sub>
        </m:sSub>
      </m:oMath>
      <w:r w:rsidRPr="0081577A">
        <w:rPr>
          <w:rFonts w:ascii="Helvetica" w:hAnsi="Helvetica"/>
          <w:color w:val="000000"/>
          <w:lang w:val="en-GB"/>
        </w:rPr>
        <w:t>) on the focal trait of interest (</w:t>
      </w:r>
      <m:oMath>
        <m:r>
          <w:rPr>
            <w:rFonts w:ascii="Cambria Math" w:hAnsi="Cambria Math"/>
            <w:color w:val="000000"/>
            <w:lang w:val="en-GB"/>
          </w:rPr>
          <m:t>X</m:t>
        </m:r>
      </m:oMath>
      <w:r w:rsidRPr="0081577A">
        <w:rPr>
          <w:rFonts w:ascii="Helvetica" w:hAnsi="Helvetica"/>
          <w:color w:val="000000"/>
          <w:lang w:val="en-GB"/>
        </w:rPr>
        <w:t>) using MR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r>
              <w:rPr>
                <w:rFonts w:ascii="Cambria Math" w:hAnsi="Cambria Math"/>
                <w:color w:val="000000"/>
                <w:lang w:val="en-GB"/>
              </w:rPr>
              <m:t>z</m:t>
            </m:r>
            <m:r>
              <m:rPr>
                <m:sty m:val="p"/>
              </m:rPr>
              <w:rPr>
                <w:rFonts w:ascii="Cambria Math" w:hAnsi="Cambria Math"/>
                <w:color w:val="000000"/>
                <w:lang w:val="en-GB"/>
              </w:rPr>
              <m:t>→</m:t>
            </m:r>
            <m:r>
              <w:rPr>
                <w:rFonts w:ascii="Cambria Math" w:hAnsi="Cambria Math"/>
                <w:color w:val="000000"/>
                <w:lang w:val="en-GB"/>
              </w:rPr>
              <m:t>x</m:t>
            </m:r>
          </m:sub>
        </m:sSub>
      </m:oMath>
      <w:r w:rsidRPr="0081577A">
        <w:rPr>
          <w:rFonts w:ascii="Helvetica" w:hAnsi="Helvetica"/>
          <w:color w:val="000000"/>
          <w:lang w:val="en-GB"/>
        </w:rPr>
        <w:t xml:space="preserve">). </w:t>
      </w:r>
      <w:r w:rsidR="007B6149" w:rsidRPr="0081577A">
        <w:rPr>
          <w:rFonts w:ascii="Helvetica" w:hAnsi="Helvetica"/>
          <w:color w:val="000000"/>
          <w:lang w:val="en-GB"/>
        </w:rPr>
        <w:t xml:space="preserve">These </w:t>
      </w:r>
      <w:r w:rsidR="007B6149" w:rsidRPr="0081577A">
        <w:rPr>
          <w:rFonts w:ascii="Helvetica" w:hAnsi="Helvetica"/>
          <w:lang w:val="en-GB"/>
        </w:rPr>
        <w:t>same-person</w:t>
      </w:r>
      <w:r w:rsidR="00BD7DB8" w:rsidRPr="0081577A">
        <w:rPr>
          <w:rFonts w:ascii="Helvetica" w:hAnsi="Helvetica"/>
          <w:color w:val="000000"/>
          <w:lang w:val="en-GB"/>
        </w:rPr>
        <w:t xml:space="preserve"> MR estimates</w:t>
      </w:r>
      <w:r w:rsidR="00BD7DB8" w:rsidRPr="0081577A">
        <w:rPr>
          <w:rFonts w:ascii="Helvetica" w:hAnsi="Helvetica"/>
          <w:color w:val="000000"/>
          <w:shd w:val="clear" w:color="auto" w:fill="FFFFFF"/>
          <w:lang w:val="en-GB"/>
        </w:rPr>
        <w:t xml:space="preserve"> were calculated using meta-</w:t>
      </w:r>
      <w:r w:rsidR="00B52ACE" w:rsidRPr="0081577A">
        <w:rPr>
          <w:rFonts w:ascii="Helvetica" w:hAnsi="Helvetica"/>
          <w:color w:val="000000"/>
          <w:shd w:val="clear" w:color="auto" w:fill="FFFFFF"/>
          <w:lang w:val="en-GB"/>
        </w:rPr>
        <w:t>analysed</w:t>
      </w:r>
      <w:r w:rsidR="00BD7DB8" w:rsidRPr="0081577A">
        <w:rPr>
          <w:rFonts w:ascii="Helvetica" w:hAnsi="Helvetica"/>
          <w:color w:val="000000"/>
          <w:shd w:val="clear" w:color="auto" w:fill="FFFFFF"/>
          <w:lang w:val="en-GB"/>
        </w:rPr>
        <w:t xml:space="preserve"> sex-specific Neale estimates for both the SNP-exposure and SNP-outcome effects using the IVW-method</w:t>
      </w:r>
      <w:r w:rsidR="007B6149" w:rsidRPr="0081577A">
        <w:rPr>
          <w:rFonts w:ascii="Helvetica" w:hAnsi="Helvetica"/>
          <w:color w:val="000000"/>
          <w:shd w:val="clear" w:color="auto" w:fill="FFFFFF"/>
          <w:lang w:val="en-GB"/>
        </w:rPr>
        <w:t xml:space="preserve">. </w:t>
      </w:r>
      <w:r w:rsidR="00BD7DB8" w:rsidRPr="0081577A">
        <w:rPr>
          <w:rFonts w:ascii="Helvetica" w:hAnsi="Helvetica"/>
          <w:color w:val="000000"/>
          <w:lang w:val="en-GB"/>
        </w:rPr>
        <w:t xml:space="preserve">Before performing each </w:t>
      </w:r>
      <w:r w:rsidR="007B6149" w:rsidRPr="0081577A">
        <w:rPr>
          <w:rFonts w:ascii="Helvetica" w:hAnsi="Helvetica"/>
          <w:color w:val="000000"/>
          <w:lang w:val="en-GB"/>
        </w:rPr>
        <w:t>same-person MR</w:t>
      </w:r>
      <w:r w:rsidR="00BD7DB8" w:rsidRPr="0081577A">
        <w:rPr>
          <w:rFonts w:ascii="Helvetica" w:hAnsi="Helvetica"/>
          <w:color w:val="000000"/>
          <w:lang w:val="en-GB"/>
        </w:rPr>
        <w:t xml:space="preserve">, genetic variants were first filtered for evidence of reverse causality at a threshold of </w:t>
      </w:r>
      <w:r w:rsidR="00BD7DB8" w:rsidRPr="0081577A">
        <w:rPr>
          <w:rFonts w:ascii="Helvetica" w:hAnsi="Helvetica"/>
          <w:i/>
          <w:iCs/>
          <w:color w:val="000000"/>
          <w:lang w:val="en-GB"/>
        </w:rPr>
        <w:t xml:space="preserve">p </w:t>
      </w:r>
      <w:r w:rsidR="00BD7DB8" w:rsidRPr="0081577A">
        <w:rPr>
          <w:rFonts w:ascii="Helvetica" w:hAnsi="Helvetica"/>
          <w:color w:val="000000"/>
          <w:lang w:val="en-GB"/>
        </w:rPr>
        <w:t>&lt; 0.001 (</w:t>
      </w:r>
      <w:proofErr w:type="spellStart"/>
      <w:r w:rsidR="00BD7DB8" w:rsidRPr="0081577A">
        <w:rPr>
          <w:rFonts w:ascii="Helvetica" w:hAnsi="Helvetica"/>
          <w:color w:val="000000"/>
          <w:lang w:val="en-GB"/>
        </w:rPr>
        <w:t>Steiger</w:t>
      </w:r>
      <w:proofErr w:type="spellEnd"/>
      <w:r w:rsidR="00BD7DB8" w:rsidRPr="0081577A">
        <w:rPr>
          <w:rFonts w:ascii="Helvetica" w:hAnsi="Helvetica"/>
          <w:color w:val="000000"/>
          <w:lang w:val="en-GB"/>
        </w:rPr>
        <w:t xml:space="preserve"> filter)</w:t>
      </w:r>
      <w:r w:rsidR="00BD7DB8"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29&lt;/sup&gt;","plainTextFormattedCitation":"29","previouslyFormattedCitation":"&lt;sup&gt;28&lt;/sup&gt;"},"properties":{"noteIndex":0},"schema":"https://github.com/citation-style-language/schema/raw/master/csl-citation.json"}</w:instrText>
      </w:r>
      <w:r w:rsidR="00BD7DB8"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29</w:t>
      </w:r>
      <w:r w:rsidR="00BD7DB8" w:rsidRPr="0081577A">
        <w:rPr>
          <w:rFonts w:ascii="Helvetica" w:hAnsi="Helvetica"/>
          <w:color w:val="000000"/>
          <w:lang w:val="en-GB"/>
        </w:rPr>
        <w:fldChar w:fldCharType="end"/>
      </w:r>
      <w:r w:rsidR="007B6149" w:rsidRPr="0081577A">
        <w:rPr>
          <w:rFonts w:ascii="Helvetica" w:hAnsi="Helvetica"/>
          <w:color w:val="000000"/>
          <w:lang w:val="en-GB"/>
        </w:rPr>
        <w:t xml:space="preserve">, whereby </w:t>
      </w:r>
      <w:r w:rsidR="00BD7DB8" w:rsidRPr="0081577A">
        <w:rPr>
          <w:rFonts w:ascii="Helvetica" w:hAnsi="Helvetica"/>
          <w:color w:val="000000"/>
          <w:lang w:val="en-GB"/>
        </w:rPr>
        <w:t xml:space="preserve">SNPs were removed if the standardized SNP effect </w:t>
      </w:r>
      <w:del w:id="176" w:author="Jenny Sjaarda" w:date="2022-04-06T10:54:00Z">
        <w:r w:rsidR="00BD7DB8" w:rsidRPr="0081577A" w:rsidDel="004D412D">
          <w:rPr>
            <w:rFonts w:ascii="Helvetica" w:hAnsi="Helvetica"/>
            <w:color w:val="000000"/>
            <w:lang w:val="en-GB"/>
          </w:rPr>
          <w:delText xml:space="preserve">with </w:delText>
        </w:r>
      </w:del>
      <w:ins w:id="177" w:author="Jenny Sjaarda" w:date="2022-04-06T10:54:00Z">
        <w:r w:rsidR="004D412D">
          <w:rPr>
            <w:rFonts w:ascii="Helvetica" w:hAnsi="Helvetica"/>
            <w:color w:val="000000"/>
            <w:lang w:val="en-GB"/>
          </w:rPr>
          <w:t>on</w:t>
        </w:r>
        <w:r w:rsidR="004D412D" w:rsidRPr="0081577A">
          <w:rPr>
            <w:rFonts w:ascii="Helvetica" w:hAnsi="Helvetica"/>
            <w:color w:val="000000"/>
            <w:lang w:val="en-GB"/>
          </w:rPr>
          <w:t xml:space="preserve"> </w:t>
        </w:r>
      </w:ins>
      <w:r w:rsidR="00BD7DB8" w:rsidRPr="0081577A">
        <w:rPr>
          <w:rFonts w:ascii="Helvetica" w:hAnsi="Helvetica"/>
          <w:color w:val="000000"/>
          <w:lang w:val="en-GB"/>
        </w:rPr>
        <w:t xml:space="preserve">the outcome was stronger than the effect </w:t>
      </w:r>
      <w:del w:id="178" w:author="Jenny Sjaarda" w:date="2022-04-06T10:53:00Z">
        <w:r w:rsidR="00BD7DB8" w:rsidRPr="0081577A" w:rsidDel="004D412D">
          <w:rPr>
            <w:rFonts w:ascii="Helvetica" w:hAnsi="Helvetica"/>
            <w:color w:val="000000"/>
            <w:lang w:val="en-GB"/>
          </w:rPr>
          <w:delText xml:space="preserve">with </w:delText>
        </w:r>
      </w:del>
      <w:ins w:id="179" w:author="Jenny Sjaarda" w:date="2022-04-06T10:53:00Z">
        <w:r w:rsidR="004D412D">
          <w:rPr>
            <w:rFonts w:ascii="Helvetica" w:hAnsi="Helvetica"/>
            <w:color w:val="000000"/>
            <w:lang w:val="en-GB"/>
          </w:rPr>
          <w:t>on</w:t>
        </w:r>
        <w:r w:rsidR="004D412D" w:rsidRPr="0081577A">
          <w:rPr>
            <w:rFonts w:ascii="Helvetica" w:hAnsi="Helvetica"/>
            <w:color w:val="000000"/>
            <w:lang w:val="en-GB"/>
          </w:rPr>
          <w:t xml:space="preserve"> </w:t>
        </w:r>
      </w:ins>
      <w:r w:rsidR="00BD7DB8" w:rsidRPr="0081577A">
        <w:rPr>
          <w:rFonts w:ascii="Helvetica" w:hAnsi="Helvetica"/>
          <w:color w:val="000000"/>
          <w:lang w:val="en-GB"/>
        </w:rPr>
        <w:t xml:space="preserve">the exposure based on a one-tailed </w:t>
      </w:r>
      <w:r w:rsidR="00BD7DB8" w:rsidRPr="0081577A">
        <w:rPr>
          <w:rFonts w:ascii="Helvetica" w:hAnsi="Helvetica"/>
          <w:color w:val="000000"/>
          <w:lang w:val="en-GB"/>
        </w:rPr>
        <w:lastRenderedPageBreak/>
        <w:t xml:space="preserve">t-test at a significance level of p &lt; 0.001. </w:t>
      </w:r>
      <w:r w:rsidR="00597DF4" w:rsidRPr="0081577A">
        <w:rPr>
          <w:rFonts w:ascii="Helvetica" w:hAnsi="Helvetica"/>
          <w:color w:val="000000"/>
          <w:shd w:val="clear" w:color="auto" w:fill="FFFFFF"/>
          <w:lang w:val="en-GB"/>
        </w:rPr>
        <w:t>SNP-effects were standardized prior to calculating MR effects.</w:t>
      </w:r>
    </w:p>
    <w:p w14:paraId="19C34150" w14:textId="77777777" w:rsidR="007B6149" w:rsidRPr="0081577A" w:rsidRDefault="007B6149" w:rsidP="00536F98">
      <w:pPr>
        <w:jc w:val="both"/>
        <w:rPr>
          <w:rFonts w:ascii="Helvetica" w:hAnsi="Helvetica"/>
          <w:color w:val="000000"/>
          <w:lang w:val="en-GB"/>
        </w:rPr>
      </w:pPr>
    </w:p>
    <w:p w14:paraId="5528A6D4" w14:textId="54094C47" w:rsidR="00CC322A" w:rsidRDefault="00536F98" w:rsidP="00536F98">
      <w:pPr>
        <w:jc w:val="both"/>
        <w:rPr>
          <w:rFonts w:ascii="Helvetica" w:hAnsi="Helvetica"/>
          <w:color w:val="000000"/>
          <w:lang w:val="en-GB"/>
        </w:rPr>
      </w:pPr>
      <w:r w:rsidRPr="0081577A">
        <w:rPr>
          <w:rFonts w:ascii="Helvetica" w:hAnsi="Helvetica"/>
          <w:color w:val="000000"/>
          <w:lang w:val="en-GB"/>
        </w:rPr>
        <w:t>We then explored those</w:t>
      </w:r>
      <w:r w:rsidR="008E7496" w:rsidRPr="0081577A">
        <w:rPr>
          <w:rFonts w:ascii="Helvetica" w:hAnsi="Helvetica"/>
          <w:color w:val="000000"/>
          <w:lang w:val="en-GB"/>
        </w:rPr>
        <w:t xml:space="preserve"> potential confounders,</w:t>
      </w:r>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008E7496" w:rsidRPr="0081577A">
        <w:rPr>
          <w:rFonts w:ascii="Helvetica" w:hAnsi="Helvetica"/>
          <w:color w:val="000000"/>
          <w:lang w:val="en-GB"/>
        </w:rPr>
        <w:t>,</w:t>
      </w:r>
      <w:r w:rsidRPr="0081577A">
        <w:rPr>
          <w:rFonts w:ascii="Helvetica" w:hAnsi="Helvetica"/>
          <w:color w:val="000000"/>
          <w:lang w:val="en-GB"/>
        </w:rPr>
        <w:t xml:space="preserve"> with a significant impact on </w:t>
      </w:r>
      <m:oMath>
        <m:r>
          <w:rPr>
            <w:rFonts w:ascii="Cambria Math" w:hAnsi="Cambria Math"/>
            <w:color w:val="000000"/>
            <w:lang w:val="en-GB"/>
          </w:rPr>
          <m:t>X</m:t>
        </m:r>
      </m:oMath>
      <w:r w:rsidRPr="0081577A">
        <w:rPr>
          <w:rFonts w:ascii="Helvetica" w:hAnsi="Helvetica"/>
          <w:color w:val="000000"/>
          <w:lang w:val="en-GB"/>
        </w:rPr>
        <w:t xml:space="preserve"> (</w:t>
      </w:r>
      <w:r w:rsidRPr="0081577A">
        <w:rPr>
          <w:rFonts w:ascii="Helvetica" w:hAnsi="Helvetica"/>
          <w:i/>
          <w:iCs/>
          <w:color w:val="000000"/>
          <w:lang w:val="en-GB"/>
        </w:rPr>
        <w:t>p</w:t>
      </w:r>
      <w:r w:rsidRPr="0081577A">
        <w:rPr>
          <w:rFonts w:ascii="Helvetica" w:hAnsi="Helvetica"/>
          <w:color w:val="000000"/>
          <w:lang w:val="en-GB"/>
        </w:rPr>
        <w:t xml:space="preserve"> &lt; 0.05/66). As the confounding impact of each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Pr="0081577A">
        <w:rPr>
          <w:rFonts w:ascii="Helvetica" w:hAnsi="Helvetica"/>
          <w:color w:val="000000"/>
          <w:lang w:val="en-GB"/>
        </w:rPr>
        <w:t xml:space="preserve"> involves a within couple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as illustrated in </w:t>
      </w:r>
      <w:commentRangeStart w:id="180"/>
      <w:r w:rsidRPr="0081577A">
        <w:rPr>
          <w:rFonts w:ascii="Helvetica" w:hAnsi="Helvetica"/>
          <w:color w:val="000000"/>
          <w:lang w:val="en-GB"/>
        </w:rPr>
        <w:t xml:space="preserve">Figure </w:t>
      </w:r>
      <w:r w:rsidR="00A413A0" w:rsidRPr="0081577A">
        <w:rPr>
          <w:rFonts w:ascii="Helvetica" w:hAnsi="Helvetica"/>
          <w:color w:val="000000"/>
          <w:lang w:val="en-GB"/>
        </w:rPr>
        <w:t>2</w:t>
      </w:r>
      <w:commentRangeEnd w:id="180"/>
      <w:r w:rsidR="00751BE7">
        <w:rPr>
          <w:rStyle w:val="CommentReference"/>
          <w:rFonts w:asciiTheme="minorHAnsi" w:eastAsiaTheme="minorHAnsi" w:hAnsiTheme="minorHAnsi" w:cstheme="minorBidi"/>
        </w:rPr>
        <w:commentReference w:id="180"/>
      </w:r>
      <w:r w:rsidRPr="0081577A">
        <w:rPr>
          <w:rFonts w:ascii="Helvetica" w:hAnsi="Helvetica"/>
          <w:color w:val="000000"/>
          <w:lang w:val="en-GB"/>
        </w:rPr>
        <w:t xml:space="preserve">, we further filtered the remaining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Pr="0081577A">
        <w:rPr>
          <w:rFonts w:ascii="Helvetica" w:hAnsi="Helvetica"/>
          <w:color w:val="000000"/>
          <w:lang w:val="en-GB"/>
        </w:rPr>
        <w:t xml:space="preserve"> traits, to those with a significant within couple MR effect (</w:t>
      </w:r>
      <w:r w:rsidRPr="0081577A">
        <w:rPr>
          <w:rFonts w:ascii="Helvetica" w:hAnsi="Helvetica"/>
          <w:i/>
          <w:iCs/>
          <w:color w:val="000000"/>
          <w:lang w:val="en-GB"/>
        </w:rPr>
        <w:t xml:space="preserve">p </w:t>
      </w:r>
      <w:r w:rsidRPr="0081577A">
        <w:rPr>
          <w:rFonts w:ascii="Helvetica" w:hAnsi="Helvetica"/>
          <w:color w:val="000000"/>
          <w:lang w:val="en-GB"/>
        </w:rPr>
        <w:t>&lt;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remaining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r>
          <w:rPr>
            <w:rFonts w:ascii="Cambria Math" w:hAnsi="Cambria Math"/>
            <w:color w:val="000000"/>
            <w:lang w:val="en-GB"/>
          </w:rPr>
          <m:t>]</m:t>
        </m:r>
      </m:oMath>
      <w:r w:rsidRPr="0081577A">
        <w:rPr>
          <w:rFonts w:ascii="Helvetica" w:hAnsi="Helvetica"/>
          <w:color w:val="000000"/>
          <w:lang w:val="en-GB"/>
        </w:rPr>
        <w:t xml:space="preserve">). After identifying potential confounder traits, we combined these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z→</m:t>
            </m:r>
            <m:r>
              <w:rPr>
                <w:rFonts w:ascii="Cambria Math" w:hAnsi="Cambria Math"/>
                <w:color w:val="000000"/>
                <w:lang w:val="en-GB"/>
              </w:rPr>
              <m:t>x</m:t>
            </m:r>
          </m:sub>
        </m:sSub>
      </m:oMath>
      <w:r w:rsidRPr="0081577A">
        <w:rPr>
          <w:rFonts w:ascii="Helvetica" w:hAnsi="Helvetica"/>
          <w:color w:val="000000"/>
          <w:lang w:val="en-GB"/>
        </w:rPr>
        <w:t xml:space="preserve"> with the within couple causal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and calculated the correlation due to confounding 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Pr="0081577A">
        <w:rPr>
          <w:rFonts w:ascii="Helvetica" w:hAnsi="Helvetica" w:cs="Arial"/>
          <w:color w:val="2C3E50"/>
          <w:sz w:val="14"/>
          <w:szCs w:val="14"/>
          <w:shd w:val="clear" w:color="auto" w:fill="FFFFFF"/>
          <w:lang w:val="en-GB"/>
        </w:rPr>
        <w:t xml:space="preserve"> </w:t>
      </w:r>
      <w:r w:rsidRPr="0081577A">
        <w:rPr>
          <w:rFonts w:ascii="Helvetica" w:hAnsi="Helvetica"/>
          <w:color w:val="000000"/>
          <w:lang w:val="en-GB"/>
        </w:rPr>
        <w:t>to determine the contribution each trait (</w:t>
      </w:r>
      <m:oMath>
        <m:r>
          <w:rPr>
            <w:rFonts w:ascii="Cambria Math" w:hAnsi="Cambria Math"/>
            <w:color w:val="000000"/>
            <w:lang w:val="en-GB"/>
          </w:rPr>
          <m:t>Z</m:t>
        </m:r>
      </m:oMath>
      <w:r w:rsidRPr="0081577A">
        <w:rPr>
          <w:rFonts w:ascii="Helvetica" w:hAnsi="Helvetica"/>
          <w:color w:val="000000"/>
          <w:lang w:val="en-GB"/>
        </w:rPr>
        <w:t xml:space="preserve">) confounds the within couple correlation for trait </w:t>
      </w:r>
      <m:oMath>
        <m:r>
          <w:rPr>
            <w:rFonts w:ascii="Cambria Math" w:hAnsi="Cambria Math"/>
            <w:color w:val="000000"/>
            <w:lang w:val="en-GB"/>
          </w:rPr>
          <m:t>X</m:t>
        </m:r>
      </m:oMath>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We subsequently calculated the ratio of this correlation (</w:t>
      </w:r>
      <m:oMath>
        <m:r>
          <w:rPr>
            <w:rFonts w:ascii="Cambria Math" w:hAnsi="Cambria Math"/>
            <w:color w:val="000000"/>
            <w:lang w:val="en-GB"/>
          </w:rPr>
          <m:t>C</m:t>
        </m:r>
      </m:oMath>
      <w:r w:rsidRPr="0081577A">
        <w:rPr>
          <w:rFonts w:ascii="Helvetica" w:hAnsi="Helvetica"/>
          <w:color w:val="000000"/>
          <w:lang w:val="en-GB"/>
        </w:rPr>
        <w:t xml:space="preserve">) and the correlation of </w:t>
      </w:r>
      <m:oMath>
        <m:r>
          <w:rPr>
            <w:rFonts w:ascii="Cambria Math" w:hAnsi="Cambria Math"/>
            <w:color w:val="000000"/>
            <w:lang w:val="en-GB"/>
          </w:rPr>
          <m:t>X</m:t>
        </m:r>
      </m:oMath>
      <w:r w:rsidRPr="0081577A">
        <w:rPr>
          <w:rFonts w:ascii="Helvetica" w:hAnsi="Helvetica"/>
          <w:color w:val="000000"/>
          <w:lang w:val="en-GB"/>
        </w:rPr>
        <w:t xml:space="preserve"> in partners a</w:t>
      </w:r>
      <w:ins w:id="181" w:author="Jenny Sjaarda" w:date="2022-04-11T22:12:00Z">
        <w:r w:rsidR="00C01885">
          <w:rPr>
            <w:rFonts w:ascii="Helvetica" w:hAnsi="Helvetica"/>
            <w:color w:val="000000"/>
            <w:lang w:val="en-GB"/>
          </w:rPr>
          <w:t>s</w:t>
        </w:r>
      </w:ins>
      <w:r w:rsidRPr="0081577A">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t>
      </w:r>
    </w:p>
    <w:p w14:paraId="279E6EB4" w14:textId="77777777" w:rsidR="00FE622A" w:rsidRPr="0081577A" w:rsidRDefault="00FE622A" w:rsidP="00FE622A">
      <w:pPr>
        <w:spacing w:before="240" w:after="120"/>
        <w:jc w:val="both"/>
        <w:outlineLvl w:val="0"/>
        <w:rPr>
          <w:rFonts w:ascii="Helvetica" w:hAnsi="Helvetica"/>
          <w:b/>
          <w:bCs/>
          <w:kern w:val="36"/>
          <w:sz w:val="48"/>
          <w:szCs w:val="48"/>
          <w:lang w:val="en-GB"/>
        </w:rPr>
      </w:pPr>
      <m:oMathPara>
        <m:oMath>
          <m:r>
            <m:rPr>
              <m:sty m:val="p"/>
            </m:rPr>
            <w:rPr>
              <w:rFonts w:ascii="Cambria Math" w:hAnsi="Cambria Math"/>
              <w:noProof/>
              <w:color w:val="000000"/>
              <w:lang w:val="en-GB"/>
            </w:rPr>
            <w:lastRenderedPageBreak/>
            <w:drawing>
              <wp:inline distT="0" distB="0" distL="0" distR="0" wp14:anchorId="5A4898F0" wp14:editId="2E200A9A">
                <wp:extent cx="5943600" cy="65665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66535"/>
                        </a:xfrm>
                        <a:prstGeom prst="rect">
                          <a:avLst/>
                        </a:prstGeom>
                      </pic:spPr>
                    </pic:pic>
                  </a:graphicData>
                </a:graphic>
              </wp:inline>
            </w:drawing>
          </m:r>
        </m:oMath>
      </m:oMathPara>
    </w:p>
    <w:p w14:paraId="0409B4DA" w14:textId="77777777" w:rsidR="00FE622A" w:rsidRPr="0081577A" w:rsidRDefault="00FE622A" w:rsidP="00FE622A">
      <w:pPr>
        <w:jc w:val="both"/>
        <w:rPr>
          <w:rFonts w:ascii="Helvetica" w:hAnsi="Helvetica" w:cs="Arial"/>
          <w:color w:val="000000"/>
          <w:sz w:val="22"/>
          <w:szCs w:val="22"/>
          <w:bdr w:val="none" w:sz="0" w:space="0" w:color="auto" w:frame="1"/>
          <w:lang w:val="en-GB"/>
        </w:rPr>
      </w:pPr>
    </w:p>
    <w:p w14:paraId="54F73980" w14:textId="6A88276B" w:rsidR="00165848" w:rsidRPr="00CC42A4" w:rsidRDefault="00FE622A" w:rsidP="00165848">
      <w:pPr>
        <w:rPr>
          <w:moveTo w:id="182" w:author="Jenny Sjaarda" w:date="2022-04-06T14:01:00Z"/>
        </w:rPr>
      </w:pPr>
      <w:r w:rsidRPr="00FE622A">
        <w:rPr>
          <w:rFonts w:ascii="Helvetica" w:hAnsi="Helvetica"/>
          <w:b/>
          <w:bCs/>
          <w:color w:val="000000"/>
          <w:lang w:val="en-GB"/>
        </w:rPr>
        <w:t>Figure 1:</w:t>
      </w:r>
      <w:r w:rsidRPr="00FE622A">
        <w:rPr>
          <w:rFonts w:ascii="Helvetica" w:hAnsi="Helvetica"/>
          <w:color w:val="000000"/>
          <w:lang w:val="en-GB"/>
        </w:rPr>
        <w:t xml:space="preserve"> </w:t>
      </w:r>
      <w:r w:rsidRPr="00FE622A">
        <w:rPr>
          <w:rFonts w:ascii="Helvetica" w:hAnsi="Helvetica"/>
          <w:b/>
          <w:bCs/>
          <w:color w:val="000000"/>
          <w:lang w:val="en-GB"/>
        </w:rPr>
        <w:t>Mendelian randomisation schematic within couples.</w:t>
      </w:r>
      <w:r w:rsidRPr="00FE622A">
        <w:rPr>
          <w:rFonts w:ascii="Helvetica" w:hAnsi="Helvetica"/>
          <w:color w:val="000000"/>
          <w:lang w:val="en-GB"/>
        </w:rPr>
        <w:t xml:space="preserve"> </w:t>
      </w:r>
      <w:r w:rsidRPr="00FE622A">
        <w:rPr>
          <w:rFonts w:ascii="Helvetica" w:hAnsi="Helvetica"/>
          <w:b/>
          <w:bCs/>
          <w:color w:val="000000"/>
          <w:lang w:val="en-GB"/>
        </w:rPr>
        <w:t>A</w:t>
      </w:r>
      <w:r w:rsidRPr="00FE622A">
        <w:rPr>
          <w:rFonts w:ascii="Helvetica" w:hAnsi="Helvetica"/>
          <w:color w:val="000000"/>
          <w:lang w:val="en-GB"/>
        </w:rPr>
        <w:t xml:space="preserve"> illustrates the causal effect among couples with a single trait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m:rPr>
            <m:sty m:val="p"/>
          </m:rPr>
          <w:rPr>
            <w:rFonts w:ascii="Cambria Math" w:hAnsi="Cambria Math"/>
            <w:color w:val="000000"/>
            <w:lang w:val="en-GB"/>
          </w:rPr>
          <m:t>)</m:t>
        </m:r>
      </m:oMath>
      <w:r w:rsidRPr="00FE622A">
        <w:rPr>
          <w:rFonts w:ascii="Helvetica" w:hAnsi="Helvetica"/>
          <w:color w:val="000000"/>
          <w:lang w:val="en-GB"/>
        </w:rPr>
        <w:t xml:space="preserve">, where </w:t>
      </w:r>
      <m:oMath>
        <m:r>
          <m:rPr>
            <m:sty m:val="p"/>
          </m:rPr>
          <w:rPr>
            <w:rFonts w:ascii="Cambria Math" w:hAnsi="Cambria Math"/>
            <w:color w:val="000000"/>
            <w:lang w:val="en-GB"/>
          </w:rPr>
          <m:t>G</m:t>
        </m:r>
      </m:oMath>
      <w:r w:rsidRPr="00FE622A">
        <w:rPr>
          <w:rFonts w:ascii="Helvetica" w:hAnsi="Helvetica"/>
          <w:color w:val="000000"/>
          <w:lang w:val="en-GB"/>
        </w:rPr>
        <w:t xml:space="preserve"> represents genetic variant(s), </w:t>
      </w:r>
      <m:oMath>
        <m:r>
          <m:rPr>
            <m:sty m:val="p"/>
          </m:rPr>
          <w:rPr>
            <w:rFonts w:ascii="Cambria Math" w:hAnsi="Cambria Math"/>
            <w:color w:val="000000"/>
            <w:lang w:val="en-GB"/>
          </w:rPr>
          <m:t>X</m:t>
        </m:r>
      </m:oMath>
      <w:r w:rsidRPr="00FE622A">
        <w:rPr>
          <w:rFonts w:ascii="Helvetica" w:hAnsi="Helvetica"/>
          <w:color w:val="000000"/>
          <w:lang w:val="en-GB"/>
        </w:rPr>
        <w:t xml:space="preserve"> represents a single trait (in an index and a partner), and </w:t>
      </w:r>
      <m:oMath>
        <m:r>
          <m:rPr>
            <m:sty m:val="p"/>
          </m:rPr>
          <w:rPr>
            <w:rFonts w:ascii="Cambria Math" w:hAnsi="Cambria Math"/>
            <w:color w:val="000000"/>
            <w:lang w:val="en-GB"/>
          </w:rPr>
          <m:t>U</m:t>
        </m:r>
      </m:oMath>
      <w:r w:rsidRPr="00FE622A">
        <w:rPr>
          <w:rFonts w:ascii="Helvetica" w:hAnsi="Helvetica"/>
          <w:color w:val="000000"/>
          <w:lang w:val="en-GB"/>
        </w:rPr>
        <w:t xml:space="preserve"> represents confounding factors which are not associated with genetic variance owning to the random distribution of alleles at conception. </w:t>
      </w:r>
      <w:r w:rsidRPr="00FE622A">
        <w:rPr>
          <w:rFonts w:ascii="Helvetica" w:hAnsi="Helvetica"/>
          <w:b/>
          <w:bCs/>
          <w:color w:val="000000"/>
          <w:lang w:val="en-GB"/>
        </w:rPr>
        <w:t xml:space="preserve">B </w:t>
      </w:r>
      <w:r w:rsidRPr="00FE622A">
        <w:rPr>
          <w:rFonts w:ascii="Helvetica" w:hAnsi="Helvetica"/>
          <w:color w:val="000000"/>
          <w:lang w:val="en-GB"/>
        </w:rPr>
        <w:t xml:space="preserve">represents the </w:t>
      </w:r>
      <w:del w:id="183" w:author="Jenny Sjaarda" w:date="2022-04-11T18:51:00Z">
        <w:r w:rsidRPr="00FE622A" w:rsidDel="006D7632">
          <w:rPr>
            <w:rFonts w:ascii="Helvetica" w:hAnsi="Helvetica"/>
            <w:color w:val="000000"/>
            <w:lang w:val="en-GB"/>
          </w:rPr>
          <w:delText xml:space="preserve">expended </w:delText>
        </w:r>
      </w:del>
      <w:ins w:id="184" w:author="Jenny Sjaarda" w:date="2022-04-11T18:51:00Z">
        <w:r w:rsidR="006D7632">
          <w:rPr>
            <w:rFonts w:ascii="Helvetica" w:hAnsi="Helvetica"/>
            <w:color w:val="000000"/>
            <w:lang w:val="en-GB"/>
          </w:rPr>
          <w:t>expanded</w:t>
        </w:r>
        <w:r w:rsidR="006D7632" w:rsidRPr="00FE622A">
          <w:rPr>
            <w:rFonts w:ascii="Helvetica" w:hAnsi="Helvetica"/>
            <w:color w:val="000000"/>
            <w:lang w:val="en-GB"/>
          </w:rPr>
          <w:t xml:space="preserve"> </w:t>
        </w:r>
      </w:ins>
      <w:r w:rsidRPr="00FE622A">
        <w:rPr>
          <w:rFonts w:ascii="Helvetica" w:hAnsi="Helvetica"/>
          <w:color w:val="000000"/>
          <w:lang w:val="en-GB"/>
        </w:rPr>
        <w:t xml:space="preserve">causal network involving two traits and the various estimated causal paths from an </w:t>
      </w:r>
      <w:r w:rsidRPr="00FE622A">
        <w:rPr>
          <w:rFonts w:ascii="Helvetica" w:hAnsi="Helvetica"/>
          <w:color w:val="000000"/>
          <w:lang w:val="en-GB"/>
        </w:rPr>
        <w:lastRenderedPageBreak/>
        <w:t>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FE622A">
        <w:rPr>
          <w:rFonts w:ascii="Helvetica" w:hAnsi="Helvetica"/>
          <w:color w:val="000000"/>
          <w:lang w:val="en-GB"/>
        </w:rPr>
        <w:t xml:space="preserve">) to a phenotype </w:t>
      </w:r>
      <m:oMath>
        <m:r>
          <w:rPr>
            <w:rFonts w:ascii="Cambria Math" w:hAnsi="Cambria Math"/>
            <w:color w:val="000000"/>
            <w:lang w:val="en-GB"/>
          </w:rPr>
          <m:t>Y</m:t>
        </m:r>
      </m:oMath>
      <w:r w:rsidRPr="00CC42A4">
        <w:rPr>
          <w:rFonts w:ascii="Helvetica" w:hAnsi="Helvetica"/>
          <w:i/>
          <w:iCs/>
          <w:color w:val="000000"/>
          <w:lang w:val="en-GB"/>
        </w:rPr>
        <w:t xml:space="preserve"> </w:t>
      </w:r>
      <w:r w:rsidRPr="00FE622A">
        <w:rPr>
          <w:rFonts w:ascii="Helvetica" w:hAnsi="Helvetica"/>
          <w:color w:val="000000"/>
          <w:lang w:val="en-GB"/>
        </w:rPr>
        <w:t>in the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lang w:val="en-GB"/>
        </w:rPr>
        <w:t xml:space="preserve">) given by </w:t>
      </w:r>
      <m:oMath>
        <m:r>
          <w:rPr>
            <w:rFonts w:ascii="Cambria Math" w:hAnsi="Cambria Math"/>
            <w:color w:val="000000"/>
            <w:lang w:val="en-GB"/>
          </w:rPr>
          <m:t>ω</m:t>
        </m:r>
      </m:oMath>
      <w:r w:rsidRPr="00FE622A">
        <w:rPr>
          <w:rFonts w:ascii="Helvetica" w:hAnsi="Helvetica"/>
          <w:color w:val="000000"/>
          <w:lang w:val="en-GB"/>
        </w:rPr>
        <w:t xml:space="preserve">, </w:t>
      </w:r>
      <m:oMath>
        <m:r>
          <w:rPr>
            <w:rFonts w:ascii="Cambria Math" w:hAnsi="Cambria Math"/>
            <w:color w:val="000000"/>
            <w:lang w:val="en-GB"/>
          </w:rPr>
          <m:t>γ</m:t>
        </m:r>
      </m:oMath>
      <w:r w:rsidRPr="00FE622A">
        <w:rPr>
          <w:rFonts w:ascii="Helvetica" w:hAnsi="Helvetica"/>
          <w:color w:val="000000"/>
          <w:lang w:val="en-GB"/>
        </w:rPr>
        <w:t xml:space="preserve">, and </w:t>
      </w:r>
      <m:oMath>
        <m:r>
          <w:rPr>
            <w:rFonts w:ascii="Cambria Math" w:hAnsi="Cambria Math"/>
            <w:color w:val="000000"/>
            <w:lang w:val="en-GB"/>
          </w:rPr>
          <m:t>ρ</m:t>
        </m:r>
      </m:oMath>
      <w:r w:rsidRPr="00FE622A">
        <w:rPr>
          <w:rFonts w:ascii="Helvetica" w:hAnsi="Helvetica"/>
          <w:color w:val="000000"/>
          <w:lang w:val="en-GB"/>
        </w:rPr>
        <w:t>. C</w:t>
      </w:r>
      <w:ins w:id="185" w:author="Jenny Sjaarda" w:date="2022-04-11T22:04:00Z">
        <w:r w:rsidR="007D123A">
          <w:rPr>
            <w:rFonts w:ascii="Helvetica" w:hAnsi="Helvetica"/>
            <w:color w:val="000000"/>
            <w:lang w:val="en-GB"/>
          </w:rPr>
          <w:t>ross-trait c</w:t>
        </w:r>
      </w:ins>
      <w:r w:rsidRPr="00FE622A">
        <w:rPr>
          <w:rFonts w:ascii="Helvetica" w:hAnsi="Helvetica"/>
          <w:color w:val="000000"/>
          <w:lang w:val="en-GB"/>
        </w:rPr>
        <w:t>ausal</w:t>
      </w:r>
      <w:r w:rsidRPr="00FE622A">
        <w:rPr>
          <w:rFonts w:ascii="Helvetica" w:hAnsi="Helvetica"/>
          <w:color w:val="000000"/>
          <w:shd w:val="clear" w:color="auto" w:fill="FFFFFF"/>
          <w:lang w:val="en-GB"/>
        </w:rPr>
        <w:t xml:space="preserve"> effects from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FE622A">
        <w:rPr>
          <w:rFonts w:ascii="Helvetica" w:hAnsi="Helvetica"/>
          <w:color w:val="000000"/>
          <w:lang w:val="en-GB"/>
        </w:rPr>
        <w:t xml:space="preserve"> </w:t>
      </w:r>
      <w:r w:rsidRPr="00FE622A">
        <w:rPr>
          <w:rFonts w:ascii="Helvetica" w:hAnsi="Helvetica"/>
          <w:color w:val="000000"/>
          <w:shd w:val="clear" w:color="auto" w:fill="FFFFFF"/>
          <w:lang w:val="en-GB"/>
        </w:rPr>
        <w:t xml:space="preserve">to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ω</m:t>
        </m:r>
      </m:oMath>
      <w:r w:rsidRPr="00FE622A">
        <w:rPr>
          <w:rFonts w:ascii="Helvetica" w:hAnsi="Helvetica"/>
          <w:color w:val="000000"/>
          <w:shd w:val="clear" w:color="auto" w:fill="FFFFFF"/>
          <w:lang w:val="en-GB"/>
        </w:rPr>
        <w:t>) can be summarized by three possible (non-independent) scenarios:</w:t>
      </w:r>
      <w:r w:rsidRPr="00FE622A">
        <w:rPr>
          <w:rFonts w:ascii="Helvetica" w:hAnsi="Helvetica"/>
          <w:color w:val="000000"/>
          <w:lang w:val="en-GB"/>
        </w:rPr>
        <w:t xml:space="preserve"> (1)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FE622A">
        <w:rPr>
          <w:rFonts w:ascii="Helvetica" w:hAnsi="Helvetica"/>
          <w:color w:val="000000"/>
          <w:lang w:val="en-GB"/>
        </w:rPr>
        <w:t xml:space="preserve"> could exert a causal effect on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FE622A">
        <w:rPr>
          <w:rFonts w:ascii="Helvetica" w:hAnsi="Helvetica"/>
          <w:color w:val="000000"/>
          <w:lang w:val="en-GB"/>
        </w:rPr>
        <w:t xml:space="preserve">, followed 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FE622A">
        <w:rPr>
          <w:rFonts w:ascii="Helvetica" w:hAnsi="Helvetica"/>
          <w:color w:val="000000"/>
          <w:lang w:val="en-GB"/>
        </w:rPr>
        <w:t xml:space="preserve"> having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lang w:val="en-GB"/>
        </w:rPr>
        <w:t xml:space="preserve"> in the partner alone (</w:t>
      </w:r>
      <m:oMath>
        <m:r>
          <w:ins w:id="186" w:author="Jenny Sjaarda" w:date="2022-04-11T22:03:00Z">
            <w:rPr>
              <w:rFonts w:ascii="Cambria Math" w:hAnsi="Cambria Math"/>
              <w:color w:val="000000"/>
              <w:shd w:val="clear" w:color="auto" w:fill="FFFFFF"/>
              <w:lang w:val="en-GB"/>
            </w:rPr>
            <m:t>γ</m:t>
          </w:ins>
        </m:r>
        <m:r>
          <w:del w:id="187" w:author="Jenny Sjaarda" w:date="2022-04-11T22:03:00Z">
            <w:rPr>
              <w:rFonts w:ascii="Cambria Math" w:hAnsi="Cambria Math"/>
              <w:color w:val="000000"/>
              <w:lang w:val="en-GB"/>
            </w:rPr>
            <m:t>λ</m:t>
          </w:del>
        </m:r>
      </m:oMath>
      <w:r w:rsidRPr="00FE622A">
        <w:rPr>
          <w:rFonts w:ascii="Helvetica" w:hAnsi="Helvetica"/>
          <w:color w:val="000000"/>
          <w:lang w:val="en-GB"/>
        </w:rPr>
        <w:t xml:space="preserve">); (2) the reverse could occur whereby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CC42A4">
        <w:rPr>
          <w:rFonts w:ascii="Helvetica" w:hAnsi="Helvetica"/>
          <w:i/>
          <w:iCs/>
          <w:lang w:val="en-GB"/>
        </w:rPr>
        <w:t xml:space="preserve"> </w:t>
      </w:r>
      <w:r w:rsidRPr="00FE622A">
        <w:rPr>
          <w:rFonts w:ascii="Helvetica" w:hAnsi="Helvetica"/>
          <w:color w:val="000000"/>
          <w:lang w:val="en-GB"/>
        </w:rPr>
        <w:t xml:space="preserve">has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FE622A">
        <w:rPr>
          <w:rFonts w:ascii="Helvetica" w:hAnsi="Helvetica"/>
          <w:color w:val="000000"/>
          <w:lang w:val="en-GB"/>
        </w:rPr>
        <w:t xml:space="preserve"> in the index alone, followed by a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FE622A">
        <w:rPr>
          <w:rFonts w:ascii="Helvetica" w:hAnsi="Helvetica"/>
          <w:color w:val="000000"/>
          <w:lang w:val="en-GB"/>
        </w:rPr>
        <w:t xml:space="preserve"> case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 xml:space="preserve"> </m:t>
        </m:r>
      </m:oMath>
      <w:r w:rsidRPr="00FE622A">
        <w:rPr>
          <w:rFonts w:ascii="Helvetica" w:hAnsi="Helvetica"/>
          <w:color w:val="000000"/>
          <w:lang w:val="en-GB"/>
        </w:rPr>
        <w:t>(</w:t>
      </w:r>
      <m:oMath>
        <m:r>
          <m:rPr>
            <m:sty m:val="p"/>
          </m:rPr>
          <w:rPr>
            <w:rFonts w:ascii="Cambria Math" w:hAnsi="Cambria Math"/>
            <w:color w:val="000000"/>
            <w:lang w:val="en-GB"/>
          </w:rPr>
          <m:t>ρ</m:t>
        </m:r>
      </m:oMath>
      <w:r w:rsidRPr="00FE622A">
        <w:rPr>
          <w:rFonts w:ascii="Helvetica" w:hAnsi="Helvetica"/>
          <w:color w:val="000000"/>
          <w:lang w:val="en-GB"/>
        </w:rPr>
        <w:t xml:space="preserve">); (3) there could be other mechanisms, either acting directly or through other unmeasured/considered variables. </w:t>
      </w:r>
      <w:r w:rsidRPr="00FE622A">
        <w:rPr>
          <w:rFonts w:ascii="Helvetica" w:hAnsi="Helvetica"/>
          <w:color w:val="000000"/>
          <w:shd w:val="clear" w:color="auto" w:fill="FFFFFF"/>
          <w:lang w:val="en-GB"/>
        </w:rPr>
        <w:t xml:space="preserve">To quantify </w:t>
      </w:r>
      <m:oMath>
        <m:r>
          <m:rPr>
            <m:sty m:val="p"/>
          </m:rPr>
          <w:rPr>
            <w:rFonts w:ascii="Cambria Math" w:hAnsi="Cambria Math"/>
            <w:color w:val="000000"/>
            <w:shd w:val="clear" w:color="auto" w:fill="FFFFFF"/>
            <w:lang w:val="en-GB"/>
          </w:rPr>
          <m:t>ρ</m:t>
        </m:r>
      </m:oMath>
      <w:r w:rsidRPr="00FE622A">
        <w:rPr>
          <w:rFonts w:ascii="Helvetica" w:hAnsi="Helvetica"/>
          <w:color w:val="000000"/>
          <w:shd w:val="clear" w:color="auto" w:fill="FFFFFF"/>
          <w:lang w:val="en-GB"/>
        </w:rPr>
        <w:t xml:space="preserve">, we first estimated the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FE622A">
        <w:rPr>
          <w:rFonts w:ascii="Helvetica" w:hAnsi="Helvetica"/>
          <w:color w:val="000000"/>
          <w:lang w:val="en-GB"/>
        </w:rPr>
        <w:t xml:space="preserv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lang w:val="en-GB"/>
        </w:rPr>
        <w:t xml:space="preserve"> </w:t>
      </w:r>
      <w:r w:rsidRPr="00FE622A">
        <w:rPr>
          <w:rFonts w:ascii="Helvetica" w:hAnsi="Helvetica"/>
          <w:color w:val="000000"/>
          <w:shd w:val="clear" w:color="auto" w:fill="FFFFFF"/>
          <w:lang w:val="en-GB"/>
        </w:rPr>
        <w:t xml:space="preserve">in multivariable MR (not illustrated), to exclude any residual effect of </w:t>
      </w:r>
      <m:oMath>
        <m:r>
          <w:rPr>
            <w:rFonts w:ascii="Cambria Math" w:hAnsi="Cambria Math"/>
            <w:color w:val="000000"/>
            <w:shd w:val="clear" w:color="auto" w:fill="FFFFFF"/>
            <w:lang w:val="en-GB"/>
          </w:rPr>
          <m:t>X</m:t>
        </m:r>
      </m:oMath>
      <w:r w:rsidRPr="00FE622A">
        <w:rPr>
          <w:rFonts w:ascii="Helvetica" w:hAnsi="Helvetica"/>
          <w:color w:val="000000"/>
          <w:shd w:val="clear" w:color="auto" w:fill="FFFFFF"/>
          <w:lang w:val="en-GB"/>
        </w:rPr>
        <w:t xml:space="preserve"> on phenotype </w:t>
      </w:r>
      <m:oMath>
        <m:r>
          <w:rPr>
            <w:rFonts w:ascii="Cambria Math" w:hAnsi="Cambria Math"/>
            <w:color w:val="000000"/>
            <w:shd w:val="clear" w:color="auto" w:fill="FFFFFF"/>
            <w:lang w:val="en-GB"/>
          </w:rPr>
          <m:t>Y</m:t>
        </m:r>
      </m:oMath>
      <w:r w:rsidRPr="00FE622A">
        <w:rPr>
          <w:rFonts w:ascii="Helvetica" w:hAnsi="Helvetica"/>
          <w:color w:val="000000"/>
          <w:shd w:val="clear" w:color="auto" w:fill="FFFFFF"/>
          <w:lang w:val="en-GB"/>
        </w:rPr>
        <w:t xml:space="preserve"> from index to partner. </w:t>
      </w:r>
      <w:r w:rsidRPr="00FE622A">
        <w:rPr>
          <w:rFonts w:ascii="Helvetica" w:hAnsi="Helvetica"/>
          <w:color w:val="000000"/>
          <w:lang w:val="en-GB"/>
        </w:rPr>
        <w:t xml:space="preserve">These three scenarios could also act in some combination. Therefore, the </w:t>
      </w:r>
      <m:oMath>
        <m:r>
          <w:rPr>
            <w:rFonts w:ascii="Cambria Math" w:hAnsi="Cambria Math"/>
            <w:color w:val="000000"/>
            <w:lang w:val="en-GB"/>
          </w:rPr>
          <m:t>ω</m:t>
        </m:r>
      </m:oMath>
      <w:r w:rsidRPr="00FE622A">
        <w:rPr>
          <w:rFonts w:ascii="Helvetica" w:hAnsi="Helvetica"/>
          <w:color w:val="000000"/>
          <w:lang w:val="en-GB"/>
        </w:rPr>
        <w:t xml:space="preserve"> estimate would capture the paths of </w:t>
      </w:r>
      <m:oMath>
        <m:r>
          <w:rPr>
            <w:rFonts w:ascii="Cambria Math" w:hAnsi="Cambria Math"/>
            <w:color w:val="000000"/>
            <w:lang w:val="en-GB"/>
          </w:rPr>
          <m:t>γ</m:t>
        </m:r>
      </m:oMath>
      <w:r w:rsidRPr="00FE622A">
        <w:rPr>
          <w:rFonts w:ascii="Helvetica" w:hAnsi="Helvetica"/>
          <w:color w:val="000000"/>
          <w:lang w:val="en-GB"/>
        </w:rPr>
        <w:t xml:space="preserve">, </w:t>
      </w:r>
      <m:oMath>
        <m:r>
          <w:rPr>
            <w:rFonts w:ascii="Cambria Math" w:hAnsi="Cambria Math"/>
            <w:color w:val="000000"/>
            <w:lang w:val="en-GB"/>
          </w:rPr>
          <m:t>ρ</m:t>
        </m:r>
      </m:oMath>
      <w:r w:rsidRPr="00FE622A">
        <w:rPr>
          <w:rFonts w:ascii="Helvetica" w:hAnsi="Helvetica"/>
          <w:color w:val="000000"/>
          <w:lang w:val="en-GB"/>
        </w:rPr>
        <w:t xml:space="preserve"> and other mechanisms combined.</w:t>
      </w:r>
      <w:del w:id="188" w:author="Jenny Sjaarda" w:date="2022-04-06T14:02:00Z">
        <w:r w:rsidR="00CC42A4" w:rsidDel="00165848">
          <w:rPr>
            <w:rFonts w:ascii="Helvetica" w:hAnsi="Helvetica"/>
            <w:color w:val="000000"/>
            <w:lang w:val="en-GB"/>
          </w:rPr>
          <w:delText xml:space="preserve"> </w:delText>
        </w:r>
      </w:del>
      <w:moveFromRangeStart w:id="189" w:author="Jenny Sjaarda" w:date="2022-04-06T14:01:00Z" w:name="move100146134"/>
      <w:commentRangeStart w:id="190"/>
      <w:moveFrom w:id="191" w:author="Jenny Sjaarda" w:date="2022-04-06T14:01:00Z">
        <w:r w:rsidR="00CC42A4" w:rsidDel="00165848">
          <w:rPr>
            <w:rFonts w:ascii="Helvetica" w:hAnsi="Helvetica"/>
            <w:color w:val="000000"/>
            <w:lang w:val="en-GB"/>
          </w:rPr>
          <w:t xml:space="preserve">In both </w:t>
        </w:r>
        <w:r w:rsidR="00CC42A4" w:rsidRPr="00CC42A4" w:rsidDel="00165848">
          <w:rPr>
            <w:rFonts w:ascii="Helvetica" w:hAnsi="Helvetica"/>
            <w:b/>
            <w:bCs/>
            <w:color w:val="000000"/>
            <w:lang w:val="en-GB"/>
          </w:rPr>
          <w:t>A</w:t>
        </w:r>
        <w:r w:rsidR="00CC42A4" w:rsidDel="00165848">
          <w:rPr>
            <w:rFonts w:ascii="Helvetica" w:hAnsi="Helvetica"/>
            <w:color w:val="000000"/>
            <w:lang w:val="en-GB"/>
          </w:rPr>
          <w:t xml:space="preserve"> and </w:t>
        </w:r>
        <w:r w:rsidR="00CC42A4" w:rsidRPr="00CC42A4" w:rsidDel="00165848">
          <w:rPr>
            <w:rFonts w:ascii="Helvetica" w:hAnsi="Helvetica"/>
            <w:b/>
            <w:bCs/>
            <w:color w:val="000000"/>
            <w:lang w:val="en-GB"/>
          </w:rPr>
          <w:t>B</w:t>
        </w:r>
        <w:r w:rsidR="00CC42A4" w:rsidDel="00165848">
          <w:rPr>
            <w:rFonts w:ascii="Helvetica" w:hAnsi="Helvetica"/>
            <w:color w:val="000000"/>
            <w:lang w:val="en-GB"/>
          </w:rPr>
          <w:t xml:space="preserve">, cross partner causal effects are given by blue arrows, and same-person causal effects are given by green arrows.  </w:t>
        </w:r>
        <w:r w:rsidR="00CC42A4" w:rsidRPr="00CC42A4" w:rsidDel="00165848">
          <w:t xml:space="preserve"> </w:t>
        </w:r>
        <w:commentRangeEnd w:id="190"/>
        <w:r w:rsidR="00B75C68" w:rsidDel="00165848">
          <w:rPr>
            <w:rStyle w:val="CommentReference"/>
            <w:rFonts w:asciiTheme="minorHAnsi" w:eastAsiaTheme="minorHAnsi" w:hAnsiTheme="minorHAnsi" w:cstheme="minorBidi"/>
          </w:rPr>
          <w:commentReference w:id="190"/>
        </w:r>
      </w:moveFrom>
      <w:moveFromRangeEnd w:id="189"/>
      <w:ins w:id="192" w:author="Jenny Sjaarda" w:date="2022-04-06T14:01:00Z">
        <w:r w:rsidR="00165848" w:rsidRPr="00165848">
          <w:rPr>
            <w:rFonts w:ascii="Helvetica" w:hAnsi="Helvetica"/>
            <w:color w:val="000000"/>
            <w:lang w:val="en-GB"/>
          </w:rPr>
          <w:t xml:space="preserve"> </w:t>
        </w:r>
      </w:ins>
      <w:moveToRangeStart w:id="193" w:author="Jenny Sjaarda" w:date="2022-04-06T14:01:00Z" w:name="move100146134"/>
      <w:commentRangeStart w:id="194"/>
      <w:moveTo w:id="195" w:author="Jenny Sjaarda" w:date="2022-04-06T14:01:00Z">
        <w:r w:rsidR="00165848">
          <w:rPr>
            <w:rFonts w:ascii="Helvetica" w:hAnsi="Helvetica"/>
            <w:color w:val="000000"/>
            <w:lang w:val="en-GB"/>
          </w:rPr>
          <w:t xml:space="preserve">In both </w:t>
        </w:r>
        <w:r w:rsidR="00165848" w:rsidRPr="00CC42A4">
          <w:rPr>
            <w:rFonts w:ascii="Helvetica" w:hAnsi="Helvetica"/>
            <w:b/>
            <w:bCs/>
            <w:color w:val="000000"/>
            <w:lang w:val="en-GB"/>
          </w:rPr>
          <w:t>A</w:t>
        </w:r>
        <w:r w:rsidR="00165848">
          <w:rPr>
            <w:rFonts w:ascii="Helvetica" w:hAnsi="Helvetica"/>
            <w:color w:val="000000"/>
            <w:lang w:val="en-GB"/>
          </w:rPr>
          <w:t xml:space="preserve"> and </w:t>
        </w:r>
        <w:r w:rsidR="00165848" w:rsidRPr="00CC42A4">
          <w:rPr>
            <w:rFonts w:ascii="Helvetica" w:hAnsi="Helvetica"/>
            <w:b/>
            <w:bCs/>
            <w:color w:val="000000"/>
            <w:lang w:val="en-GB"/>
          </w:rPr>
          <w:t>B</w:t>
        </w:r>
        <w:r w:rsidR="00165848">
          <w:rPr>
            <w:rFonts w:ascii="Helvetica" w:hAnsi="Helvetica"/>
            <w:color w:val="000000"/>
            <w:lang w:val="en-GB"/>
          </w:rPr>
          <w:t xml:space="preserve">, cross partner causal effects are given by blue arrows, and same-person causal effects are given by green arrows.  </w:t>
        </w:r>
        <w:r w:rsidR="00165848" w:rsidRPr="00CC42A4">
          <w:t xml:space="preserve"> </w:t>
        </w:r>
        <w:commentRangeEnd w:id="194"/>
        <w:r w:rsidR="00165848">
          <w:rPr>
            <w:rStyle w:val="CommentReference"/>
            <w:rFonts w:asciiTheme="minorHAnsi" w:eastAsiaTheme="minorHAnsi" w:hAnsiTheme="minorHAnsi" w:cstheme="minorBidi"/>
          </w:rPr>
          <w:commentReference w:id="194"/>
        </w:r>
      </w:moveTo>
    </w:p>
    <w:moveToRangeEnd w:id="193"/>
    <w:p w14:paraId="036BD149" w14:textId="2B65D864" w:rsidR="00FE622A" w:rsidRPr="00CC42A4" w:rsidDel="00165848" w:rsidRDefault="00FE622A" w:rsidP="00CC42A4">
      <w:pPr>
        <w:rPr>
          <w:del w:id="196" w:author="Jenny Sjaarda" w:date="2022-04-06T14:02:00Z"/>
        </w:rPr>
      </w:pPr>
    </w:p>
    <w:p w14:paraId="7FE8F8D1" w14:textId="77777777" w:rsidR="00FE622A" w:rsidRDefault="00FE622A" w:rsidP="00536F98">
      <w:pPr>
        <w:jc w:val="both"/>
        <w:rPr>
          <w:rFonts w:ascii="Helvetica" w:hAnsi="Helvetica"/>
          <w:color w:val="000000"/>
          <w:lang w:val="en-GB"/>
        </w:rPr>
      </w:pPr>
    </w:p>
    <w:p w14:paraId="1394F64C" w14:textId="09698FD7" w:rsidR="00CC322A" w:rsidRPr="0081577A" w:rsidRDefault="00530991" w:rsidP="00CC322A">
      <w:pPr>
        <w:jc w:val="both"/>
        <w:rPr>
          <w:rFonts w:ascii="Helvetica" w:hAnsi="Helvetica"/>
          <w:lang w:val="en-GB"/>
        </w:rPr>
      </w:pPr>
      <w:r>
        <w:rPr>
          <w:rFonts w:ascii="Helvetica" w:hAnsi="Helvetica"/>
          <w:noProof/>
          <w:lang w:val="en-GB"/>
        </w:rPr>
        <w:drawing>
          <wp:inline distT="0" distB="0" distL="0" distR="0" wp14:anchorId="3783F14B" wp14:editId="4B9760CE">
            <wp:extent cx="5905500" cy="29337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5500" cy="2933700"/>
                    </a:xfrm>
                    <a:prstGeom prst="rect">
                      <a:avLst/>
                    </a:prstGeom>
                  </pic:spPr>
                </pic:pic>
              </a:graphicData>
            </a:graphic>
          </wp:inline>
        </w:drawing>
      </w:r>
    </w:p>
    <w:p w14:paraId="54B98EEF" w14:textId="77777777" w:rsidR="00CC322A" w:rsidRPr="0081577A" w:rsidRDefault="00CC322A" w:rsidP="00CC322A">
      <w:pPr>
        <w:jc w:val="both"/>
        <w:rPr>
          <w:rFonts w:ascii="Helvetica" w:hAnsi="Helvetica"/>
          <w:color w:val="000000"/>
          <w:lang w:val="en-GB"/>
        </w:rPr>
      </w:pPr>
    </w:p>
    <w:p w14:paraId="6DAD520B" w14:textId="4C14679A" w:rsidR="00CC322A" w:rsidRPr="00E37780" w:rsidRDefault="00CC322A" w:rsidP="00CC322A">
      <w:pPr>
        <w:jc w:val="both"/>
        <w:rPr>
          <w:rFonts w:ascii="Helvetica" w:hAnsi="Helvetica"/>
          <w:i/>
          <w:iCs/>
          <w:color w:val="000000"/>
          <w:lang w:val="en-GB"/>
        </w:rPr>
      </w:pPr>
      <w:commentRangeStart w:id="197"/>
      <w:commentRangeStart w:id="198"/>
      <w:r w:rsidRPr="00FE622A">
        <w:rPr>
          <w:rFonts w:ascii="Helvetica" w:hAnsi="Helvetica"/>
          <w:b/>
          <w:bCs/>
          <w:color w:val="000000"/>
          <w:lang w:val="en-GB"/>
        </w:rPr>
        <w:t>Figure 2:</w:t>
      </w:r>
      <w:r w:rsidRPr="00FE622A">
        <w:rPr>
          <w:rFonts w:ascii="Helvetica" w:hAnsi="Helvetica"/>
          <w:color w:val="000000"/>
          <w:lang w:val="en-GB"/>
        </w:rPr>
        <w:t xml:space="preserve"> DAG illustrates the impact a confounder (trait </w:t>
      </w:r>
      <m:oMath>
        <m:r>
          <w:rPr>
            <w:rFonts w:ascii="Cambria Math" w:hAnsi="Cambria Math"/>
            <w:color w:val="000000"/>
            <w:lang w:val="en-GB"/>
          </w:rPr>
          <m:t>Z</m:t>
        </m:r>
      </m:oMath>
      <w:r w:rsidRPr="00FE622A">
        <w:rPr>
          <w:rFonts w:ascii="Helvetica" w:hAnsi="Helvetica"/>
          <w:color w:val="000000"/>
          <w:lang w:val="en-GB"/>
        </w:rPr>
        <w:t xml:space="preserve">) could have on the phenotypic correlation between partners for a given trait </w:t>
      </w:r>
      <m:oMath>
        <m:r>
          <w:rPr>
            <w:rFonts w:ascii="Cambria Math" w:hAnsi="Cambria Math"/>
            <w:color w:val="000000"/>
            <w:lang w:val="en-GB"/>
          </w:rPr>
          <m:t>X</m:t>
        </m:r>
      </m:oMath>
      <w:r w:rsidRPr="00FE622A">
        <w:rPr>
          <w:rFonts w:ascii="Helvetica" w:hAnsi="Helvetica"/>
          <w:color w:val="000000"/>
          <w:lang w:val="en-GB"/>
        </w:rPr>
        <w:t xml:space="preserve">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FE622A">
        <w:rPr>
          <w:rFonts w:ascii="Helvetica" w:hAnsi="Helvetica"/>
          <w:color w:val="000000"/>
          <w:lang w:val="en-GB"/>
        </w:rPr>
        <w:t xml:space="preserve">). Correlation due to confounding can be calculated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z</m:t>
            </m:r>
          </m:sub>
        </m:sSub>
      </m:oMath>
      <w:r w:rsidRPr="00E37780">
        <w:rPr>
          <w:rFonts w:ascii="Helvetica" w:hAnsi="Helvetica"/>
          <w:i/>
          <w:iCs/>
          <w:color w:val="000000"/>
          <w:lang w:val="en-GB"/>
        </w:rPr>
        <w:t>.</w:t>
      </w:r>
      <w:commentRangeEnd w:id="197"/>
      <w:r w:rsidR="007D123A">
        <w:rPr>
          <w:rStyle w:val="CommentReference"/>
          <w:rFonts w:asciiTheme="minorHAnsi" w:eastAsiaTheme="minorHAnsi" w:hAnsiTheme="minorHAnsi" w:cstheme="minorBidi"/>
        </w:rPr>
        <w:commentReference w:id="197"/>
      </w:r>
      <w:commentRangeEnd w:id="198"/>
      <w:r w:rsidR="007D123A">
        <w:rPr>
          <w:rStyle w:val="CommentReference"/>
          <w:rFonts w:asciiTheme="minorHAnsi" w:eastAsiaTheme="minorHAnsi" w:hAnsiTheme="minorHAnsi" w:cstheme="minorBidi"/>
        </w:rPr>
        <w:commentReference w:id="198"/>
      </w:r>
    </w:p>
    <w:p w14:paraId="3AFC487E" w14:textId="3068FD99" w:rsidR="00E9607F"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 </w:t>
      </w:r>
    </w:p>
    <w:p w14:paraId="43A919B9" w14:textId="77777777" w:rsidR="00E9607F" w:rsidRPr="0081577A" w:rsidRDefault="00E9607F" w:rsidP="00E9607F">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Assessing the role of confounders on trait correlation in couples</w:t>
      </w:r>
    </w:p>
    <w:p w14:paraId="494CADBE" w14:textId="79FA55AA" w:rsidR="00E9607F" w:rsidRPr="0081577A" w:rsidRDefault="00E9607F" w:rsidP="00E9607F">
      <w:pPr>
        <w:spacing w:before="120"/>
        <w:jc w:val="both"/>
        <w:rPr>
          <w:rFonts w:ascii="Helvetica" w:hAnsi="Helvetica"/>
          <w:color w:val="000000"/>
          <w:lang w:val="en-GB"/>
        </w:rPr>
      </w:pPr>
      <w:r w:rsidRPr="0081577A">
        <w:rPr>
          <w:rFonts w:ascii="Helvetica" w:hAnsi="Helvetica"/>
          <w:color w:val="000000"/>
          <w:lang w:val="en-GB"/>
        </w:rPr>
        <w:t>We sought to explore the impact of potential confounders on mate-choice by calculating the trait correlations between partners that are due to confounding.</w:t>
      </w:r>
      <w:r w:rsidR="0081577A">
        <w:rPr>
          <w:rFonts w:ascii="Helvetica" w:hAnsi="Helvetica"/>
          <w:color w:val="000000"/>
          <w:lang w:val="en-GB"/>
        </w:rPr>
        <w:t xml:space="preserve"> W</w:t>
      </w:r>
      <w:r w:rsidR="0081577A" w:rsidRPr="0081577A">
        <w:rPr>
          <w:rFonts w:ascii="Helvetica" w:hAnsi="Helvetica"/>
          <w:color w:val="000000"/>
          <w:lang w:val="en-GB"/>
        </w:rPr>
        <w:t>e considered the impact</w:t>
      </w:r>
      <w:r w:rsidR="0081577A">
        <w:rPr>
          <w:rFonts w:ascii="Helvetica" w:hAnsi="Helvetica"/>
          <w:color w:val="000000"/>
          <w:lang w:val="en-GB"/>
        </w:rPr>
        <w:t xml:space="preserve"> of</w:t>
      </w:r>
      <w:r w:rsidR="0081577A" w:rsidRPr="0081577A">
        <w:rPr>
          <w:rFonts w:ascii="Helvetica" w:hAnsi="Helvetica"/>
          <w:color w:val="000000"/>
          <w:lang w:val="en-GB"/>
        </w:rPr>
        <w:t xml:space="preserve"> </w:t>
      </w:r>
      <w:r w:rsidR="009C23E2">
        <w:rPr>
          <w:rFonts w:ascii="Helvetica" w:hAnsi="Helvetica"/>
          <w:color w:val="000000"/>
          <w:lang w:val="en-GB"/>
        </w:rPr>
        <w:t xml:space="preserve">the following confounders </w:t>
      </w:r>
      <w:r w:rsidR="009C23E2" w:rsidRPr="0081577A">
        <w:rPr>
          <w:rFonts w:ascii="Helvetica" w:hAnsi="Helvetica"/>
          <w:color w:val="000000"/>
          <w:lang w:val="en-GB"/>
        </w:rPr>
        <w:t>(</w:t>
      </w:r>
      <m:oMath>
        <m:r>
          <w:rPr>
            <w:rFonts w:ascii="Cambria Math" w:hAnsi="Cambria Math"/>
            <w:color w:val="000000"/>
            <w:lang w:val="en-GB"/>
          </w:rPr>
          <m:t>Z</m:t>
        </m:r>
      </m:oMath>
      <w:r w:rsidR="009C23E2">
        <w:rPr>
          <w:rFonts w:ascii="Helvetica" w:hAnsi="Helvetica"/>
          <w:color w:val="000000"/>
          <w:lang w:val="en-GB"/>
        </w:rPr>
        <w:t>)</w:t>
      </w:r>
      <w:r w:rsidR="009C23E2" w:rsidRPr="0081577A">
        <w:rPr>
          <w:rFonts w:ascii="Helvetica" w:hAnsi="Helvetica"/>
          <w:color w:val="000000"/>
          <w:lang w:val="en-GB"/>
        </w:rPr>
        <w:t xml:space="preserve"> </w:t>
      </w:r>
      <w:r w:rsidR="009C23E2">
        <w:rPr>
          <w:rFonts w:ascii="Helvetica" w:hAnsi="Helvetica"/>
          <w:color w:val="000000"/>
          <w:lang w:val="en-GB"/>
        </w:rPr>
        <w:t xml:space="preserve">on the </w:t>
      </w:r>
      <w:del w:id="199" w:author="Jenny Sjaarda" w:date="2022-04-06T13:52:00Z">
        <w:r w:rsidR="009C23E2" w:rsidDel="00822B74">
          <w:rPr>
            <w:rFonts w:ascii="Helvetica" w:hAnsi="Helvetica"/>
            <w:color w:val="000000"/>
            <w:lang w:val="en-GB"/>
          </w:rPr>
          <w:delText xml:space="preserve">trait </w:delText>
        </w:r>
      </w:del>
      <w:ins w:id="200" w:author="Jenny Sjaarda" w:date="2022-04-06T13:52:00Z">
        <w:r w:rsidR="00822B74">
          <w:rPr>
            <w:rFonts w:ascii="Helvetica" w:hAnsi="Helvetica"/>
            <w:color w:val="000000"/>
            <w:lang w:val="en-GB"/>
          </w:rPr>
          <w:t xml:space="preserve">partner </w:t>
        </w:r>
      </w:ins>
      <w:r w:rsidR="009C23E2">
        <w:rPr>
          <w:rFonts w:ascii="Helvetica" w:hAnsi="Helvetica"/>
          <w:color w:val="000000"/>
          <w:lang w:val="en-GB"/>
        </w:rPr>
        <w:t xml:space="preserve">correlations of the remaining </w:t>
      </w:r>
      <w:del w:id="201" w:author="Jenny Sjaarda" w:date="2022-04-06T13:52:00Z">
        <w:r w:rsidR="009C23E2" w:rsidDel="00822B74">
          <w:rPr>
            <w:rFonts w:ascii="Helvetica" w:hAnsi="Helvetica"/>
            <w:color w:val="000000"/>
            <w:lang w:val="en-GB"/>
          </w:rPr>
          <w:delText xml:space="preserve">traits </w:delText>
        </w:r>
      </w:del>
      <w:r w:rsidR="009C23E2">
        <w:rPr>
          <w:rFonts w:ascii="Helvetica" w:hAnsi="Helvetica"/>
          <w:color w:val="000000"/>
          <w:lang w:val="en-GB"/>
        </w:rPr>
        <w:t xml:space="preserve">117 traits </w:t>
      </w:r>
      <w:del w:id="202" w:author="Jenny Sjaarda" w:date="2022-04-06T13:52:00Z">
        <w:r w:rsidR="009C23E2" w:rsidDel="00822B74">
          <w:rPr>
            <w:rFonts w:ascii="Helvetica" w:hAnsi="Helvetica"/>
            <w:color w:val="000000"/>
            <w:lang w:val="en-GB"/>
          </w:rPr>
          <w:delText xml:space="preserve">in </w:delText>
        </w:r>
      </w:del>
      <w:ins w:id="203" w:author="Jenny Sjaarda" w:date="2022-04-06T13:52:00Z">
        <w:r w:rsidR="00822B74">
          <w:rPr>
            <w:rFonts w:ascii="Helvetica" w:hAnsi="Helvetica"/>
            <w:color w:val="000000"/>
            <w:lang w:val="en-GB"/>
          </w:rPr>
          <w:t xml:space="preserve">selected by our </w:t>
        </w:r>
      </w:ins>
      <w:del w:id="204" w:author="Jenny Sjaarda" w:date="2022-04-06T13:53:00Z">
        <w:r w:rsidR="009C23E2" w:rsidDel="00822B74">
          <w:rPr>
            <w:rFonts w:ascii="Helvetica" w:hAnsi="Helvetica"/>
            <w:color w:val="000000"/>
            <w:lang w:val="en-GB"/>
          </w:rPr>
          <w:delText xml:space="preserve">the </w:delText>
        </w:r>
      </w:del>
      <w:r w:rsidR="009C23E2">
        <w:rPr>
          <w:rFonts w:ascii="Helvetica" w:hAnsi="Helvetica"/>
          <w:color w:val="000000"/>
          <w:lang w:val="en-GB"/>
        </w:rPr>
        <w:t xml:space="preserve">pipeline: </w:t>
      </w:r>
      <w:r w:rsidR="0081577A" w:rsidRPr="0081577A">
        <w:rPr>
          <w:rFonts w:ascii="Helvetica" w:hAnsi="Helvetica"/>
          <w:color w:val="000000"/>
          <w:lang w:val="en-GB"/>
        </w:rPr>
        <w:t>average household income,</w:t>
      </w:r>
      <w:r w:rsidR="0081577A" w:rsidRPr="0081577A">
        <w:rPr>
          <w:rFonts w:ascii="Helvetica" w:hAnsi="Helvetica"/>
          <w:color w:val="000000"/>
          <w:shd w:val="clear" w:color="auto" w:fill="FFFFFF"/>
          <w:lang w:val="en-GB"/>
        </w:rPr>
        <w:t xml:space="preserve"> age completed full-time education,</w:t>
      </w:r>
      <w:ins w:id="205" w:author="Jenny Sjaarda" w:date="2022-04-06T10:56:00Z">
        <w:r w:rsidR="00751BE7">
          <w:rPr>
            <w:rFonts w:ascii="Helvetica" w:hAnsi="Helvetica"/>
            <w:color w:val="000000"/>
            <w:shd w:val="clear" w:color="auto" w:fill="FFFFFF"/>
            <w:lang w:val="en-GB"/>
          </w:rPr>
          <w:t xml:space="preserve"> </w:t>
        </w:r>
      </w:ins>
      <w:r w:rsidR="0081577A" w:rsidRPr="0081577A">
        <w:rPr>
          <w:rFonts w:ascii="Helvetica" w:hAnsi="Helvetica"/>
          <w:color w:val="000000"/>
          <w:lang w:val="en-GB"/>
        </w:rPr>
        <w:t>sports club or gym user</w:t>
      </w:r>
      <w:r w:rsidR="00D06EEB">
        <w:rPr>
          <w:rFonts w:ascii="Helvetica" w:hAnsi="Helvetica"/>
          <w:color w:val="000000"/>
          <w:lang w:val="en-GB"/>
        </w:rPr>
        <w:t xml:space="preserve">, </w:t>
      </w:r>
      <w:r w:rsidR="00F642FA">
        <w:rPr>
          <w:rFonts w:ascii="Helvetica" w:hAnsi="Helvetica"/>
          <w:color w:val="000000"/>
          <w:shd w:val="clear" w:color="auto" w:fill="FFFFFF"/>
          <w:lang w:val="en-GB"/>
        </w:rPr>
        <w:t xml:space="preserve">current tobacco smoking, overall health rating </w:t>
      </w:r>
      <w:r w:rsidR="00D06EEB">
        <w:rPr>
          <w:rFonts w:ascii="Helvetica" w:hAnsi="Helvetica"/>
          <w:color w:val="000000"/>
          <w:lang w:val="en-GB"/>
        </w:rPr>
        <w:lastRenderedPageBreak/>
        <w:t xml:space="preserve">and North and East </w:t>
      </w:r>
      <w:proofErr w:type="gramStart"/>
      <w:r w:rsidR="00D06EEB">
        <w:rPr>
          <w:rFonts w:ascii="Helvetica" w:hAnsi="Helvetica"/>
          <w:color w:val="000000"/>
          <w:lang w:val="en-GB"/>
        </w:rPr>
        <w:t>birth place</w:t>
      </w:r>
      <w:proofErr w:type="gramEnd"/>
      <w:r w:rsidR="00D06EEB">
        <w:rPr>
          <w:rFonts w:ascii="Helvetica" w:hAnsi="Helvetica"/>
          <w:color w:val="000000"/>
          <w:lang w:val="en-GB"/>
        </w:rPr>
        <w:t xml:space="preserve"> coordinates</w:t>
      </w:r>
      <w:r w:rsidR="0081577A" w:rsidRPr="0081577A">
        <w:rPr>
          <w:rFonts w:ascii="Helvetica" w:hAnsi="Helvetica"/>
          <w:color w:val="000000"/>
          <w:lang w:val="en-GB"/>
        </w:rPr>
        <w:t xml:space="preserve"> </w:t>
      </w:r>
      <w:r w:rsidR="0081577A" w:rsidRPr="0081577A">
        <w:rPr>
          <w:rFonts w:ascii="Helvetica" w:hAnsi="Helvetica"/>
          <w:color w:val="000000"/>
          <w:shd w:val="clear" w:color="auto" w:fill="FFFFFF"/>
          <w:lang w:val="en-GB"/>
        </w:rPr>
        <w:t>(</w:t>
      </w:r>
      <w:ins w:id="206" w:author="Jenny Sjaarda" w:date="2022-04-11T18:52:00Z">
        <w:r w:rsidR="006D7632">
          <w:rPr>
            <w:rFonts w:ascii="Helvetica" w:hAnsi="Helvetica"/>
            <w:color w:val="000000"/>
            <w:shd w:val="clear" w:color="auto" w:fill="FFFFFF"/>
            <w:lang w:val="en-GB"/>
          </w:rPr>
          <w:t xml:space="preserve">UKBB </w:t>
        </w:r>
      </w:ins>
      <w:r w:rsidR="0081577A" w:rsidRPr="0081577A">
        <w:rPr>
          <w:rFonts w:ascii="Helvetica" w:hAnsi="Helvetica"/>
          <w:color w:val="000000"/>
          <w:shd w:val="clear" w:color="auto" w:fill="FFFFFF"/>
          <w:lang w:val="en-GB"/>
        </w:rPr>
        <w:t xml:space="preserve">data fields 738, 845, 6160, </w:t>
      </w:r>
      <w:r w:rsidR="00F642FA">
        <w:rPr>
          <w:rFonts w:ascii="Helvetica" w:hAnsi="Helvetica"/>
          <w:color w:val="000000"/>
          <w:shd w:val="clear" w:color="auto" w:fill="FFFFFF"/>
          <w:lang w:val="en-GB"/>
        </w:rPr>
        <w:t xml:space="preserve">1239, 2178, </w:t>
      </w:r>
      <w:r w:rsidR="00D06EEB">
        <w:rPr>
          <w:rFonts w:ascii="Helvetica" w:hAnsi="Helvetica"/>
          <w:color w:val="000000"/>
          <w:shd w:val="clear" w:color="auto" w:fill="FFFFFF"/>
          <w:lang w:val="en-GB"/>
        </w:rPr>
        <w:t xml:space="preserve">129, and 130 </w:t>
      </w:r>
      <w:r w:rsidR="0081577A" w:rsidRPr="0081577A">
        <w:rPr>
          <w:rFonts w:ascii="Helvetica" w:hAnsi="Helvetica"/>
          <w:color w:val="000000"/>
          <w:shd w:val="clear" w:color="auto" w:fill="FFFFFF"/>
          <w:lang w:val="en-GB"/>
        </w:rPr>
        <w:t>respectively)</w:t>
      </w:r>
      <w:r w:rsidR="0081577A">
        <w:rPr>
          <w:rFonts w:ascii="Helvetica" w:hAnsi="Helvetica"/>
          <w:color w:val="000000"/>
          <w:shd w:val="clear" w:color="auto" w:fill="FFFFFF"/>
          <w:lang w:val="en-GB"/>
        </w:rPr>
        <w:t>.</w:t>
      </w:r>
      <w:r w:rsidR="0081577A" w:rsidRPr="0081577A">
        <w:rPr>
          <w:rFonts w:ascii="Helvetica" w:hAnsi="Helvetica"/>
          <w:color w:val="000000"/>
          <w:lang w:val="en-GB"/>
        </w:rPr>
        <w:t xml:space="preserve"> </w:t>
      </w:r>
      <w:r w:rsidR="00B52ACE">
        <w:rPr>
          <w:rFonts w:ascii="Helvetica" w:hAnsi="Helvetica"/>
          <w:color w:val="000000"/>
          <w:lang w:val="en-GB"/>
        </w:rPr>
        <w:t>Using the single-trait causal effects in couples and the same-person MR-estimates, c</w:t>
      </w:r>
      <w:r w:rsidR="0081577A">
        <w:rPr>
          <w:rFonts w:ascii="Helvetica" w:hAnsi="Helvetica"/>
          <w:color w:val="000000"/>
          <w:lang w:val="en-GB"/>
        </w:rPr>
        <w:t xml:space="preserve">orrelation due to founding was </w:t>
      </w:r>
      <w:r w:rsidR="009C23E2">
        <w:rPr>
          <w:rFonts w:ascii="Helvetica" w:hAnsi="Helvetica"/>
          <w:color w:val="000000"/>
          <w:lang w:val="en-GB"/>
        </w:rPr>
        <w:t xml:space="preserve">calculated for each </w:t>
      </w:r>
      <w:r w:rsidR="00B52ACE">
        <w:rPr>
          <w:rFonts w:ascii="Helvetica" w:hAnsi="Helvetica"/>
          <w:color w:val="000000"/>
          <w:lang w:val="en-GB"/>
        </w:rPr>
        <w:t xml:space="preserve">pair </w:t>
      </w:r>
      <w:r w:rsidR="00B52ACE" w:rsidRPr="0081577A">
        <w:rPr>
          <w:rFonts w:ascii="Helvetica" w:hAnsi="Helvetica"/>
          <w:color w:val="000000"/>
          <w:lang w:val="en-GB"/>
        </w:rPr>
        <w:t>(</w:t>
      </w:r>
      <m:oMath>
        <m:r>
          <w:rPr>
            <w:rFonts w:ascii="Cambria Math" w:hAnsi="Cambria Math"/>
            <w:color w:val="000000"/>
            <w:lang w:val="en-GB"/>
          </w:rPr>
          <m:t>Z,X)</m:t>
        </m:r>
      </m:oMath>
      <w:r w:rsidR="00B52ACE" w:rsidRPr="0081577A">
        <w:rPr>
          <w:rFonts w:ascii="Helvetica" w:hAnsi="Helvetica"/>
          <w:color w:val="000000"/>
          <w:lang w:val="en-GB"/>
        </w:rPr>
        <w:t xml:space="preserve"> </w:t>
      </w:r>
      <w:r w:rsidR="00B52ACE">
        <w:rPr>
          <w:rFonts w:ascii="Helvetica" w:hAnsi="Helvetica"/>
          <w:color w:val="000000"/>
          <w:lang w:val="en-GB"/>
        </w:rPr>
        <w:t xml:space="preserve">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0081577A" w:rsidRPr="0081577A">
        <w:rPr>
          <w:rFonts w:ascii="Helvetica" w:hAnsi="Helvetica"/>
          <w:color w:val="000000"/>
          <w:lang w:val="en-GB"/>
        </w:rPr>
        <w:t xml:space="preserve"> (Figure 2).</w:t>
      </w:r>
      <w:r w:rsidR="00B52ACE">
        <w:rPr>
          <w:rFonts w:ascii="Helvetica" w:hAnsi="Helvetica"/>
          <w:color w:val="000000"/>
          <w:lang w:val="en-GB"/>
        </w:rPr>
        <w:t xml:space="preserve"> </w:t>
      </w:r>
      <w:r w:rsidR="00B52ACE" w:rsidRPr="0081577A">
        <w:rPr>
          <w:rFonts w:ascii="Helvetica" w:hAnsi="Helvetica"/>
          <w:color w:val="000000"/>
          <w:lang w:val="en-GB"/>
        </w:rPr>
        <w:t xml:space="preserve">These confounding estimates were finally contrasted to the </w:t>
      </w:r>
      <w:del w:id="207" w:author="Jenny Sjaarda" w:date="2022-04-06T13:53:00Z">
        <w:r w:rsidR="00B52ACE" w:rsidRPr="0081577A" w:rsidDel="00822B74">
          <w:rPr>
            <w:rFonts w:ascii="Helvetica" w:hAnsi="Helvetica"/>
            <w:color w:val="000000"/>
            <w:lang w:val="en-GB"/>
          </w:rPr>
          <w:delText xml:space="preserve">actual </w:delText>
        </w:r>
      </w:del>
      <w:r w:rsidR="00B52ACE" w:rsidRPr="0081577A">
        <w:rPr>
          <w:rFonts w:ascii="Helvetica" w:hAnsi="Helvetica"/>
          <w:color w:val="000000"/>
          <w:lang w:val="en-GB"/>
        </w:rPr>
        <w:t xml:space="preserve">couple correlation values to explore the extent </w:t>
      </w:r>
      <w:r w:rsidR="001D0B45">
        <w:rPr>
          <w:rFonts w:ascii="Helvetica" w:hAnsi="Helvetica"/>
          <w:color w:val="000000"/>
          <w:lang w:val="en-GB"/>
        </w:rPr>
        <w:t xml:space="preserve">that each </w:t>
      </w:r>
      <m:oMath>
        <m:r>
          <w:rPr>
            <w:rFonts w:ascii="Cambria Math" w:hAnsi="Cambria Math"/>
            <w:color w:val="000000"/>
            <w:lang w:val="en-GB"/>
          </w:rPr>
          <m:t>Z</m:t>
        </m:r>
      </m:oMath>
      <w:r w:rsidR="00B52ACE" w:rsidRPr="0081577A">
        <w:rPr>
          <w:rFonts w:ascii="Helvetica" w:hAnsi="Helvetica"/>
          <w:color w:val="000000"/>
          <w:lang w:val="en-GB"/>
        </w:rPr>
        <w:t xml:space="preserve"> may confound couple correlations</w:t>
      </w:r>
      <w:r w:rsidR="001D0B45">
        <w:rPr>
          <w:rFonts w:ascii="Helvetica" w:hAnsi="Helvetica"/>
          <w:color w:val="000000"/>
          <w:lang w:val="en-GB"/>
        </w:rPr>
        <w:t xml:space="preserve"> by examining the ratio between the two estimates </w:t>
      </w:r>
      <w:r w:rsidR="001D0B45" w:rsidRPr="0081577A">
        <w:rPr>
          <w:rFonts w:ascii="Helvetica" w:hAnsi="Helvetica"/>
          <w:color w:val="000000"/>
          <w:lang w:val="en-GB"/>
        </w:rPr>
        <w:t>(</w:t>
      </w:r>
      <w:proofErr w:type="spellStart"/>
      <w:r w:rsidR="001D0B45">
        <w:rPr>
          <w:rFonts w:ascii="Helvetica" w:hAnsi="Helvetica"/>
          <w:color w:val="000000"/>
          <w:lang w:val="en-GB"/>
        </w:rPr>
        <w:t>i.e</w:t>
      </w:r>
      <w:proofErr w:type="spellEnd"/>
      <w:r w:rsidR="001D0B45">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D0B45" w:rsidRPr="0081577A">
        <w:rPr>
          <w:rFonts w:ascii="Helvetica" w:hAnsi="Helvetica"/>
          <w:i/>
          <w:iCs/>
          <w:color w:val="000000"/>
          <w:lang w:val="en-GB"/>
        </w:rPr>
        <w:t>)</w:t>
      </w:r>
      <w:r w:rsidR="001D0B45" w:rsidRPr="0081577A">
        <w:rPr>
          <w:rFonts w:ascii="Helvetica" w:hAnsi="Helvetica"/>
          <w:color w:val="000000"/>
          <w:lang w:val="en-GB"/>
        </w:rPr>
        <w:t>)</w:t>
      </w:r>
      <w:r w:rsidR="001D0B45">
        <w:rPr>
          <w:rFonts w:ascii="Helvetica" w:hAnsi="Helvetica"/>
          <w:color w:val="000000"/>
          <w:lang w:val="en-GB"/>
        </w:rPr>
        <w:t xml:space="preserve">. </w:t>
      </w:r>
      <w:r w:rsidR="00D06EEB">
        <w:rPr>
          <w:rFonts w:ascii="Helvetica" w:hAnsi="Helvetica"/>
          <w:color w:val="000000"/>
          <w:lang w:val="en-GB"/>
        </w:rPr>
        <w:t xml:space="preserve">Birthplace coordinates </w:t>
      </w:r>
      <w:r w:rsidR="006A4488">
        <w:rPr>
          <w:rFonts w:ascii="Helvetica" w:hAnsi="Helvetica"/>
          <w:color w:val="000000"/>
          <w:lang w:val="en-GB"/>
        </w:rPr>
        <w:t xml:space="preserve">(east-west and north-south) </w:t>
      </w:r>
      <w:r w:rsidR="00D06EEB">
        <w:rPr>
          <w:rFonts w:ascii="Helvetica" w:hAnsi="Helvetica"/>
          <w:color w:val="000000"/>
          <w:lang w:val="en-GB"/>
        </w:rPr>
        <w:t>were considered together</w:t>
      </w:r>
      <w:r w:rsidR="007324C2">
        <w:rPr>
          <w:rFonts w:ascii="Helvetica" w:hAnsi="Helvetica"/>
          <w:color w:val="000000"/>
          <w:lang w:val="en-GB"/>
        </w:rPr>
        <w:t>,</w:t>
      </w:r>
      <w:r w:rsidR="00D06EEB">
        <w:rPr>
          <w:rFonts w:ascii="Helvetica" w:hAnsi="Helvetica"/>
          <w:color w:val="000000"/>
          <w:lang w:val="en-GB"/>
        </w:rPr>
        <w:t xml:space="preserve"> and </w:t>
      </w:r>
      <w:r w:rsidR="007324C2">
        <w:rPr>
          <w:rFonts w:ascii="Helvetica" w:hAnsi="Helvetica"/>
          <w:color w:val="000000"/>
          <w:lang w:val="en-GB"/>
        </w:rPr>
        <w:t>the</w:t>
      </w:r>
      <w:r w:rsidR="006A4488">
        <w:rPr>
          <w:rFonts w:ascii="Helvetica" w:hAnsi="Helvetica"/>
          <w:color w:val="000000"/>
          <w:lang w:val="en-GB"/>
        </w:rPr>
        <w:t>ir invoked trait</w:t>
      </w:r>
      <w:r w:rsidRPr="0081577A">
        <w:rPr>
          <w:rFonts w:ascii="Helvetica" w:hAnsi="Helvetica"/>
          <w:color w:val="000000"/>
          <w:lang w:val="en-GB"/>
        </w:rPr>
        <w:t xml:space="preserve"> correlation</w:t>
      </w:r>
      <w:r w:rsidR="006A4488">
        <w:rPr>
          <w:rFonts w:ascii="Helvetica" w:hAnsi="Helvetica"/>
          <w:color w:val="000000"/>
          <w:lang w:val="en-GB"/>
        </w:rPr>
        <w:t>s</w:t>
      </w:r>
      <w:r w:rsidRPr="0081577A">
        <w:rPr>
          <w:rFonts w:ascii="Helvetica" w:hAnsi="Helvetica"/>
          <w:color w:val="000000"/>
          <w:lang w:val="en-GB"/>
        </w:rPr>
        <w:t xml:space="preserve"> </w:t>
      </w:r>
      <w:r w:rsidR="007324C2">
        <w:rPr>
          <w:rFonts w:ascii="Helvetica" w:hAnsi="Helvetica"/>
          <w:color w:val="000000"/>
          <w:lang w:val="en-GB"/>
        </w:rPr>
        <w:t>w</w:t>
      </w:r>
      <w:r w:rsidR="006A4488">
        <w:rPr>
          <w:rFonts w:ascii="Helvetica" w:hAnsi="Helvetica"/>
          <w:color w:val="000000"/>
          <w:lang w:val="en-GB"/>
        </w:rPr>
        <w:t>ere</w:t>
      </w:r>
      <w:r w:rsidR="007324C2">
        <w:rPr>
          <w:rFonts w:ascii="Helvetica" w:hAnsi="Helvetica"/>
          <w:color w:val="000000"/>
          <w:lang w:val="en-GB"/>
        </w:rPr>
        <w:t xml:space="preserve"> summed </w:t>
      </w:r>
      <w:r w:rsidR="006A4488">
        <w:rPr>
          <w:rFonts w:ascii="Helvetica" w:hAnsi="Helvetica"/>
          <w:color w:val="000000"/>
          <w:lang w:val="en-GB"/>
        </w:rPr>
        <w:t>up</w:t>
      </w:r>
      <w:r w:rsidR="00D06EEB">
        <w:rPr>
          <w:rFonts w:ascii="Helvetica" w:hAnsi="Helvetica"/>
          <w:color w:val="000000"/>
          <w:lang w:val="en-GB"/>
        </w:rPr>
        <w:t>,</w:t>
      </w:r>
      <w:r w:rsidRPr="0081577A">
        <w:rPr>
          <w:rFonts w:ascii="Helvetica" w:hAnsi="Helvetica"/>
          <w:color w:val="000000"/>
          <w:lang w:val="en-GB"/>
        </w:rPr>
        <w:t xml:space="preserve"> as they are </w:t>
      </w:r>
      <w:proofErr w:type="gramStart"/>
      <w:r w:rsidRPr="0081577A">
        <w:rPr>
          <w:rFonts w:ascii="Helvetica" w:hAnsi="Helvetica"/>
          <w:color w:val="000000"/>
          <w:lang w:val="en-GB"/>
        </w:rPr>
        <w:t>orthogonal by definition</w:t>
      </w:r>
      <w:proofErr w:type="gramEnd"/>
      <w:r w:rsidRPr="0081577A">
        <w:rPr>
          <w:rFonts w:ascii="Helvetica" w:hAnsi="Helvetica"/>
          <w:color w:val="000000"/>
          <w:lang w:val="en-GB"/>
        </w:rPr>
        <w:t>.</w:t>
      </w:r>
    </w:p>
    <w:p w14:paraId="48B0C400" w14:textId="47EA6EBC" w:rsidR="00536F98" w:rsidRPr="0081577A" w:rsidRDefault="00E9607F" w:rsidP="002B237D">
      <w:pPr>
        <w:jc w:val="both"/>
        <w:rPr>
          <w:rFonts w:ascii="Helvetica" w:hAnsi="Helvetica"/>
          <w:lang w:val="en-GB"/>
        </w:rPr>
      </w:pPr>
      <w:r w:rsidRPr="0081577A">
        <w:rPr>
          <w:rFonts w:ascii="Helvetica" w:hAnsi="Helvetica"/>
          <w:color w:val="000000"/>
          <w:lang w:val="en-GB"/>
        </w:rPr>
        <w:t xml:space="preserve"> </w:t>
      </w:r>
    </w:p>
    <w:p w14:paraId="0B7DA7F7" w14:textId="73E68C0D"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Investigating the effect of time and age on</w:t>
      </w:r>
      <w:r w:rsidR="009415B1" w:rsidRPr="0081577A">
        <w:rPr>
          <w:rFonts w:ascii="Helvetica" w:hAnsi="Helvetica" w:cs="Arial"/>
          <w:color w:val="2F5496"/>
          <w:sz w:val="26"/>
          <w:szCs w:val="26"/>
          <w:lang w:val="en-GB"/>
        </w:rPr>
        <w:t xml:space="preserve"> correlations and</w:t>
      </w:r>
      <w:r w:rsidRPr="0081577A">
        <w:rPr>
          <w:rFonts w:ascii="Helvetica" w:hAnsi="Helvetica" w:cs="Arial"/>
          <w:color w:val="2F5496"/>
          <w:sz w:val="26"/>
          <w:szCs w:val="26"/>
          <w:lang w:val="en-GB"/>
        </w:rPr>
        <w:t xml:space="preserve"> causal relationship</w:t>
      </w:r>
      <w:r w:rsidR="00E8052A">
        <w:rPr>
          <w:rFonts w:ascii="Helvetica" w:hAnsi="Helvetica" w:cs="Arial"/>
          <w:color w:val="2F5496"/>
          <w:sz w:val="26"/>
          <w:szCs w:val="26"/>
          <w:lang w:val="en-GB"/>
        </w:rPr>
        <w:t>s</w:t>
      </w:r>
      <w:r w:rsidRPr="0081577A">
        <w:rPr>
          <w:rFonts w:ascii="Helvetica" w:hAnsi="Helvetica" w:cs="Arial"/>
          <w:color w:val="2F5496"/>
          <w:sz w:val="26"/>
          <w:szCs w:val="26"/>
          <w:lang w:val="en-GB"/>
        </w:rPr>
        <w:t xml:space="preserve"> in couples</w:t>
      </w:r>
    </w:p>
    <w:p w14:paraId="6EA153F8" w14:textId="16B7F39A"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relationship and age. The length of relationship </w:t>
      </w:r>
      <w:del w:id="208" w:author="Jenny Sjaarda" w:date="2022-04-06T13:54:00Z">
        <w:r w:rsidRPr="0081577A" w:rsidDel="00822B74">
          <w:rPr>
            <w:rFonts w:ascii="Helvetica" w:hAnsi="Helvetica"/>
            <w:color w:val="000000"/>
            <w:lang w:val="en-GB"/>
          </w:rPr>
          <w:delText xml:space="preserve">for each couple </w:delText>
        </w:r>
      </w:del>
      <w:r w:rsidRPr="0081577A">
        <w:rPr>
          <w:rFonts w:ascii="Helvetica" w:hAnsi="Helvetica"/>
          <w:color w:val="000000"/>
          <w:lang w:val="en-GB"/>
        </w:rPr>
        <w:t xml:space="preserve">was proxied by the minimum value </w:t>
      </w:r>
      <w:del w:id="209" w:author="Jenny Sjaarda" w:date="2022-04-11T22:15:00Z">
        <w:r w:rsidRPr="0081577A" w:rsidDel="00C01885">
          <w:rPr>
            <w:rFonts w:ascii="Helvetica" w:hAnsi="Helvetica"/>
            <w:color w:val="000000"/>
            <w:lang w:val="en-GB"/>
          </w:rPr>
          <w:delText xml:space="preserve">in </w:delText>
        </w:r>
      </w:del>
      <w:ins w:id="210" w:author="Jenny Sjaarda" w:date="2022-04-11T22:15:00Z">
        <w:r w:rsidR="00C01885">
          <w:rPr>
            <w:rFonts w:ascii="Helvetica" w:hAnsi="Helvetica"/>
            <w:color w:val="000000"/>
            <w:lang w:val="en-GB"/>
          </w:rPr>
          <w:t>of</w:t>
        </w:r>
        <w:r w:rsidR="00C01885" w:rsidRPr="0081577A">
          <w:rPr>
            <w:rFonts w:ascii="Helvetica" w:hAnsi="Helvetica"/>
            <w:color w:val="000000"/>
            <w:lang w:val="en-GB"/>
          </w:rPr>
          <w:t xml:space="preserve"> </w:t>
        </w:r>
      </w:ins>
      <w:r w:rsidRPr="0081577A">
        <w:rPr>
          <w:rFonts w:ascii="Helvetica" w:hAnsi="Helvetica"/>
          <w:color w:val="000000"/>
          <w:lang w:val="en-GB"/>
        </w:rPr>
        <w:t xml:space="preserve">the </w:t>
      </w:r>
      <w:del w:id="211" w:author="Jenny Sjaarda" w:date="2022-04-11T22:15:00Z">
        <w:r w:rsidRPr="0081577A" w:rsidDel="00C01885">
          <w:rPr>
            <w:rFonts w:ascii="Helvetica" w:hAnsi="Helvetica"/>
            <w:color w:val="000000"/>
            <w:lang w:val="en-GB"/>
          </w:rPr>
          <w:delText xml:space="preserve">two partners of </w:delText>
        </w:r>
      </w:del>
      <w:r w:rsidRPr="0081577A">
        <w:rPr>
          <w:rFonts w:ascii="Helvetica" w:hAnsi="Helvetica"/>
          <w:color w:val="000000"/>
          <w:lang w:val="en-GB"/>
        </w:rPr>
        <w:t>“length of time at current address” (data field 699)</w:t>
      </w:r>
      <w:ins w:id="212" w:author="Jenny Sjaarda" w:date="2022-04-11T22:15:00Z">
        <w:r w:rsidR="00C01885">
          <w:rPr>
            <w:rFonts w:ascii="Helvetica" w:hAnsi="Helvetica"/>
            <w:color w:val="000000"/>
            <w:lang w:val="en-GB"/>
          </w:rPr>
          <w:t xml:space="preserve"> for the two partners</w:t>
        </w:r>
      </w:ins>
      <w:r w:rsidRPr="0081577A">
        <w:rPr>
          <w:rFonts w:ascii="Helvetica" w:hAnsi="Helvetica"/>
          <w:color w:val="000000"/>
          <w:lang w:val="en-GB"/>
        </w:rPr>
        <w:t>. To estimate the effect of age, we took the median age of couples. For each of the two derived variables</w:t>
      </w:r>
      <w:del w:id="213" w:author="Jenny Sjaarda" w:date="2022-04-06T13:54:00Z">
        <w:r w:rsidRPr="0081577A" w:rsidDel="00822B74">
          <w:rPr>
            <w:rFonts w:ascii="Helvetica" w:hAnsi="Helvetica"/>
            <w:color w:val="000000"/>
            <w:lang w:val="en-GB"/>
          </w:rPr>
          <w:delText xml:space="preserve"> for each couple (length of relationship and median age)</w:delText>
        </w:r>
      </w:del>
      <w:r w:rsidRPr="0081577A">
        <w:rPr>
          <w:rFonts w:ascii="Helvetica" w:hAnsi="Helvetica"/>
          <w:color w:val="000000"/>
          <w:lang w:val="en-GB"/>
        </w:rPr>
        <w:t>, we split the couples into five roughly equal sized bins (using the “</w:t>
      </w:r>
      <w:proofErr w:type="spellStart"/>
      <w:r w:rsidRPr="0081577A">
        <w:rPr>
          <w:rFonts w:ascii="Helvetica" w:hAnsi="Helvetica"/>
          <w:color w:val="000000"/>
          <w:lang w:val="en-GB"/>
        </w:rPr>
        <w:t>smart_cut</w:t>
      </w:r>
      <w:proofErr w:type="spellEnd"/>
      <w:r w:rsidRPr="0081577A">
        <w:rPr>
          <w:rFonts w:ascii="Helvetica" w:hAnsi="Helvetica"/>
          <w:color w:val="000000"/>
          <w:lang w:val="en-GB"/>
        </w:rPr>
        <w:t xml:space="preserve">” function from the </w:t>
      </w:r>
      <w:proofErr w:type="spellStart"/>
      <w:r w:rsidRPr="0081577A">
        <w:rPr>
          <w:rFonts w:ascii="Helvetica" w:hAnsi="Helvetica"/>
          <w:color w:val="000000"/>
          <w:lang w:val="en-GB"/>
        </w:rPr>
        <w:t>cutr</w:t>
      </w:r>
      <w:proofErr w:type="spellEnd"/>
      <w:r w:rsidRPr="0081577A">
        <w:rPr>
          <w:rFonts w:ascii="Helvetica" w:hAnsi="Helvetica"/>
          <w:color w:val="000000"/>
          <w:lang w:val="en-GB"/>
        </w:rPr>
        <w:t xml:space="preserve"> R package). </w:t>
      </w:r>
      <w:r w:rsidR="00064EC7">
        <w:rPr>
          <w:rFonts w:ascii="Helvetica" w:hAnsi="Helvetica"/>
          <w:color w:val="000000"/>
          <w:lang w:val="en-GB"/>
        </w:rPr>
        <w:t xml:space="preserve">We first estimated the phenotypic correlation </w:t>
      </w:r>
      <w:r w:rsidR="00E8052A">
        <w:rPr>
          <w:rFonts w:ascii="Helvetica" w:hAnsi="Helvetica"/>
          <w:color w:val="000000"/>
          <w:lang w:val="en-GB"/>
        </w:rPr>
        <w:t>of each trait, within couples</w:t>
      </w:r>
      <w:r w:rsidR="00064EC7">
        <w:rPr>
          <w:rFonts w:ascii="Helvetica" w:hAnsi="Helvetica"/>
          <w:color w:val="000000"/>
          <w:lang w:val="en-GB"/>
        </w:rPr>
        <w:t xml:space="preserve"> </w:t>
      </w:r>
      <w:r w:rsidR="00E8052A">
        <w:rPr>
          <w:rFonts w:ascii="Helvetica" w:hAnsi="Helvetica"/>
          <w:color w:val="000000"/>
          <w:lang w:val="en-GB"/>
        </w:rPr>
        <w:t>of each</w:t>
      </w:r>
      <w:r w:rsidR="00064EC7">
        <w:rPr>
          <w:rFonts w:ascii="Helvetica" w:hAnsi="Helvetica"/>
          <w:color w:val="000000"/>
          <w:lang w:val="en-GB"/>
        </w:rPr>
        <w:t xml:space="preserve"> bin. </w:t>
      </w:r>
      <w:r w:rsidRPr="0081577A">
        <w:rPr>
          <w:rFonts w:ascii="Helvetica" w:hAnsi="Helvetica"/>
          <w:color w:val="000000"/>
          <w:lang w:val="en-GB"/>
        </w:rPr>
        <w:t>Next, for each single-trait MR described above, analyses were run in the full sample as well as in the differen</w:t>
      </w:r>
      <w:r w:rsidR="004D6575" w:rsidRPr="0081577A">
        <w:rPr>
          <w:rFonts w:ascii="Helvetica" w:hAnsi="Helvetica"/>
          <w:color w:val="000000"/>
          <w:lang w:val="en-GB"/>
        </w:rPr>
        <w:t xml:space="preserve">t </w:t>
      </w:r>
      <w:r w:rsidRPr="0081577A">
        <w:rPr>
          <w:rFonts w:ascii="Helvetica" w:hAnsi="Helvetica"/>
          <w:color w:val="000000"/>
          <w:lang w:val="en-GB"/>
        </w:rPr>
        <w:t>bins. Of the significant results identified in the sex-combined analysis above, we tested to see if there was any significant difference in MR</w:t>
      </w:r>
      <w:r w:rsidR="00064EC7">
        <w:rPr>
          <w:rFonts w:ascii="Helvetica" w:hAnsi="Helvetica"/>
          <w:color w:val="000000"/>
          <w:lang w:val="en-GB"/>
        </w:rPr>
        <w:t>-</w:t>
      </w:r>
      <w:r w:rsidRPr="0081577A">
        <w:rPr>
          <w:rFonts w:ascii="Helvetica" w:hAnsi="Helvetica"/>
          <w:color w:val="000000"/>
          <w:lang w:val="en-GB"/>
        </w:rPr>
        <w:t xml:space="preserve">estimates amongst the bins. Binned MR-estimates were computed using SNP-outcome effect estimated in each bin separately, and the SNP-outcome effects used the same SNP-exposure effects from Neale. </w:t>
      </w:r>
      <w:r w:rsidR="004D6575" w:rsidRPr="0081577A">
        <w:rPr>
          <w:rFonts w:ascii="Helvetica" w:hAnsi="Helvetica"/>
          <w:color w:val="000000"/>
          <w:lang w:val="en-GB"/>
        </w:rPr>
        <w:t>Analyses were run in each sex separately and combined (meta-</w:t>
      </w:r>
      <w:r w:rsidR="00FE622A" w:rsidRPr="0081577A">
        <w:rPr>
          <w:rFonts w:ascii="Helvetica" w:hAnsi="Helvetica"/>
          <w:color w:val="000000"/>
          <w:lang w:val="en-GB"/>
        </w:rPr>
        <w:t>analysed</w:t>
      </w:r>
      <w:r w:rsidR="004D6575" w:rsidRPr="0081577A">
        <w:rPr>
          <w:rFonts w:ascii="Helvetica" w:hAnsi="Helvetica"/>
          <w:color w:val="000000"/>
          <w:lang w:val="en-GB"/>
        </w:rPr>
        <w:t xml:space="preserve"> at the SNP level). </w:t>
      </w:r>
      <w:r w:rsidRPr="0081577A">
        <w:rPr>
          <w:rFonts w:ascii="Helvetica" w:hAnsi="Helvetica"/>
          <w:color w:val="000000"/>
          <w:lang w:val="en-GB"/>
        </w:rPr>
        <w:t xml:space="preserve">As above, SNP effects were standardized prior to calculating MR estimates. To assess for the presence of a trend across bins, we tested the significance of the slope of a linear model of bin-specific </w:t>
      </w:r>
      <w:r w:rsidR="00A841DA">
        <w:rPr>
          <w:rFonts w:ascii="Helvetica" w:hAnsi="Helvetica"/>
          <w:color w:val="000000"/>
          <w:lang w:val="en-GB"/>
        </w:rPr>
        <w:t xml:space="preserve">correlations and </w:t>
      </w:r>
      <w:r w:rsidR="00A524FE">
        <w:rPr>
          <w:rFonts w:ascii="Helvetica" w:hAnsi="Helvetica"/>
          <w:color w:val="000000"/>
          <w:lang w:val="en-GB"/>
        </w:rPr>
        <w:t xml:space="preserve">bin-specific </w:t>
      </w:r>
      <w:r w:rsidRPr="0081577A">
        <w:rPr>
          <w:rFonts w:ascii="Helvetica" w:hAnsi="Helvetica"/>
          <w:color w:val="000000"/>
          <w:lang w:val="en-GB"/>
        </w:rPr>
        <w:t>MR</w:t>
      </w:r>
      <w:r w:rsidR="00A841DA">
        <w:rPr>
          <w:rFonts w:ascii="Helvetica" w:hAnsi="Helvetica"/>
          <w:color w:val="000000"/>
          <w:lang w:val="en-GB"/>
        </w:rPr>
        <w:t>-</w:t>
      </w:r>
      <w:r w:rsidRPr="0081577A">
        <w:rPr>
          <w:rFonts w:ascii="Helvetica" w:hAnsi="Helvetica"/>
          <w:color w:val="000000"/>
          <w:lang w:val="en-GB"/>
        </w:rPr>
        <w:t>estimate</w:t>
      </w:r>
      <w:r w:rsidR="00A17CCE">
        <w:rPr>
          <w:rFonts w:ascii="Helvetica" w:hAnsi="Helvetica"/>
          <w:color w:val="000000"/>
          <w:lang w:val="en-GB"/>
        </w:rPr>
        <w:t>s</w:t>
      </w:r>
      <w:r w:rsidRPr="0081577A">
        <w:rPr>
          <w:rFonts w:ascii="Helvetica" w:hAnsi="Helvetica"/>
          <w:color w:val="000000"/>
          <w:lang w:val="en-GB"/>
        </w:rPr>
        <w:t xml:space="preserve">, inversely weighted by the SE, versus the bin </w:t>
      </w:r>
      <w:r w:rsidR="00FE622A" w:rsidRPr="0081577A">
        <w:rPr>
          <w:rFonts w:ascii="Helvetica" w:hAnsi="Helvetica"/>
          <w:color w:val="000000"/>
          <w:lang w:val="en-GB"/>
        </w:rPr>
        <w:t>centre</w:t>
      </w:r>
      <w:r w:rsidRPr="0081577A">
        <w:rPr>
          <w:rFonts w:ascii="Helvetica" w:hAnsi="Helvetica"/>
          <w:color w:val="000000"/>
          <w:lang w:val="en-GB"/>
        </w:rPr>
        <w:t xml:space="preserve"> (</w:t>
      </w:r>
      <w:del w:id="214" w:author="Jenny Sjaarda" w:date="2022-04-06T13:54:00Z">
        <w:r w:rsidRPr="0081577A" w:rsidDel="00822B74">
          <w:rPr>
            <w:rFonts w:ascii="Helvetica" w:hAnsi="Helvetica"/>
            <w:color w:val="000000"/>
            <w:lang w:val="en-GB"/>
          </w:rPr>
          <w:delText>more precisely</w:delText>
        </w:r>
      </w:del>
      <w:proofErr w:type="gramStart"/>
      <w:ins w:id="215" w:author="Jenny Sjaarda" w:date="2022-04-06T13:54:00Z">
        <w:r w:rsidR="00822B74">
          <w:rPr>
            <w:rFonts w:ascii="Helvetica" w:hAnsi="Helvetica"/>
            <w:color w:val="000000"/>
            <w:lang w:val="en-GB"/>
          </w:rPr>
          <w:t>i.e.</w:t>
        </w:r>
      </w:ins>
      <w:proofErr w:type="gramEnd"/>
      <w:del w:id="216" w:author="Jenny Sjaarda" w:date="2022-04-06T13:54:00Z">
        <w:r w:rsidRPr="0081577A" w:rsidDel="00822B74">
          <w:rPr>
            <w:rFonts w:ascii="Helvetica" w:hAnsi="Helvetica"/>
            <w:color w:val="000000"/>
            <w:lang w:val="en-GB"/>
          </w:rPr>
          <w:delText>,</w:delText>
        </w:r>
      </w:del>
      <w:r w:rsidRPr="0081577A">
        <w:rPr>
          <w:rFonts w:ascii="Helvetica" w:hAnsi="Helvetica"/>
          <w:color w:val="000000"/>
          <w:lang w:val="en-GB"/>
        </w:rPr>
        <w:t xml:space="preserve"> the median age or time</w:t>
      </w:r>
      <w:r w:rsidR="00E8052A">
        <w:rPr>
          <w:rFonts w:ascii="Helvetica" w:hAnsi="Helvetica"/>
          <w:color w:val="000000"/>
          <w:lang w:val="en-GB"/>
        </w:rPr>
        <w:t>-</w:t>
      </w:r>
      <w:r w:rsidRPr="0081577A">
        <w:rPr>
          <w:rFonts w:ascii="Helvetica" w:hAnsi="Helvetica"/>
          <w:color w:val="000000"/>
          <w:lang w:val="en-GB"/>
        </w:rPr>
        <w:t>spent</w:t>
      </w:r>
      <w:r w:rsidR="00E8052A">
        <w:rPr>
          <w:rFonts w:ascii="Helvetica" w:hAnsi="Helvetica"/>
          <w:color w:val="000000"/>
          <w:lang w:val="en-GB"/>
        </w:rPr>
        <w:t>-</w:t>
      </w:r>
      <w:r w:rsidRPr="0081577A">
        <w:rPr>
          <w:rFonts w:ascii="Helvetica" w:hAnsi="Helvetica"/>
          <w:color w:val="000000"/>
          <w:lang w:val="en-GB"/>
        </w:rPr>
        <w:t xml:space="preserve">together for the given bin). </w:t>
      </w:r>
      <w:r w:rsidRPr="0081577A">
        <w:rPr>
          <w:rFonts w:ascii="Helvetica" w:hAnsi="Helvetica"/>
          <w:color w:val="000000"/>
          <w:shd w:val="clear" w:color="auto" w:fill="FFFFFF"/>
          <w:lang w:val="en-GB"/>
        </w:rPr>
        <w:t xml:space="preserve">Multiple testing was, as described above, adapted based on the effective number of tests, </w:t>
      </w:r>
      <w:ins w:id="217" w:author="Jenny Sjaarda" w:date="2022-04-06T13:55:00Z">
        <w:r w:rsidR="00383266">
          <w:rPr>
            <w:rFonts w:ascii="Helvetica" w:hAnsi="Helvetica"/>
            <w:color w:val="000000"/>
            <w:shd w:val="clear" w:color="auto" w:fill="FFFFFF"/>
            <w:lang w:val="en-GB"/>
          </w:rPr>
          <w:t xml:space="preserve">but </w:t>
        </w:r>
      </w:ins>
      <w:r w:rsidRPr="0081577A">
        <w:rPr>
          <w:rFonts w:ascii="Helvetica" w:hAnsi="Helvetica"/>
          <w:color w:val="000000"/>
          <w:shd w:val="clear" w:color="auto" w:fill="FFFFFF"/>
          <w:lang w:val="en-GB"/>
        </w:rPr>
        <w:t>restricted to traits which showed significant causal effects in the joint (both sexes combined), non-binned MR</w:t>
      </w:r>
      <w:ins w:id="218" w:author="Jenny Sjaarda" w:date="2022-04-06T14:04:00Z">
        <w:r w:rsidR="00165848">
          <w:rPr>
            <w:rFonts w:ascii="Helvetica" w:hAnsi="Helvetica"/>
            <w:color w:val="000000"/>
            <w:shd w:val="clear" w:color="auto" w:fill="FFFFFF"/>
            <w:lang w:val="en-GB"/>
          </w:rPr>
          <w:t xml:space="preserve"> (resulting in a threshold of </w:t>
        </w:r>
        <w:r w:rsidR="00165848">
          <w:rPr>
            <w:rFonts w:ascii="Helvetica" w:hAnsi="Helvetica"/>
            <w:i/>
            <w:iCs/>
            <w:color w:val="000000"/>
            <w:shd w:val="clear" w:color="auto" w:fill="FFFFFF"/>
            <w:lang w:val="en-GB"/>
          </w:rPr>
          <w:t xml:space="preserve">p </w:t>
        </w:r>
        <w:r w:rsidR="00165848">
          <w:rPr>
            <w:rFonts w:ascii="Helvetica" w:hAnsi="Helvetica"/>
            <w:color w:val="000000"/>
            <w:shd w:val="clear" w:color="auto" w:fill="FFFFFF"/>
            <w:lang w:val="en-GB"/>
          </w:rPr>
          <w:t>&lt; 0.05/29)</w:t>
        </w:r>
      </w:ins>
      <w:r w:rsidRPr="0081577A">
        <w:rPr>
          <w:rFonts w:ascii="Helvetica" w:hAnsi="Helvetica"/>
          <w:color w:val="000000"/>
          <w:shd w:val="clear" w:color="auto" w:fill="FFFFFF"/>
          <w:lang w:val="en-GB"/>
        </w:rPr>
        <w:t>. </w:t>
      </w:r>
    </w:p>
    <w:p w14:paraId="2D57A064" w14:textId="77777777" w:rsidR="00E9607F" w:rsidRPr="0081577A" w:rsidRDefault="00E9607F" w:rsidP="002B237D">
      <w:pPr>
        <w:spacing w:before="40" w:after="120"/>
        <w:jc w:val="both"/>
        <w:outlineLvl w:val="1"/>
        <w:rPr>
          <w:rFonts w:ascii="Helvetica" w:hAnsi="Helvetica" w:cs="Arial"/>
          <w:color w:val="2F5496"/>
          <w:sz w:val="26"/>
          <w:szCs w:val="26"/>
          <w:lang w:val="en-GB"/>
        </w:rPr>
      </w:pPr>
    </w:p>
    <w:p w14:paraId="4E543243" w14:textId="3FC2C04A"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Estimation of </w:t>
      </w:r>
      <w:commentRangeStart w:id="219"/>
      <w:r w:rsidRPr="0081577A">
        <w:rPr>
          <w:rFonts w:ascii="Helvetica" w:hAnsi="Helvetica" w:cs="Arial"/>
          <w:color w:val="2F5496"/>
          <w:sz w:val="26"/>
          <w:szCs w:val="26"/>
          <w:lang w:val="en-GB"/>
        </w:rPr>
        <w:t xml:space="preserve">two-trait causal </w:t>
      </w:r>
      <w:commentRangeEnd w:id="219"/>
      <w:r w:rsidR="007D123A">
        <w:rPr>
          <w:rStyle w:val="CommentReference"/>
          <w:rFonts w:asciiTheme="minorHAnsi" w:eastAsiaTheme="minorHAnsi" w:hAnsiTheme="minorHAnsi" w:cstheme="minorBidi"/>
        </w:rPr>
        <w:commentReference w:id="219"/>
      </w:r>
      <w:r w:rsidRPr="0081577A">
        <w:rPr>
          <w:rFonts w:ascii="Helvetica" w:hAnsi="Helvetica" w:cs="Arial"/>
          <w:color w:val="2F5496"/>
          <w:sz w:val="26"/>
          <w:szCs w:val="26"/>
          <w:lang w:val="en-GB"/>
        </w:rPr>
        <w:t>effects in couples </w:t>
      </w:r>
    </w:p>
    <w:p w14:paraId="0F19081D" w14:textId="21D39403" w:rsidR="004E1A6F" w:rsidRPr="0081577A" w:rsidRDefault="004E1A6F" w:rsidP="002B237D">
      <w:pPr>
        <w:jc w:val="both"/>
        <w:rPr>
          <w:rFonts w:ascii="Helvetica" w:hAnsi="Helvetica"/>
          <w:color w:val="000000"/>
          <w:shd w:val="clear" w:color="auto" w:fill="FFFFFF"/>
          <w:lang w:val="en-GB"/>
        </w:rPr>
      </w:pPr>
      <w:r w:rsidRPr="0081577A">
        <w:rPr>
          <w:rFonts w:ascii="Helvetica" w:hAnsi="Helvetica"/>
          <w:color w:val="000000"/>
          <w:lang w:val="en-GB"/>
        </w:rPr>
        <w:t xml:space="preserve">Using the same process </w:t>
      </w:r>
      <w:del w:id="220" w:author="Jenny Sjaarda" w:date="2022-04-11T18:52:00Z">
        <w:r w:rsidRPr="0081577A" w:rsidDel="006D7632">
          <w:rPr>
            <w:rFonts w:ascii="Helvetica" w:hAnsi="Helvetica"/>
            <w:color w:val="000000"/>
            <w:lang w:val="en-GB"/>
          </w:rPr>
          <w:delText>described above</w:delText>
        </w:r>
      </w:del>
      <w:ins w:id="221" w:author="Jenny Sjaarda" w:date="2022-04-11T18:52:00Z">
        <w:r w:rsidR="006D7632">
          <w:rPr>
            <w:rFonts w:ascii="Helvetica" w:hAnsi="Helvetica"/>
            <w:color w:val="000000"/>
            <w:lang w:val="en-GB"/>
          </w:rPr>
          <w:t xml:space="preserve">as in the AM </w:t>
        </w:r>
        <w:proofErr w:type="gramStart"/>
        <w:r w:rsidR="006D7632">
          <w:rPr>
            <w:rFonts w:ascii="Helvetica" w:hAnsi="Helvetica"/>
            <w:color w:val="000000"/>
            <w:lang w:val="en-GB"/>
          </w:rPr>
          <w:t xml:space="preserve">analysis </w:t>
        </w:r>
      </w:ins>
      <w:r w:rsidRPr="0081577A">
        <w:rPr>
          <w:rFonts w:ascii="Helvetica" w:hAnsi="Helvetica"/>
          <w:color w:val="000000"/>
          <w:lang w:val="en-GB"/>
        </w:rPr>
        <w:t xml:space="preserve"> involving</w:t>
      </w:r>
      <w:proofErr w:type="gramEnd"/>
      <w:r w:rsidRPr="0081577A">
        <w:rPr>
          <w:rFonts w:ascii="Helvetica" w:hAnsi="Helvetica"/>
          <w:color w:val="000000"/>
          <w:lang w:val="en-GB"/>
        </w:rPr>
        <w:t xml:space="preserve"> a single trait, we also sought to investigate causal effects within couples involving two traits</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Pr="0081577A">
        <w:rPr>
          <w:rFonts w:ascii="Helvetica" w:hAnsi="Helvetica"/>
          <w:color w:val="000000"/>
          <w:lang w:val="en-GB"/>
        </w:rPr>
        <w:t xml:space="preserve">. In other words, two different traits were used as exposure </w:t>
      </w:r>
      <w:del w:id="222" w:author="Jenny Sjaarda" w:date="2022-04-06T13:58:00Z">
        <w:r w:rsidRPr="0081577A" w:rsidDel="00383266">
          <w:rPr>
            <w:rFonts w:ascii="Helvetica" w:hAnsi="Helvetica"/>
            <w:color w:val="000000"/>
            <w:lang w:val="en-GB"/>
          </w:rPr>
          <w:delText xml:space="preserve">(in the index individual) </w:delText>
        </w:r>
      </w:del>
      <w:r w:rsidRPr="0081577A">
        <w:rPr>
          <w:rFonts w:ascii="Helvetica" w:hAnsi="Helvetica"/>
          <w:color w:val="000000"/>
          <w:lang w:val="en-GB"/>
        </w:rPr>
        <w:t xml:space="preserve">and outcome </w:t>
      </w:r>
      <w:del w:id="223" w:author="Jenny Sjaarda" w:date="2022-04-06T13:58:00Z">
        <w:r w:rsidR="00A77344" w:rsidRPr="0081577A" w:rsidDel="00383266">
          <w:rPr>
            <w:rFonts w:ascii="Helvetica" w:hAnsi="Helvetica"/>
            <w:color w:val="000000"/>
            <w:lang w:val="en-GB"/>
          </w:rPr>
          <w:delText>(</w:delText>
        </w:r>
        <w:r w:rsidRPr="0081577A" w:rsidDel="00383266">
          <w:rPr>
            <w:rFonts w:ascii="Helvetica" w:hAnsi="Helvetica"/>
            <w:color w:val="000000"/>
            <w:lang w:val="en-GB"/>
          </w:rPr>
          <w:delText>in the partner</w:delText>
        </w:r>
        <w:r w:rsidR="00A77344" w:rsidRPr="0081577A" w:rsidDel="00383266">
          <w:rPr>
            <w:rFonts w:ascii="Helvetica" w:hAnsi="Helvetica"/>
            <w:color w:val="000000"/>
            <w:lang w:val="en-GB"/>
          </w:rPr>
          <w:delText>)</w:delText>
        </w:r>
        <w:r w:rsidRPr="0081577A" w:rsidDel="00383266">
          <w:rPr>
            <w:rFonts w:ascii="Helvetica" w:hAnsi="Helvetica"/>
            <w:color w:val="000000"/>
            <w:lang w:val="en-GB"/>
          </w:rPr>
          <w:delText xml:space="preserve"> </w:delText>
        </w:r>
      </w:del>
      <w:r w:rsidRPr="0081577A">
        <w:rPr>
          <w:rFonts w:ascii="Helvetica" w:hAnsi="Helvetica"/>
          <w:color w:val="000000"/>
          <w:lang w:val="en-GB"/>
        </w:rPr>
        <w:t xml:space="preserve">to determine the causal effects </w:t>
      </w:r>
      <w:ins w:id="224" w:author="Jenny Sjaarda" w:date="2022-04-06T13:58:00Z">
        <w:r w:rsidR="00383266">
          <w:rPr>
            <w:rFonts w:ascii="Helvetica" w:hAnsi="Helvetica"/>
            <w:color w:val="000000"/>
            <w:lang w:val="en-GB"/>
          </w:rPr>
          <w:t>of trait X (in the index individual) on trait Y (in the partner</w:t>
        </w:r>
      </w:ins>
      <w:ins w:id="225" w:author="Jenny Sjaarda" w:date="2022-04-06T13:59:00Z">
        <w:r w:rsidR="00383266">
          <w:rPr>
            <w:rFonts w:ascii="Helvetica" w:hAnsi="Helvetica"/>
            <w:color w:val="000000"/>
            <w:lang w:val="en-GB"/>
          </w:rPr>
          <w:t>)</w:t>
        </w:r>
      </w:ins>
      <w:del w:id="226" w:author="Jenny Sjaarda" w:date="2022-04-06T13:59:00Z">
        <w:r w:rsidRPr="0081577A" w:rsidDel="00383266">
          <w:rPr>
            <w:rFonts w:ascii="Helvetica" w:hAnsi="Helvetica"/>
            <w:color w:val="000000"/>
            <w:lang w:val="en-GB"/>
          </w:rPr>
          <w:delText>in couples involving different traits (for example, effect of education in index case on BMI in the partner)</w:delText>
        </w:r>
      </w:del>
      <w:r w:rsidRPr="0081577A">
        <w:rPr>
          <w:rFonts w:ascii="Helvetica" w:hAnsi="Helvetica"/>
          <w:color w:val="000000"/>
          <w:lang w:val="en-GB"/>
        </w:rPr>
        <w:t xml:space="preserve">. </w:t>
      </w:r>
      <w:ins w:id="227" w:author="Jenny Sjaarda" w:date="2022-04-06T13:57:00Z">
        <w:r w:rsidR="00383266">
          <w:rPr>
            <w:rFonts w:ascii="Helvetica" w:hAnsi="Helvetica"/>
            <w:color w:val="000000"/>
            <w:lang w:val="en-GB"/>
          </w:rPr>
          <w:t>Here</w:t>
        </w:r>
      </w:ins>
      <w:del w:id="228" w:author="Jenny Sjaarda" w:date="2022-04-06T13:57:00Z">
        <w:r w:rsidRPr="0081577A" w:rsidDel="00383266">
          <w:rPr>
            <w:rFonts w:ascii="Helvetica" w:hAnsi="Helvetica"/>
            <w:color w:val="000000"/>
            <w:lang w:val="en-GB"/>
          </w:rPr>
          <w:delText xml:space="preserve">Here, the number of tests could be </w:delText>
        </w:r>
        <w:r w:rsidRPr="0081577A" w:rsidDel="00383266">
          <w:rPr>
            <w:rFonts w:ascii="Helvetica" w:hAnsi="Helvetica"/>
            <w:color w:val="000000"/>
            <w:lang w:val="en-GB"/>
          </w:rPr>
          <w:lastRenderedPageBreak/>
          <w:delText>as high as the number of traits squared, but w</w:delText>
        </w:r>
      </w:del>
      <w:ins w:id="229" w:author="Jenny Sjaarda" w:date="2022-04-06T13:57:00Z">
        <w:r w:rsidR="00383266">
          <w:rPr>
            <w:rFonts w:ascii="Helvetica" w:hAnsi="Helvetica"/>
            <w:color w:val="000000"/>
            <w:lang w:val="en-GB"/>
          </w:rPr>
          <w:t>, w</w:t>
        </w:r>
      </w:ins>
      <w:r w:rsidRPr="0081577A">
        <w:rPr>
          <w:rFonts w:ascii="Helvetica" w:hAnsi="Helvetica"/>
          <w:color w:val="000000"/>
          <w:lang w:val="en-GB"/>
        </w:rPr>
        <w:t>e only considered trait combinations with phenotypic correlation &lt; 0.8 (estimated in the entire UKBB</w:t>
      </w:r>
      <w:r w:rsidR="00D15B64" w:rsidRPr="0081577A">
        <w:rPr>
          <w:rFonts w:ascii="Helvetica" w:hAnsi="Helvetica"/>
          <w:color w:val="000000"/>
          <w:lang w:val="en-GB"/>
        </w:rPr>
        <w:t>, N = 337,138</w:t>
      </w:r>
      <w:r w:rsidRPr="0081577A">
        <w:rPr>
          <w:rFonts w:ascii="Helvetica" w:hAnsi="Helvetica"/>
          <w:color w:val="000000"/>
          <w:lang w:val="en-GB"/>
        </w:rPr>
        <w:t xml:space="preserve">), in order to avoid too closely related traits. </w:t>
      </w:r>
      <w:r w:rsidR="007B6149" w:rsidRPr="0081577A">
        <w:rPr>
          <w:rFonts w:ascii="Helvetica" w:hAnsi="Helvetica"/>
          <w:color w:val="000000"/>
          <w:shd w:val="clear" w:color="auto" w:fill="FFFFFF"/>
          <w:lang w:val="en-GB"/>
        </w:rPr>
        <w:t>The same set of SNPs were used as in the same-person MR (</w:t>
      </w:r>
      <w:proofErr w:type="gramStart"/>
      <w:r w:rsidR="007B6149" w:rsidRPr="0081577A">
        <w:rPr>
          <w:rFonts w:ascii="Helvetica" w:hAnsi="Helvetica"/>
          <w:color w:val="000000"/>
          <w:shd w:val="clear" w:color="auto" w:fill="FFFFFF"/>
          <w:lang w:val="en-GB"/>
        </w:rPr>
        <w:t>i.e.</w:t>
      </w:r>
      <w:proofErr w:type="gramEnd"/>
      <w:r w:rsidR="007B6149" w:rsidRPr="0081577A">
        <w:rPr>
          <w:rFonts w:ascii="Helvetica" w:hAnsi="Helvetica"/>
          <w:color w:val="000000"/>
          <w:shd w:val="clear" w:color="auto" w:fill="FFFFFF"/>
          <w:lang w:val="en-GB"/>
        </w:rPr>
        <w:t xml:space="preserve"> first filtered for the presence of reverse causality). </w:t>
      </w:r>
      <w:r w:rsidRPr="0081577A">
        <w:rPr>
          <w:rFonts w:ascii="Helvetica" w:hAnsi="Helvetica"/>
          <w:color w:val="000000"/>
          <w:lang w:val="en-GB"/>
        </w:rPr>
        <w:t>As in the single trait MR, SNP-exposure effects were obtained from the Neale summary statistics and SNP-outcome effects were estimated in the couple derived dataset. MR models were run in both sexes separately and jointly (meta-</w:t>
      </w:r>
      <w:r w:rsidR="00FE622A" w:rsidRPr="0081577A">
        <w:rPr>
          <w:rFonts w:ascii="Helvetica" w:hAnsi="Helvetica"/>
          <w:color w:val="000000"/>
          <w:lang w:val="en-GB"/>
        </w:rPr>
        <w:t>analysing</w:t>
      </w:r>
      <w:r w:rsidRPr="0081577A">
        <w:rPr>
          <w:rFonts w:ascii="Helvetica" w:hAnsi="Helvetica"/>
          <w:color w:val="000000"/>
          <w:lang w:val="en-GB"/>
        </w:rPr>
        <w:t xml:space="preserve"> the SNP effects before performing MR analyses).</w:t>
      </w:r>
      <w:r w:rsidR="005C5CE1" w:rsidRPr="0081577A">
        <w:rPr>
          <w:rFonts w:ascii="Helvetica" w:hAnsi="Helvetica"/>
          <w:color w:val="000000"/>
          <w:lang w:val="en-GB"/>
        </w:rPr>
        <w:t xml:space="preserve"> Significance was determined based on the</w:t>
      </w:r>
      <w:ins w:id="230" w:author="Jenny Sjaarda" w:date="2022-04-06T14:00:00Z">
        <w:r w:rsidR="00383266">
          <w:rPr>
            <w:rFonts w:ascii="Helvetica" w:hAnsi="Helvetica"/>
            <w:color w:val="000000"/>
            <w:lang w:val="en-GB"/>
          </w:rPr>
          <w:t xml:space="preserve"> squared</w:t>
        </w:r>
      </w:ins>
      <w:r w:rsidR="005C5CE1" w:rsidRPr="0081577A">
        <w:rPr>
          <w:rFonts w:ascii="Helvetica" w:hAnsi="Helvetica"/>
          <w:color w:val="000000"/>
          <w:lang w:val="en-GB"/>
        </w:rPr>
        <w:t xml:space="preserve"> effective number of tests </w:t>
      </w:r>
      <w:del w:id="231" w:author="Jenny Sjaarda" w:date="2022-04-06T14:00:00Z">
        <w:r w:rsidR="005C5CE1" w:rsidRPr="0081577A" w:rsidDel="00383266">
          <w:rPr>
            <w:rFonts w:ascii="Helvetica" w:hAnsi="Helvetica"/>
            <w:color w:val="000000"/>
            <w:lang w:val="en-GB"/>
          </w:rPr>
          <w:delText xml:space="preserve">(calculated previously as 66), square, for each pair </w:delText>
        </w:r>
      </w:del>
      <w:r w:rsidR="005C5CE1" w:rsidRPr="0081577A">
        <w:rPr>
          <w:rFonts w:ascii="Helvetica" w:hAnsi="Helvetica"/>
          <w:color w:val="000000"/>
          <w:lang w:val="en-GB"/>
        </w:rPr>
        <w:t>(</w:t>
      </w:r>
      <w:del w:id="232" w:author="Jenny Sjaarda" w:date="2022-04-06T14:00:00Z">
        <w:r w:rsidR="005C5CE1" w:rsidRPr="0081577A" w:rsidDel="00383266">
          <w:rPr>
            <w:rFonts w:ascii="Helvetica" w:hAnsi="Helvetica"/>
            <w:color w:val="000000"/>
            <w:lang w:val="en-GB"/>
          </w:rPr>
          <w:delText xml:space="preserve">i.e. </w:delText>
        </w:r>
      </w:del>
      <w:r w:rsidR="005C5CE1" w:rsidRPr="0081577A">
        <w:rPr>
          <w:rFonts w:ascii="Helvetica" w:hAnsi="Helvetica"/>
          <w:i/>
          <w:iCs/>
          <w:color w:val="000000"/>
          <w:lang w:val="en-GB"/>
        </w:rPr>
        <w:t>p</w:t>
      </w:r>
      <w:r w:rsidR="005C5CE1" w:rsidRPr="0081577A">
        <w:rPr>
          <w:rFonts w:ascii="Helvetica" w:hAnsi="Helvetica"/>
          <w:color w:val="000000"/>
          <w:lang w:val="en-GB"/>
        </w:rPr>
        <w:t xml:space="preserve"> &lt; 0.05/[66</w:t>
      </w:r>
      <w:r w:rsidR="005C5CE1" w:rsidRPr="0081577A">
        <w:rPr>
          <w:rFonts w:ascii="Helvetica" w:hAnsi="Helvetica"/>
          <w:color w:val="000000"/>
          <w:vertAlign w:val="superscript"/>
          <w:lang w:val="en-GB"/>
        </w:rPr>
        <w:t>2</w:t>
      </w:r>
      <w:r w:rsidR="005C5CE1" w:rsidRPr="0081577A">
        <w:rPr>
          <w:rFonts w:ascii="Helvetica" w:hAnsi="Helvetica"/>
          <w:color w:val="000000"/>
          <w:lang w:val="en-GB"/>
        </w:rPr>
        <w:t>])</w:t>
      </w:r>
      <w:del w:id="233" w:author="Jenny Sjaarda" w:date="2022-04-06T14:00:00Z">
        <w:r w:rsidR="005C5CE1" w:rsidRPr="0081577A" w:rsidDel="00383266">
          <w:rPr>
            <w:rFonts w:ascii="Helvetica" w:hAnsi="Helvetica"/>
            <w:color w:val="000000"/>
            <w:lang w:val="en-GB"/>
          </w:rPr>
          <w:delText>, and highly correlated trait pairs were also removed</w:delText>
        </w:r>
      </w:del>
      <w:r w:rsidR="005C5CE1" w:rsidRPr="0081577A">
        <w:rPr>
          <w:rFonts w:ascii="Helvetica" w:hAnsi="Helvetica"/>
          <w:color w:val="000000"/>
          <w:lang w:val="en-GB"/>
        </w:rPr>
        <w:t xml:space="preserve">. </w:t>
      </w:r>
      <w:r w:rsidRPr="0081577A">
        <w:rPr>
          <w:rFonts w:ascii="Helvetica" w:hAnsi="Helvetica"/>
          <w:color w:val="000000"/>
          <w:lang w:val="en-GB"/>
        </w:rPr>
        <w:t xml:space="preserve"> </w:t>
      </w:r>
    </w:p>
    <w:p w14:paraId="4E58F6DC" w14:textId="77777777" w:rsidR="004E1A6F" w:rsidRPr="0081577A" w:rsidRDefault="004E1A6F" w:rsidP="002B237D">
      <w:pPr>
        <w:jc w:val="both"/>
        <w:rPr>
          <w:rFonts w:ascii="Helvetica" w:hAnsi="Helvetica"/>
          <w:lang w:val="en-GB"/>
        </w:rPr>
      </w:pPr>
    </w:p>
    <w:p w14:paraId="460323D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Comparison of paths from index to partner </w:t>
      </w:r>
    </w:p>
    <w:p w14:paraId="4FC697E1" w14:textId="7616D20E" w:rsidR="003732FF" w:rsidRPr="0081577A" w:rsidRDefault="004E1A6F" w:rsidP="002B237D">
      <w:pPr>
        <w:jc w:val="both"/>
        <w:rPr>
          <w:rFonts w:ascii="Helvetica" w:hAnsi="Helvetica"/>
          <w:color w:val="000000"/>
          <w:bdr w:val="none" w:sz="0" w:space="0" w:color="auto" w:frame="1"/>
          <w:lang w:val="en-GB"/>
        </w:rPr>
      </w:pPr>
      <w:commentRangeStart w:id="234"/>
      <w:r w:rsidRPr="0081577A">
        <w:rPr>
          <w:rFonts w:ascii="Helvetica" w:hAnsi="Helvetica"/>
          <w:color w:val="000000"/>
          <w:lang w:val="en-GB"/>
        </w:rPr>
        <w:t>There are several independent paths through which a trait in an index case could exert a causal effect on a trait in the partner</w:t>
      </w:r>
      <w:ins w:id="235" w:author="Jenny Sjaarda" w:date="2022-04-11T21:05:00Z">
        <w:r w:rsidR="005F5FD1">
          <w:rPr>
            <w:rFonts w:ascii="Helvetica" w:hAnsi="Helvetica"/>
            <w:color w:val="000000"/>
            <w:lang w:val="en-GB"/>
          </w:rPr>
          <w:t xml:space="preserve">. </w:t>
        </w:r>
      </w:ins>
      <w:del w:id="236" w:author="Jenny Sjaarda" w:date="2022-04-11T21:05:00Z">
        <w:r w:rsidRPr="0081577A" w:rsidDel="005F5FD1">
          <w:rPr>
            <w:rFonts w:ascii="Helvetica" w:hAnsi="Helvetica"/>
            <w:color w:val="000000"/>
            <w:lang w:val="en-GB"/>
          </w:rPr>
          <w:delText xml:space="preserve">, and </w:delText>
        </w:r>
      </w:del>
      <w:ins w:id="237" w:author="Jenny Sjaarda" w:date="2022-04-11T21:05:00Z">
        <w:r w:rsidR="005F5FD1">
          <w:rPr>
            <w:rFonts w:ascii="Helvetica" w:hAnsi="Helvetica"/>
            <w:color w:val="000000"/>
            <w:lang w:val="en-GB"/>
          </w:rPr>
          <w:t>W</w:t>
        </w:r>
      </w:ins>
      <w:del w:id="238" w:author="Jenny Sjaarda" w:date="2022-04-11T21:05:00Z">
        <w:r w:rsidRPr="0081577A" w:rsidDel="005F5FD1">
          <w:rPr>
            <w:rFonts w:ascii="Helvetica" w:hAnsi="Helvetica"/>
            <w:color w:val="000000"/>
            <w:lang w:val="en-GB"/>
          </w:rPr>
          <w:delText>w</w:delText>
        </w:r>
      </w:del>
      <w:r w:rsidRPr="0081577A">
        <w:rPr>
          <w:rFonts w:ascii="Helvetica" w:hAnsi="Helvetica"/>
          <w:color w:val="000000"/>
          <w:lang w:val="en-GB"/>
        </w:rPr>
        <w:t xml:space="preserve">e wanted to explore if one path was more dominant, in general, and if there was evidence for the presence of other </w:t>
      </w:r>
      <w:ins w:id="239" w:author="Jenny Sjaarda" w:date="2022-04-11T21:04:00Z">
        <w:r w:rsidR="005F5FD1">
          <w:rPr>
            <w:rFonts w:ascii="Helvetica" w:hAnsi="Helvetica"/>
            <w:color w:val="000000"/>
            <w:lang w:val="en-GB"/>
          </w:rPr>
          <w:t xml:space="preserve">(confounder) </w:t>
        </w:r>
      </w:ins>
      <w:r w:rsidRPr="0081577A">
        <w:rPr>
          <w:rFonts w:ascii="Helvetica" w:hAnsi="Helvetica"/>
          <w:color w:val="000000"/>
          <w:lang w:val="en-GB"/>
        </w:rPr>
        <w:t xml:space="preserve">traits involved. </w:t>
      </w:r>
      <w:commentRangeEnd w:id="234"/>
      <w:r w:rsidR="00EE4286">
        <w:rPr>
          <w:rStyle w:val="CommentReference"/>
          <w:rFonts w:asciiTheme="minorHAnsi" w:eastAsiaTheme="minorHAnsi" w:hAnsiTheme="minorHAnsi" w:cstheme="minorBidi"/>
        </w:rPr>
        <w:commentReference w:id="234"/>
      </w:r>
      <w:r w:rsidRPr="0081577A">
        <w:rPr>
          <w:rFonts w:ascii="Helvetica" w:hAnsi="Helvetica"/>
          <w:color w:val="000000"/>
          <w:lang w:val="en-GB"/>
        </w:rPr>
        <w:t xml:space="preserve">Restricting to </w:t>
      </w:r>
      <w:del w:id="240" w:author="Jenny Sjaarda" w:date="2022-04-06T15:11:00Z">
        <w:r w:rsidRPr="0081577A" w:rsidDel="00EE4286">
          <w:rPr>
            <w:rFonts w:ascii="Helvetica" w:hAnsi="Helvetica"/>
            <w:color w:val="000000"/>
            <w:lang w:val="en-GB"/>
          </w:rPr>
          <w:delText xml:space="preserve">only </w:delText>
        </w:r>
      </w:del>
      <w:r w:rsidRPr="0081577A">
        <w:rPr>
          <w:rFonts w:ascii="Helvetica" w:hAnsi="Helvetica"/>
          <w:color w:val="000000"/>
          <w:lang w:val="en-GB"/>
        </w:rPr>
        <w:t>B</w:t>
      </w:r>
      <w:ins w:id="241" w:author="Jenny Sjaarda" w:date="2022-04-11T18:54:00Z">
        <w:r w:rsidR="006D7632">
          <w:rPr>
            <w:rFonts w:ascii="Helvetica" w:hAnsi="Helvetica"/>
            <w:color w:val="000000"/>
            <w:lang w:val="en-GB"/>
          </w:rPr>
          <w:t>onferroni</w:t>
        </w:r>
      </w:ins>
      <w:del w:id="242" w:author="Jenny Sjaarda" w:date="2022-04-11T18:54:00Z">
        <w:r w:rsidRPr="0081577A" w:rsidDel="006D7632">
          <w:rPr>
            <w:rFonts w:ascii="Helvetica" w:hAnsi="Helvetica"/>
            <w:color w:val="000000"/>
            <w:lang w:val="en-GB"/>
          </w:rPr>
          <w:delText>F</w:delText>
        </w:r>
      </w:del>
      <w:r w:rsidRPr="0081577A">
        <w:rPr>
          <w:rFonts w:ascii="Helvetica" w:hAnsi="Helvetica"/>
          <w:color w:val="000000"/>
          <w:lang w:val="en-GB"/>
        </w:rPr>
        <w:t>-</w:t>
      </w:r>
      <w:r w:rsidR="005C5CE1" w:rsidRPr="0081577A">
        <w:rPr>
          <w:rFonts w:ascii="Helvetica" w:hAnsi="Helvetica"/>
          <w:color w:val="000000"/>
          <w:lang w:val="en-GB"/>
        </w:rPr>
        <w:t>significant</w:t>
      </w:r>
      <w:r w:rsidRPr="0081577A">
        <w:rPr>
          <w:rFonts w:ascii="Helvetica" w:hAnsi="Helvetica"/>
          <w:color w:val="000000"/>
          <w:lang w:val="en-GB"/>
        </w:rPr>
        <w:t xml:space="preserve"> trait pairs (with phenotypic correlation &lt; 0.8) from the couple MR, we sought to explore the various paths </w:t>
      </w:r>
      <w:del w:id="243" w:author="Jenny Sjaarda" w:date="2022-04-07T14:56:00Z">
        <w:r w:rsidRPr="0081577A" w:rsidDel="00310B79">
          <w:rPr>
            <w:rFonts w:ascii="Helvetica" w:hAnsi="Helvetica"/>
            <w:color w:val="000000"/>
            <w:lang w:val="en-GB"/>
          </w:rPr>
          <w:delText xml:space="preserve">from </w:delText>
        </w:r>
      </w:del>
      <w:ins w:id="244" w:author="Jenny Sjaarda" w:date="2022-04-07T14:56:00Z">
        <w:r w:rsidR="00310B79">
          <w:rPr>
            <w:rFonts w:ascii="Helvetica" w:hAnsi="Helvetica"/>
            <w:color w:val="000000"/>
            <w:lang w:val="en-GB"/>
          </w:rPr>
          <w:t>through which</w:t>
        </w:r>
        <w:r w:rsidR="00310B79" w:rsidRPr="0081577A">
          <w:rPr>
            <w:rFonts w:ascii="Helvetica" w:hAnsi="Helvetica"/>
            <w:color w:val="000000"/>
            <w:lang w:val="en-GB"/>
          </w:rPr>
          <w:t xml:space="preserve"> </w:t>
        </w:r>
      </w:ins>
      <w:r w:rsidRPr="0081577A">
        <w:rPr>
          <w:rFonts w:ascii="Helvetica" w:hAnsi="Helvetica"/>
          <w:color w:val="000000"/>
          <w:lang w:val="en-GB"/>
        </w:rPr>
        <w:t xml:space="preserve">a phenotype </w:t>
      </w:r>
      <m:oMath>
        <m:r>
          <w:rPr>
            <w:rFonts w:ascii="Cambria Math" w:hAnsi="Cambria Math"/>
            <w:color w:val="000000"/>
            <w:lang w:val="en-GB"/>
          </w:rPr>
          <m:t>X</m:t>
        </m:r>
      </m:oMath>
      <w:r w:rsidRPr="0081577A">
        <w:rPr>
          <w:rFonts w:ascii="Helvetica" w:hAnsi="Helvetica"/>
          <w:color w:val="000000"/>
          <w:lang w:val="en-GB"/>
        </w:rPr>
        <w:t xml:space="preserve"> in an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w:t>
      </w:r>
      <w:del w:id="245" w:author="Jenny Sjaarda" w:date="2022-04-07T14:57:00Z">
        <w:r w:rsidRPr="0081577A" w:rsidDel="00310B79">
          <w:rPr>
            <w:rFonts w:ascii="Helvetica" w:hAnsi="Helvetica"/>
            <w:color w:val="000000"/>
            <w:lang w:val="en-GB"/>
          </w:rPr>
          <w:delText xml:space="preserve">to </w:delText>
        </w:r>
      </w:del>
      <w:ins w:id="246" w:author="Jenny Sjaarda" w:date="2022-04-07T14:57:00Z">
        <w:r w:rsidR="00310B79">
          <w:rPr>
            <w:rFonts w:ascii="Helvetica" w:hAnsi="Helvetica"/>
            <w:color w:val="000000"/>
            <w:lang w:val="en-GB"/>
          </w:rPr>
          <w:t>could causally impact</w:t>
        </w:r>
        <w:r w:rsidR="00310B79" w:rsidRPr="0081577A">
          <w:rPr>
            <w:rFonts w:ascii="Helvetica" w:hAnsi="Helvetica"/>
            <w:color w:val="000000"/>
            <w:lang w:val="en-GB"/>
          </w:rPr>
          <w:t xml:space="preserve"> </w:t>
        </w:r>
      </w:ins>
      <w:r w:rsidRPr="0081577A">
        <w:rPr>
          <w:rFonts w:ascii="Helvetica" w:hAnsi="Helvetica"/>
          <w:color w:val="000000"/>
          <w:lang w:val="en-GB"/>
        </w:rPr>
        <w:t xml:space="preserve">a phenotype </w:t>
      </w:r>
      <m:oMath>
        <m:r>
          <w:rPr>
            <w:rFonts w:ascii="Cambria Math" w:hAnsi="Cambria Math"/>
            <w:color w:val="000000"/>
            <w:lang w:val="en-GB"/>
          </w:rPr>
          <m:t>Y</m:t>
        </m:r>
      </m:oMath>
      <w:r w:rsidRPr="0081577A">
        <w:rPr>
          <w:rFonts w:ascii="Helvetica" w:hAnsi="Helvetica"/>
          <w:color w:val="000000"/>
          <w:lang w:val="en-GB"/>
        </w:rPr>
        <w:t xml:space="preserve"> in the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as illustrated in Figure</w:t>
      </w:r>
      <w:r w:rsidR="00E7314E" w:rsidRPr="0081577A">
        <w:rPr>
          <w:rFonts w:ascii="Helvetica" w:hAnsi="Helvetica"/>
          <w:color w:val="000000"/>
          <w:lang w:val="en-GB"/>
        </w:rPr>
        <w:t xml:space="preserve"> </w:t>
      </w:r>
      <w:r w:rsidR="00A77344" w:rsidRPr="0081577A">
        <w:rPr>
          <w:rFonts w:ascii="Helvetica" w:hAnsi="Helvetica"/>
          <w:color w:val="000000"/>
          <w:lang w:val="en-GB"/>
        </w:rPr>
        <w:t>1b</w:t>
      </w:r>
      <w:r w:rsidRPr="0081577A">
        <w:rPr>
          <w:rFonts w:ascii="Helvetica" w:hAnsi="Helvetica"/>
          <w:color w:val="000000"/>
          <w:lang w:val="en-GB"/>
        </w:rPr>
        <w:t xml:space="preserve">. </w:t>
      </w:r>
      <w:del w:id="247" w:author="Jenny Sjaarda" w:date="2022-04-07T14:57:00Z">
        <w:r w:rsidRPr="0081577A" w:rsidDel="00310B79">
          <w:rPr>
            <w:rFonts w:ascii="Helvetica" w:hAnsi="Helvetica"/>
            <w:color w:val="000000"/>
            <w:lang w:val="en-GB"/>
          </w:rPr>
          <w:delText xml:space="preserve">Logically, </w:delText>
        </w:r>
      </w:del>
      <m:oMath>
        <m:sSub>
          <m:sSubPr>
            <m:ctrlPr>
              <w:del w:id="248" w:author="Jenny Sjaarda" w:date="2022-04-07T14:57:00Z">
                <w:rPr>
                  <w:rFonts w:ascii="Cambria Math" w:hAnsi="Cambria Math"/>
                  <w:i/>
                  <w:color w:val="000000"/>
                  <w:lang w:val="en-GB"/>
                </w:rPr>
              </w:del>
            </m:ctrlPr>
          </m:sSubPr>
          <m:e>
            <m:r>
              <w:del w:id="249" w:author="Jenny Sjaarda" w:date="2022-04-07T14:57:00Z">
                <w:rPr>
                  <w:rFonts w:ascii="Cambria Math" w:hAnsi="Cambria Math"/>
                  <w:color w:val="000000"/>
                  <w:lang w:val="en-GB"/>
                </w:rPr>
                <m:t>X</m:t>
              </w:del>
            </m:r>
          </m:e>
          <m:sub>
            <m:r>
              <w:del w:id="250" w:author="Jenny Sjaarda" w:date="2022-04-07T14:57:00Z">
                <w:rPr>
                  <w:rFonts w:ascii="Cambria Math" w:hAnsi="Cambria Math"/>
                  <w:color w:val="000000"/>
                  <w:lang w:val="en-GB"/>
                </w:rPr>
                <m:t>i</m:t>
              </w:del>
            </m:r>
          </m:sub>
        </m:sSub>
      </m:oMath>
      <w:del w:id="251" w:author="Jenny Sjaarda" w:date="2022-04-07T14:57:00Z">
        <w:r w:rsidRPr="0081577A" w:rsidDel="00310B79">
          <w:rPr>
            <w:rFonts w:ascii="Helvetica" w:hAnsi="Helvetica"/>
            <w:color w:val="000000"/>
            <w:lang w:val="en-GB"/>
          </w:rPr>
          <w:delText xml:space="preserve"> </w:delText>
        </w:r>
        <w:r w:rsidR="00CD244C" w:rsidRPr="0081577A" w:rsidDel="00310B79">
          <w:rPr>
            <w:rFonts w:ascii="Helvetica" w:hAnsi="Helvetica"/>
            <w:color w:val="000000"/>
            <w:lang w:val="en-GB"/>
          </w:rPr>
          <w:delText>is less likely to</w:delText>
        </w:r>
        <w:r w:rsidRPr="0081577A" w:rsidDel="00310B79">
          <w:rPr>
            <w:rFonts w:ascii="Helvetica" w:hAnsi="Helvetica"/>
            <w:color w:val="000000"/>
            <w:lang w:val="en-GB"/>
          </w:rPr>
          <w:delText xml:space="preserve"> have a</w:delText>
        </w:r>
        <w:r w:rsidR="00CD244C" w:rsidRPr="0081577A" w:rsidDel="00310B79">
          <w:rPr>
            <w:rFonts w:ascii="Helvetica" w:hAnsi="Helvetica"/>
            <w:color w:val="000000"/>
            <w:lang w:val="en-GB"/>
          </w:rPr>
          <w:delText xml:space="preserve"> direct</w:delText>
        </w:r>
        <w:r w:rsidRPr="0081577A" w:rsidDel="00310B79">
          <w:rPr>
            <w:rFonts w:ascii="Helvetica" w:hAnsi="Helvetica"/>
            <w:color w:val="000000"/>
            <w:lang w:val="en-GB"/>
          </w:rPr>
          <w:delText xml:space="preserve"> effect on another </w:delText>
        </w:r>
      </w:del>
      <m:oMath>
        <m:sSub>
          <m:sSubPr>
            <m:ctrlPr>
              <w:del w:id="252" w:author="Jenny Sjaarda" w:date="2022-04-07T14:57:00Z">
                <w:rPr>
                  <w:rFonts w:ascii="Cambria Math" w:hAnsi="Cambria Math"/>
                  <w:i/>
                  <w:color w:val="000000"/>
                  <w:lang w:val="en-GB"/>
                </w:rPr>
              </w:del>
            </m:ctrlPr>
          </m:sSubPr>
          <m:e>
            <m:r>
              <w:del w:id="253" w:author="Jenny Sjaarda" w:date="2022-04-07T14:57:00Z">
                <w:rPr>
                  <w:rFonts w:ascii="Cambria Math" w:hAnsi="Cambria Math"/>
                  <w:color w:val="000000"/>
                  <w:lang w:val="en-GB"/>
                </w:rPr>
                <m:t>Y</m:t>
              </w:del>
            </m:r>
          </m:e>
          <m:sub>
            <m:r>
              <w:del w:id="254" w:author="Jenny Sjaarda" w:date="2022-04-07T14:57:00Z">
                <w:rPr>
                  <w:rFonts w:ascii="Cambria Math" w:hAnsi="Cambria Math"/>
                  <w:color w:val="000000"/>
                  <w:lang w:val="en-GB"/>
                </w:rPr>
                <m:t>p</m:t>
              </w:del>
            </m:r>
          </m:sub>
        </m:sSub>
      </m:oMath>
      <w:del w:id="255" w:author="Jenny Sjaarda" w:date="2022-04-07T14:57:00Z">
        <w:r w:rsidRPr="0081577A" w:rsidDel="00310B79">
          <w:rPr>
            <w:rFonts w:ascii="Helvetica" w:hAnsi="Helvetica"/>
            <w:color w:val="000000"/>
            <w:lang w:val="en-GB"/>
          </w:rPr>
          <w:delText xml:space="preserve">, </w:delText>
        </w:r>
      </w:del>
      <w:ins w:id="256" w:author="Jenny Sjaarda" w:date="2022-04-07T14:57:00Z">
        <w:r w:rsidR="00310B79">
          <w:rPr>
            <w:rFonts w:ascii="Helvetica" w:hAnsi="Helvetica"/>
            <w:color w:val="000000"/>
            <w:lang w:val="en-GB"/>
          </w:rPr>
          <w:t>W</w:t>
        </w:r>
      </w:ins>
      <w:del w:id="257" w:author="Jenny Sjaarda" w:date="2022-04-07T14:57:00Z">
        <w:r w:rsidRPr="0081577A" w:rsidDel="00310B79">
          <w:rPr>
            <w:rFonts w:ascii="Helvetica" w:hAnsi="Helvetica"/>
            <w:color w:val="000000"/>
            <w:lang w:val="en-GB"/>
          </w:rPr>
          <w:delText>w</w:delText>
        </w:r>
      </w:del>
      <w:r w:rsidRPr="0081577A">
        <w:rPr>
          <w:rFonts w:ascii="Helvetica" w:hAnsi="Helvetica"/>
          <w:color w:val="000000"/>
          <w:lang w:val="en-GB"/>
        </w:rPr>
        <w:t>ith the exception of exposure traits that directly alter the environment of their partner, such as smoking creating the presence of second-hand smoke</w:t>
      </w:r>
      <w:ins w:id="258" w:author="Jenny Sjaarda" w:date="2022-04-07T14:58:00Z">
        <w:r w:rsidR="00310B79">
          <w:rPr>
            <w:rFonts w:ascii="Helvetica" w:hAnsi="Helvetica"/>
            <w:color w:val="000000"/>
            <w:lang w:val="en-GB"/>
          </w:rPr>
          <w:t xml:space="preserve">, </w:t>
        </w:r>
      </w:ins>
      <m:oMath>
        <m:sSub>
          <m:sSubPr>
            <m:ctrlPr>
              <w:ins w:id="259" w:author="Jenny Sjaarda" w:date="2022-04-07T14:58:00Z">
                <w:rPr>
                  <w:rFonts w:ascii="Cambria Math" w:hAnsi="Cambria Math"/>
                  <w:i/>
                  <w:color w:val="000000"/>
                  <w:lang w:val="en-GB"/>
                </w:rPr>
              </w:ins>
            </m:ctrlPr>
          </m:sSubPr>
          <m:e>
            <m:r>
              <w:ins w:id="260" w:author="Jenny Sjaarda" w:date="2022-04-07T14:58:00Z">
                <w:rPr>
                  <w:rFonts w:ascii="Cambria Math" w:hAnsi="Cambria Math"/>
                  <w:color w:val="000000"/>
                  <w:lang w:val="en-GB"/>
                </w:rPr>
                <m:t>X</m:t>
              </w:ins>
            </m:r>
          </m:e>
          <m:sub>
            <m:r>
              <w:ins w:id="261" w:author="Jenny Sjaarda" w:date="2022-04-07T14:58:00Z">
                <w:rPr>
                  <w:rFonts w:ascii="Cambria Math" w:hAnsi="Cambria Math"/>
                  <w:color w:val="000000"/>
                  <w:lang w:val="en-GB"/>
                </w:rPr>
                <m:t>i</m:t>
              </w:ins>
            </m:r>
          </m:sub>
        </m:sSub>
      </m:oMath>
      <w:ins w:id="262" w:author="Jenny Sjaarda" w:date="2022-04-07T14:58:00Z">
        <w:r w:rsidR="00310B79" w:rsidRPr="0081577A">
          <w:rPr>
            <w:rFonts w:ascii="Helvetica" w:hAnsi="Helvetica"/>
            <w:color w:val="000000"/>
            <w:lang w:val="en-GB"/>
          </w:rPr>
          <w:t xml:space="preserve"> is </w:t>
        </w:r>
        <w:r w:rsidR="00310B79">
          <w:rPr>
            <w:rFonts w:ascii="Helvetica" w:hAnsi="Helvetica"/>
            <w:color w:val="000000"/>
            <w:lang w:val="en-GB"/>
          </w:rPr>
          <w:t>un</w:t>
        </w:r>
        <w:r w:rsidR="00310B79" w:rsidRPr="0081577A">
          <w:rPr>
            <w:rFonts w:ascii="Helvetica" w:hAnsi="Helvetica"/>
            <w:color w:val="000000"/>
            <w:lang w:val="en-GB"/>
          </w:rPr>
          <w:t xml:space="preserve">likely to have a direct effect on another </w:t>
        </w:r>
      </w:ins>
      <m:oMath>
        <m:sSub>
          <m:sSubPr>
            <m:ctrlPr>
              <w:ins w:id="263" w:author="Jenny Sjaarda" w:date="2022-04-07T14:58:00Z">
                <w:rPr>
                  <w:rFonts w:ascii="Cambria Math" w:hAnsi="Cambria Math"/>
                  <w:i/>
                  <w:color w:val="000000"/>
                  <w:lang w:val="en-GB"/>
                </w:rPr>
              </w:ins>
            </m:ctrlPr>
          </m:sSubPr>
          <m:e>
            <m:r>
              <w:ins w:id="264" w:author="Jenny Sjaarda" w:date="2022-04-07T14:58:00Z">
                <w:rPr>
                  <w:rFonts w:ascii="Cambria Math" w:hAnsi="Cambria Math"/>
                  <w:color w:val="000000"/>
                  <w:lang w:val="en-GB"/>
                </w:rPr>
                <m:t>Y</m:t>
              </w:ins>
            </m:r>
          </m:e>
          <m:sub>
            <m:r>
              <w:ins w:id="265" w:author="Jenny Sjaarda" w:date="2022-04-07T14:58:00Z">
                <w:rPr>
                  <w:rFonts w:ascii="Cambria Math" w:hAnsi="Cambria Math"/>
                  <w:color w:val="000000"/>
                  <w:lang w:val="en-GB"/>
                </w:rPr>
                <m:t>p</m:t>
              </w:ins>
            </m:r>
          </m:sub>
        </m:sSub>
      </m:oMath>
      <w:r w:rsidRPr="0081577A">
        <w:rPr>
          <w:rFonts w:ascii="Helvetica" w:hAnsi="Helvetica"/>
          <w:color w:val="000000"/>
          <w:lang w:val="en-GB"/>
        </w:rPr>
        <w:t xml:space="preserve">. </w:t>
      </w:r>
      <w:ins w:id="266" w:author="Jenny Sjaarda" w:date="2022-04-07T14:58:00Z">
        <w:r w:rsidR="00310B79">
          <w:rPr>
            <w:rFonts w:ascii="Helvetica" w:hAnsi="Helvetica"/>
            <w:color w:val="000000"/>
            <w:lang w:val="en-GB"/>
          </w:rPr>
          <w:t xml:space="preserve">Alternatively, </w:t>
        </w:r>
      </w:ins>
      <m:oMath>
        <m:sSub>
          <m:sSubPr>
            <m:ctrlPr>
              <w:ins w:id="267" w:author="Jenny Sjaarda" w:date="2022-04-07T14:58:00Z">
                <w:rPr>
                  <w:rFonts w:ascii="Cambria Math" w:hAnsi="Cambria Math"/>
                  <w:i/>
                  <w:color w:val="000000"/>
                  <w:lang w:val="en-GB"/>
                </w:rPr>
              </w:ins>
            </m:ctrlPr>
          </m:sSubPr>
          <m:e>
            <m:r>
              <w:ins w:id="268" w:author="Jenny Sjaarda" w:date="2022-04-07T14:58:00Z">
                <w:rPr>
                  <w:rFonts w:ascii="Cambria Math" w:hAnsi="Cambria Math"/>
                  <w:color w:val="000000"/>
                  <w:lang w:val="en-GB"/>
                </w:rPr>
                <m:t>X</m:t>
              </w:ins>
            </m:r>
          </m:e>
          <m:sub>
            <m:r>
              <w:ins w:id="269" w:author="Jenny Sjaarda" w:date="2022-04-07T14:58:00Z">
                <w:rPr>
                  <w:rFonts w:ascii="Cambria Math" w:hAnsi="Cambria Math"/>
                  <w:color w:val="000000"/>
                  <w:lang w:val="en-GB"/>
                </w:rPr>
                <m:t>i</m:t>
              </w:ins>
            </m:r>
          </m:sub>
        </m:sSub>
      </m:oMath>
      <w:ins w:id="270" w:author="Jenny Sjaarda" w:date="2022-04-07T14:58:00Z">
        <w:r w:rsidR="00310B79" w:rsidRPr="0081577A">
          <w:rPr>
            <w:rFonts w:ascii="Helvetica" w:hAnsi="Helvetica"/>
            <w:color w:val="000000"/>
            <w:lang w:val="en-GB"/>
          </w:rPr>
          <w:t xml:space="preserve"> </w:t>
        </w:r>
        <w:r w:rsidR="00310B79">
          <w:rPr>
            <w:rFonts w:ascii="Helvetica" w:hAnsi="Helvetica"/>
            <w:color w:val="000000"/>
            <w:lang w:val="en-GB"/>
          </w:rPr>
          <w:t>might in</w:t>
        </w:r>
        <w:r w:rsidR="00310B79" w:rsidRPr="0081577A">
          <w:rPr>
            <w:rFonts w:ascii="Helvetica" w:hAnsi="Helvetica"/>
            <w:color w:val="000000"/>
            <w:lang w:val="en-GB"/>
          </w:rPr>
          <w:t>direct</w:t>
        </w:r>
        <w:r w:rsidR="00310B79">
          <w:rPr>
            <w:rFonts w:ascii="Helvetica" w:hAnsi="Helvetica"/>
            <w:color w:val="000000"/>
            <w:lang w:val="en-GB"/>
          </w:rPr>
          <w:t>ly</w:t>
        </w:r>
        <w:r w:rsidR="00310B79" w:rsidRPr="0081577A">
          <w:rPr>
            <w:rFonts w:ascii="Helvetica" w:hAnsi="Helvetica"/>
            <w:color w:val="000000"/>
            <w:lang w:val="en-GB"/>
          </w:rPr>
          <w:t xml:space="preserve"> </w:t>
        </w:r>
        <w:r w:rsidR="00310B79">
          <w:rPr>
            <w:rFonts w:ascii="Helvetica" w:hAnsi="Helvetica"/>
            <w:color w:val="000000"/>
            <w:lang w:val="en-GB"/>
          </w:rPr>
          <w:t>impact</w:t>
        </w:r>
        <w:r w:rsidR="00310B79" w:rsidRPr="0081577A">
          <w:rPr>
            <w:rFonts w:ascii="Helvetica" w:hAnsi="Helvetica"/>
            <w:color w:val="000000"/>
            <w:lang w:val="en-GB"/>
          </w:rPr>
          <w:t xml:space="preserve"> </w:t>
        </w:r>
      </w:ins>
      <m:oMath>
        <m:sSub>
          <m:sSubPr>
            <m:ctrlPr>
              <w:ins w:id="271" w:author="Jenny Sjaarda" w:date="2022-04-07T14:58:00Z">
                <w:rPr>
                  <w:rFonts w:ascii="Cambria Math" w:hAnsi="Cambria Math"/>
                  <w:i/>
                  <w:color w:val="000000"/>
                  <w:lang w:val="en-GB"/>
                </w:rPr>
              </w:ins>
            </m:ctrlPr>
          </m:sSubPr>
          <m:e>
            <m:r>
              <w:ins w:id="272" w:author="Jenny Sjaarda" w:date="2022-04-07T14:58:00Z">
                <w:rPr>
                  <w:rFonts w:ascii="Cambria Math" w:hAnsi="Cambria Math"/>
                  <w:color w:val="000000"/>
                  <w:lang w:val="en-GB"/>
                </w:rPr>
                <m:t>Y</m:t>
              </w:ins>
            </m:r>
          </m:e>
          <m:sub>
            <m:r>
              <w:ins w:id="273" w:author="Jenny Sjaarda" w:date="2022-04-07T14:58:00Z">
                <w:rPr>
                  <w:rFonts w:ascii="Cambria Math" w:hAnsi="Cambria Math"/>
                  <w:color w:val="000000"/>
                  <w:lang w:val="en-GB"/>
                </w:rPr>
                <m:t>p</m:t>
              </w:ins>
            </m:r>
          </m:sub>
        </m:sSub>
      </m:oMath>
      <w:ins w:id="274" w:author="Jenny Sjaarda" w:date="2022-04-07T14:58:00Z">
        <w:r w:rsidR="00310B79">
          <w:rPr>
            <w:rFonts w:ascii="Helvetica" w:hAnsi="Helvetica"/>
            <w:color w:val="000000"/>
            <w:lang w:val="en-GB"/>
          </w:rPr>
          <w:t xml:space="preserve"> by inducing causal changes in </w:t>
        </w:r>
      </w:ins>
      <m:oMath>
        <m:sSub>
          <m:sSubPr>
            <m:ctrlPr>
              <w:ins w:id="275" w:author="Jenny Sjaarda" w:date="2022-04-07T14:58:00Z">
                <w:rPr>
                  <w:rFonts w:ascii="Cambria Math" w:hAnsi="Cambria Math"/>
                  <w:i/>
                  <w:color w:val="000000"/>
                  <w:lang w:val="en-GB"/>
                </w:rPr>
              </w:ins>
            </m:ctrlPr>
          </m:sSubPr>
          <m:e>
            <m:r>
              <w:ins w:id="276" w:author="Jenny Sjaarda" w:date="2022-04-07T14:58:00Z">
                <w:rPr>
                  <w:rFonts w:ascii="Cambria Math" w:hAnsi="Cambria Math"/>
                  <w:color w:val="000000"/>
                  <w:lang w:val="en-GB"/>
                </w:rPr>
                <m:t>X</m:t>
              </w:ins>
            </m:r>
          </m:e>
          <m:sub>
            <m:r>
              <w:ins w:id="277" w:author="Jenny Sjaarda" w:date="2022-04-07T14:58:00Z">
                <w:rPr>
                  <w:rFonts w:ascii="Cambria Math" w:hAnsi="Cambria Math"/>
                  <w:color w:val="000000"/>
                  <w:lang w:val="en-GB"/>
                </w:rPr>
                <m:t>p</m:t>
              </w:ins>
            </m:r>
          </m:sub>
        </m:sSub>
      </m:oMath>
      <w:ins w:id="278" w:author="Jenny Sjaarda" w:date="2022-04-07T14:58:00Z">
        <w:r w:rsidR="00310B79">
          <w:rPr>
            <w:rFonts w:ascii="Helvetica" w:hAnsi="Helvetica"/>
            <w:color w:val="000000"/>
            <w:lang w:val="en-GB"/>
          </w:rPr>
          <w:t xml:space="preserve">, which in turn impacts </w:t>
        </w:r>
      </w:ins>
      <m:oMath>
        <m:sSub>
          <m:sSubPr>
            <m:ctrlPr>
              <w:ins w:id="279" w:author="Jenny Sjaarda" w:date="2022-04-07T14:58:00Z">
                <w:rPr>
                  <w:rFonts w:ascii="Cambria Math" w:hAnsi="Cambria Math"/>
                  <w:i/>
                  <w:color w:val="000000"/>
                  <w:lang w:val="en-GB"/>
                </w:rPr>
              </w:ins>
            </m:ctrlPr>
          </m:sSubPr>
          <m:e>
            <m:r>
              <w:ins w:id="280" w:author="Jenny Sjaarda" w:date="2022-04-07T14:58:00Z">
                <w:rPr>
                  <w:rFonts w:ascii="Cambria Math" w:hAnsi="Cambria Math"/>
                  <w:color w:val="000000"/>
                  <w:lang w:val="en-GB"/>
                </w:rPr>
                <m:t>Y</m:t>
              </w:ins>
            </m:r>
          </m:e>
          <m:sub>
            <m:r>
              <w:ins w:id="281" w:author="Jenny Sjaarda" w:date="2022-04-07T14:58:00Z">
                <w:rPr>
                  <w:rFonts w:ascii="Cambria Math" w:hAnsi="Cambria Math"/>
                  <w:color w:val="000000"/>
                  <w:lang w:val="en-GB"/>
                </w:rPr>
                <m:t>p</m:t>
              </w:ins>
            </m:r>
          </m:sub>
        </m:sSub>
      </m:oMath>
      <w:ins w:id="282" w:author="Jenny Sjaarda" w:date="2022-04-07T14:58:00Z">
        <w:r w:rsidR="00310B79" w:rsidRPr="0081577A">
          <w:rPr>
            <w:rFonts w:ascii="Helvetica" w:hAnsi="Helvetica"/>
            <w:color w:val="000000"/>
            <w:lang w:val="en-GB"/>
          </w:rPr>
          <w:t>.</w:t>
        </w:r>
        <w:r w:rsidR="00310B79">
          <w:rPr>
            <w:rFonts w:ascii="Helvetica" w:hAnsi="Helvetica"/>
            <w:color w:val="000000"/>
            <w:lang w:val="en-GB"/>
          </w:rPr>
          <w:t xml:space="preserve"> </w:t>
        </w:r>
      </w:ins>
      <w:r w:rsidRPr="0081577A">
        <w:rPr>
          <w:rFonts w:ascii="Helvetica" w:hAnsi="Helvetica"/>
          <w:color w:val="000000"/>
          <w:lang w:val="en-GB"/>
        </w:rPr>
        <w:t xml:space="preserve">For instance, increased BMI in an index case </w:t>
      </w:r>
      <w:r w:rsidR="00CD244C" w:rsidRPr="0081577A">
        <w:rPr>
          <w:rFonts w:ascii="Helvetica" w:hAnsi="Helvetica"/>
          <w:color w:val="000000"/>
          <w:lang w:val="en-GB"/>
        </w:rPr>
        <w:t xml:space="preserve">is </w:t>
      </w:r>
      <w:r w:rsidRPr="0081577A">
        <w:rPr>
          <w:rFonts w:ascii="Helvetica" w:hAnsi="Helvetica"/>
          <w:color w:val="000000"/>
          <w:lang w:val="en-GB"/>
        </w:rPr>
        <w:t xml:space="preserve">not </w:t>
      </w:r>
      <w:r w:rsidR="00CD244C" w:rsidRPr="0081577A">
        <w:rPr>
          <w:rFonts w:ascii="Helvetica" w:hAnsi="Helvetica"/>
          <w:color w:val="000000"/>
          <w:lang w:val="en-GB"/>
        </w:rPr>
        <w:t xml:space="preserve">expected to </w:t>
      </w:r>
      <w:r w:rsidRPr="0081577A">
        <w:rPr>
          <w:rFonts w:ascii="Helvetica" w:hAnsi="Helvetica"/>
          <w:color w:val="000000"/>
          <w:lang w:val="en-GB"/>
        </w:rPr>
        <w:t>directly increase cardiovascular disease risk in their partner</w:t>
      </w:r>
      <w:r w:rsidR="00CD244C" w:rsidRPr="0081577A">
        <w:rPr>
          <w:rFonts w:ascii="Helvetica" w:hAnsi="Helvetica"/>
          <w:color w:val="000000"/>
          <w:lang w:val="en-GB"/>
        </w:rPr>
        <w:t>, but</w:t>
      </w:r>
      <w:ins w:id="283" w:author="Jenny Sjaarda" w:date="2022-04-07T14:59:00Z">
        <w:r w:rsidR="00310B79">
          <w:rPr>
            <w:rFonts w:ascii="Helvetica" w:hAnsi="Helvetica"/>
            <w:color w:val="000000"/>
            <w:lang w:val="en-GB"/>
          </w:rPr>
          <w:t xml:space="preserve"> rather to modify the partner’s risk through first increasing </w:t>
        </w:r>
      </w:ins>
      <w:del w:id="284" w:author="Jenny Sjaarda" w:date="2022-04-07T14:59:00Z">
        <w:r w:rsidR="00CD244C" w:rsidRPr="0081577A" w:rsidDel="00310B79">
          <w:rPr>
            <w:rFonts w:ascii="Helvetica" w:hAnsi="Helvetica"/>
            <w:color w:val="000000"/>
            <w:lang w:val="en-GB"/>
          </w:rPr>
          <w:delText xml:space="preserve"> more probably to </w:delText>
        </w:r>
        <w:r w:rsidRPr="0081577A" w:rsidDel="00310B79">
          <w:rPr>
            <w:rFonts w:ascii="Helvetica" w:hAnsi="Helvetica"/>
            <w:color w:val="000000"/>
            <w:lang w:val="en-GB"/>
          </w:rPr>
          <w:delText>act first on</w:delText>
        </w:r>
      </w:del>
      <w:ins w:id="285" w:author="Jenny Sjaarda" w:date="2022-04-07T14:59:00Z">
        <w:r w:rsidR="00310B79">
          <w:rPr>
            <w:rFonts w:ascii="Helvetica" w:hAnsi="Helvetica"/>
            <w:color w:val="000000"/>
            <w:lang w:val="en-GB"/>
          </w:rPr>
          <w:t>their</w:t>
        </w:r>
      </w:ins>
      <w:r w:rsidRPr="0081577A">
        <w:rPr>
          <w:rFonts w:ascii="Helvetica" w:hAnsi="Helvetica"/>
          <w:color w:val="000000"/>
          <w:lang w:val="en-GB"/>
        </w:rPr>
        <w:t xml:space="preserve"> BMI</w:t>
      </w:r>
      <w:del w:id="286" w:author="Jenny Sjaarda" w:date="2022-04-07T14:59:00Z">
        <w:r w:rsidRPr="0081577A" w:rsidDel="00310B79">
          <w:rPr>
            <w:rFonts w:ascii="Helvetica" w:hAnsi="Helvetica"/>
            <w:color w:val="000000"/>
            <w:lang w:val="en-GB"/>
          </w:rPr>
          <w:delText xml:space="preserve"> itself in the partner</w:delText>
        </w:r>
      </w:del>
      <w:r w:rsidRPr="0081577A">
        <w:rPr>
          <w:rFonts w:ascii="Helvetica" w:hAnsi="Helvetica"/>
          <w:color w:val="000000"/>
          <w:lang w:val="en-GB"/>
        </w:rPr>
        <w:t xml:space="preserve">. </w:t>
      </w:r>
      <w:r w:rsidR="00CD244C" w:rsidRPr="0081577A">
        <w:rPr>
          <w:rFonts w:ascii="Helvetica" w:hAnsi="Helvetica"/>
          <w:color w:val="000000"/>
          <w:lang w:val="en-GB"/>
        </w:rPr>
        <w:t xml:space="preserve">To explore </w:t>
      </w:r>
      <w:del w:id="287" w:author="Jenny Sjaarda" w:date="2022-04-07T14:59:00Z">
        <w:r w:rsidR="00CD244C" w:rsidRPr="0081577A" w:rsidDel="00310B79">
          <w:rPr>
            <w:rFonts w:ascii="Helvetica" w:hAnsi="Helvetica"/>
            <w:color w:val="000000"/>
            <w:lang w:val="en-GB"/>
          </w:rPr>
          <w:delText xml:space="preserve">whether </w:delText>
        </w:r>
      </w:del>
      <w:r w:rsidR="00CD244C" w:rsidRPr="0081577A">
        <w:rPr>
          <w:rFonts w:ascii="Helvetica" w:hAnsi="Helvetica"/>
          <w:color w:val="000000"/>
          <w:lang w:val="en-GB"/>
        </w:rPr>
        <w:t>this intuition</w:t>
      </w:r>
      <w:del w:id="288" w:author="Jenny Sjaarda" w:date="2022-04-07T14:59:00Z">
        <w:r w:rsidR="00CD244C" w:rsidRPr="0081577A" w:rsidDel="00310B79">
          <w:rPr>
            <w:rFonts w:ascii="Helvetica" w:hAnsi="Helvetica"/>
            <w:color w:val="000000"/>
            <w:lang w:val="en-GB"/>
          </w:rPr>
          <w:delText xml:space="preserve"> holds</w:delText>
        </w:r>
      </w:del>
      <w:r w:rsidR="00CD244C" w:rsidRPr="0081577A">
        <w:rPr>
          <w:rFonts w:ascii="Helvetica" w:hAnsi="Helvetica"/>
          <w:color w:val="000000"/>
          <w:lang w:val="en-GB"/>
        </w:rPr>
        <w:t xml:space="preserve">, we dissected the </w:t>
      </w:r>
      <w:r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shd w:val="clear" w:color="auto" w:fill="FFFFFF"/>
          <w:lang w:val="en-GB"/>
        </w:rPr>
        <w:t xml:space="preserve"> </w:t>
      </w:r>
      <w:r w:rsidR="0018049A" w:rsidRPr="0081577A">
        <w:rPr>
          <w:rFonts w:ascii="Helvetica" w:hAnsi="Helvetica"/>
          <w:color w:val="000000"/>
          <w:shd w:val="clear" w:color="auto" w:fill="FFFFFF"/>
          <w:lang w:val="en-GB"/>
        </w:rPr>
        <w:t>(</w:t>
      </w:r>
      <m:oMath>
        <m:r>
          <w:rPr>
            <w:rFonts w:ascii="Cambria Math" w:hAnsi="Cambria Math"/>
            <w:color w:val="000000"/>
            <w:shd w:val="clear" w:color="auto" w:fill="FFFFFF"/>
            <w:lang w:val="en-GB"/>
          </w:rPr>
          <m:t>ω</m:t>
        </m:r>
      </m:oMath>
      <w:r w:rsidR="0018049A" w:rsidRPr="0081577A">
        <w:rPr>
          <w:rFonts w:ascii="Helvetica" w:hAnsi="Helvetica"/>
          <w:color w:val="000000"/>
          <w:shd w:val="clear" w:color="auto" w:fill="FFFFFF"/>
          <w:lang w:val="en-GB"/>
        </w:rPr>
        <w:t xml:space="preserve">) </w:t>
      </w:r>
      <w:r w:rsidR="00CD244C" w:rsidRPr="0081577A">
        <w:rPr>
          <w:rFonts w:ascii="Helvetica" w:hAnsi="Helvetica"/>
          <w:color w:val="000000"/>
          <w:shd w:val="clear" w:color="auto" w:fill="FFFFFF"/>
          <w:lang w:val="en-GB"/>
        </w:rPr>
        <w:t xml:space="preserve">into </w:t>
      </w:r>
      <w:r w:rsidRPr="0081577A">
        <w:rPr>
          <w:rFonts w:ascii="Helvetica" w:hAnsi="Helvetica"/>
          <w:color w:val="000000"/>
          <w:shd w:val="clear" w:color="auto" w:fill="FFFFFF"/>
          <w:lang w:val="en-GB"/>
        </w:rPr>
        <w:t>three possible (non-independent)</w:t>
      </w:r>
      <w:r w:rsidR="00CD244C" w:rsidRPr="0081577A">
        <w:rPr>
          <w:rFonts w:ascii="Helvetica" w:hAnsi="Helvetica"/>
          <w:color w:val="000000"/>
          <w:shd w:val="clear" w:color="auto" w:fill="FFFFFF"/>
          <w:lang w:val="en-GB"/>
        </w:rPr>
        <w:t xml:space="preserve"> mechanisms</w:t>
      </w:r>
      <w:r w:rsidRPr="0081577A">
        <w:rPr>
          <w:rFonts w:ascii="Helvetica" w:hAnsi="Helvetica"/>
          <w:color w:val="000000"/>
          <w:shd w:val="clear" w:color="auto" w:fill="FFFFFF"/>
          <w:lang w:val="en-GB"/>
        </w:rPr>
        <w:t>.</w:t>
      </w:r>
      <w:r w:rsidRPr="0081577A">
        <w:rPr>
          <w:rFonts w:ascii="Helvetica" w:hAnsi="Helvetica"/>
          <w:color w:val="000000"/>
          <w:lang w:val="en-GB"/>
        </w:rPr>
        <w:t xml:space="preserve"> First,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lang w:val="en-GB"/>
        </w:rPr>
        <w:t>could exert a causal effect on</w:t>
      </w:r>
      <w:r w:rsidR="0018049A"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followed 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having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in the partner alone (</w:t>
      </w:r>
      <m:oMath>
        <m:r>
          <w:ins w:id="289" w:author="Jenny Sjaarda" w:date="2022-04-11T22:03:00Z">
            <w:rPr>
              <w:rFonts w:ascii="Cambria Math" w:hAnsi="Cambria Math"/>
              <w:color w:val="000000"/>
              <w:shd w:val="clear" w:color="auto" w:fill="FFFFFF"/>
              <w:lang w:val="en-GB"/>
            </w:rPr>
            <m:t>γ</m:t>
          </w:ins>
        </m:r>
        <m:r>
          <w:del w:id="290" w:author="Jenny Sjaarda" w:date="2022-04-11T22:03:00Z">
            <w:rPr>
              <w:rFonts w:ascii="Cambria Math" w:hAnsi="Cambria Math"/>
              <w:color w:val="000000"/>
              <w:lang w:val="en-GB"/>
            </w:rPr>
            <m:t>λ</m:t>
          </w:del>
        </m:r>
      </m:oMath>
      <w:r w:rsidRPr="0081577A">
        <w:rPr>
          <w:rFonts w:ascii="Helvetica" w:hAnsi="Helvetica"/>
          <w:color w:val="000000"/>
          <w:lang w:val="en-GB"/>
        </w:rPr>
        <w:t xml:space="preserve">). Second, the reverse could occur whereby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732FF" w:rsidRPr="0081577A">
        <w:rPr>
          <w:rFonts w:ascii="Helvetica" w:hAnsi="Helvetica"/>
          <w:lang w:val="en-GB"/>
        </w:rPr>
        <w:t xml:space="preserve"> </w:t>
      </w:r>
      <w:r w:rsidRPr="0081577A">
        <w:rPr>
          <w:rFonts w:ascii="Helvetica" w:hAnsi="Helvetica"/>
          <w:color w:val="000000"/>
          <w:lang w:val="en-GB"/>
        </w:rPr>
        <w:t xml:space="preserve">has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in the index alone, followed by a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case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81577A">
        <w:rPr>
          <w:rFonts w:ascii="Helvetica" w:hAnsi="Helvetica"/>
          <w:color w:val="000000"/>
          <w:lang w:val="en-GB"/>
        </w:rPr>
        <w:t>(</w:t>
      </w:r>
      <m:oMath>
        <m:r>
          <w:rPr>
            <w:rFonts w:ascii="Cambria Math" w:hAnsi="Cambria Math"/>
            <w:color w:val="000000"/>
            <w:lang w:val="en-GB"/>
          </w:rPr>
          <m:t>ρ</m:t>
        </m:r>
      </m:oMath>
      <w:r w:rsidRPr="0081577A">
        <w:rPr>
          <w:rFonts w:ascii="Helvetica" w:hAnsi="Helvetica"/>
          <w:color w:val="000000"/>
          <w:lang w:val="en-GB"/>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lang w:val="en-GB"/>
          </w:rPr>
          <m:t>ω</m:t>
        </m:r>
      </m:oMath>
      <w:r w:rsidRPr="0081577A">
        <w:rPr>
          <w:rFonts w:ascii="Helvetica" w:hAnsi="Helvetica"/>
          <w:color w:val="000000"/>
          <w:lang w:val="en-GB"/>
        </w:rPr>
        <w:t xml:space="preserve"> estimate would capture the paths of </w:t>
      </w:r>
      <m:oMath>
        <m:r>
          <w:rPr>
            <w:rFonts w:ascii="Cambria Math" w:hAnsi="Cambria Math"/>
            <w:color w:val="000000"/>
            <w:lang w:val="en-GB"/>
          </w:rPr>
          <m:t>γ</m:t>
        </m:r>
      </m:oMath>
      <w:r w:rsidRPr="0081577A">
        <w:rPr>
          <w:rFonts w:ascii="Helvetica" w:hAnsi="Helvetica"/>
          <w:color w:val="000000"/>
          <w:lang w:val="en-GB"/>
        </w:rPr>
        <w:t xml:space="preserve">, </w:t>
      </w:r>
      <m:oMath>
        <m:r>
          <w:rPr>
            <w:rFonts w:ascii="Cambria Math" w:hAnsi="Cambria Math"/>
            <w:color w:val="000000"/>
            <w:lang w:val="en-GB"/>
          </w:rPr>
          <m:t>ρ</m:t>
        </m:r>
      </m:oMath>
      <w:r w:rsidRPr="0081577A">
        <w:rPr>
          <w:rFonts w:ascii="Helvetica" w:hAnsi="Helvetica"/>
          <w:color w:val="000000"/>
          <w:lang w:val="en-GB"/>
        </w:rPr>
        <w:t xml:space="preserve"> and other mechanisms</w:t>
      </w:r>
      <w:r w:rsidR="003732FF" w:rsidRPr="0081577A">
        <w:rPr>
          <w:rFonts w:ascii="Helvetica" w:hAnsi="Helvetica"/>
          <w:color w:val="000000"/>
          <w:lang w:val="en-GB"/>
        </w:rPr>
        <w:t xml:space="preserve"> </w:t>
      </w:r>
      <w:r w:rsidRPr="0081577A">
        <w:rPr>
          <w:rFonts w:ascii="Helvetica" w:hAnsi="Helvetica"/>
          <w:color w:val="000000"/>
          <w:lang w:val="en-GB"/>
        </w:rPr>
        <w:t>combined.</w:t>
      </w:r>
      <w:r w:rsidR="003732FF" w:rsidRPr="0081577A">
        <w:rPr>
          <w:rFonts w:ascii="Helvetica" w:hAnsi="Helvetica"/>
          <w:color w:val="000000"/>
          <w:bdr w:val="none" w:sz="0" w:space="0" w:color="auto" w:frame="1"/>
          <w:lang w:val="en-GB"/>
        </w:rPr>
        <w:t xml:space="preserve"> </w:t>
      </w:r>
    </w:p>
    <w:p w14:paraId="35C2621C" w14:textId="77777777" w:rsidR="00BD7DB8" w:rsidRPr="0081577A" w:rsidRDefault="00BD7DB8" w:rsidP="002B237D">
      <w:pPr>
        <w:jc w:val="both"/>
        <w:rPr>
          <w:rFonts w:ascii="Helvetica" w:hAnsi="Helvetica"/>
          <w:lang w:val="en-GB"/>
        </w:rPr>
      </w:pPr>
    </w:p>
    <w:p w14:paraId="09220E8F" w14:textId="258FC4E6" w:rsidR="004E1A6F" w:rsidRPr="0081577A" w:rsidRDefault="005E785E" w:rsidP="002B237D">
      <w:pPr>
        <w:jc w:val="both"/>
        <w:rPr>
          <w:rFonts w:ascii="Helvetica" w:hAnsi="Helvetica"/>
          <w:lang w:val="en-GB"/>
        </w:rPr>
      </w:pPr>
      <w:r w:rsidRPr="0081577A">
        <w:rPr>
          <w:rFonts w:ascii="Helvetica" w:hAnsi="Helvetica"/>
          <w:lang w:val="en-GB"/>
        </w:rPr>
        <w:t>Using the same</w:t>
      </w:r>
      <w:r w:rsidR="00BD7DB8" w:rsidRPr="0081577A">
        <w:rPr>
          <w:rFonts w:ascii="Helvetica" w:hAnsi="Helvetica"/>
          <w:lang w:val="en-GB"/>
        </w:rPr>
        <w:t>-</w:t>
      </w:r>
      <w:r w:rsidRPr="0081577A">
        <w:rPr>
          <w:rFonts w:ascii="Helvetica" w:hAnsi="Helvetica"/>
          <w:color w:val="000000"/>
          <w:lang w:val="en-GB"/>
        </w:rPr>
        <w:t>person</w:t>
      </w:r>
      <w:r w:rsidR="004E1A6F" w:rsidRPr="0081577A">
        <w:rPr>
          <w:rFonts w:ascii="Helvetica" w:hAnsi="Helvetica"/>
          <w:color w:val="000000"/>
          <w:lang w:val="en-GB"/>
        </w:rPr>
        <w:t xml:space="preserve"> MR estimates</w:t>
      </w:r>
      <w:r w:rsidR="004E1A6F" w:rsidRPr="0081577A">
        <w:rPr>
          <w:rFonts w:ascii="Helvetica" w:hAnsi="Helvetica"/>
          <w:color w:val="000000"/>
          <w:shd w:val="clear" w:color="auto" w:fill="FFFFFF"/>
          <w:lang w:val="en-GB"/>
        </w:rPr>
        <w:t xml:space="preserve"> </w:t>
      </w:r>
      <w:r w:rsidRPr="0081577A">
        <w:rPr>
          <w:rFonts w:ascii="Helvetica" w:hAnsi="Helvetica"/>
          <w:color w:val="000000"/>
          <w:lang w:val="en-GB"/>
        </w:rPr>
        <w:t>(</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that were </w:t>
      </w:r>
      <w:r w:rsidR="004E1A6F" w:rsidRPr="0081577A">
        <w:rPr>
          <w:rFonts w:ascii="Helvetica" w:hAnsi="Helvetica"/>
          <w:color w:val="000000"/>
          <w:shd w:val="clear" w:color="auto" w:fill="FFFFFF"/>
          <w:lang w:val="en-GB"/>
        </w:rPr>
        <w:t xml:space="preserve">calculated </w:t>
      </w:r>
      <w:r w:rsidR="00BD7DB8" w:rsidRPr="0081577A">
        <w:rPr>
          <w:rFonts w:ascii="Helvetica" w:hAnsi="Helvetica"/>
          <w:color w:val="000000"/>
          <w:shd w:val="clear" w:color="auto" w:fill="FFFFFF"/>
          <w:lang w:val="en-GB"/>
        </w:rPr>
        <w:t>as described above</w:t>
      </w:r>
      <w:r w:rsidR="004E1A6F" w:rsidRPr="0081577A">
        <w:rPr>
          <w:rFonts w:ascii="Helvetica" w:hAnsi="Helvetica"/>
          <w:color w:val="000000"/>
          <w:shd w:val="clear" w:color="auto" w:fill="FFFFFF"/>
          <w:lang w:val="en-GB"/>
        </w:rPr>
        <w:t xml:space="preserve">, we estimated </w:t>
      </w:r>
      <m:oMath>
        <m:r>
          <w:rPr>
            <w:rFonts w:ascii="Cambria Math" w:hAnsi="Cambria Math"/>
            <w:color w:val="000000"/>
            <w:shd w:val="clear" w:color="auto" w:fill="FFFFFF"/>
            <w:lang w:val="en-GB"/>
          </w:rPr>
          <m:t>γ</m:t>
        </m:r>
      </m:oMath>
      <w:r w:rsidR="004E1A6F"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representing the various paths from</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98464E" w:rsidRPr="0081577A">
        <w:rPr>
          <w:rFonts w:ascii="Helvetica" w:hAnsi="Helvetica"/>
          <w:color w:val="000000"/>
          <w:lang w:val="en-GB"/>
        </w:rPr>
        <w:t xml:space="preserve"> </w:t>
      </w:r>
      <w:r w:rsidR="004E1A6F" w:rsidRPr="0081577A">
        <w:rPr>
          <w:rFonts w:ascii="Helvetica" w:hAnsi="Helvetica"/>
          <w:color w:val="000000"/>
          <w:lang w:val="en-GB"/>
        </w:rPr>
        <w:t>to</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To quantify </w:t>
      </w:r>
      <m:oMath>
        <m:r>
          <w:rPr>
            <w:rFonts w:ascii="Cambria Math" w:hAnsi="Cambria Math"/>
            <w:color w:val="000000"/>
            <w:lang w:val="en-GB"/>
          </w:rPr>
          <m:t>γ</m:t>
        </m:r>
      </m:oMath>
      <w:r w:rsidR="004E1A6F" w:rsidRPr="0081577A">
        <w:rPr>
          <w:rFonts w:ascii="Helvetica" w:hAnsi="Helvetica"/>
          <w:color w:val="000000"/>
          <w:lang w:val="en-GB"/>
        </w:rPr>
        <w:t>, the single-trait couple causal effect estimate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from the regression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ctrlPr>
              <w:rPr>
                <w:rFonts w:ascii="Cambria Math" w:hAnsi="Cambria Math"/>
                <w:color w:val="000000"/>
                <w:lang w:val="en-GB"/>
              </w:rPr>
            </m:ctrlPr>
          </m:e>
          <m:sub>
            <m:r>
              <w:rPr>
                <w:rFonts w:ascii="Cambria Math" w:hAnsi="Cambria Math"/>
                <w:color w:val="000000"/>
                <w:lang w:val="en-GB"/>
              </w:rPr>
              <m:t>i</m:t>
            </m:r>
          </m:sub>
        </m:sSub>
      </m:oMath>
      <w:r w:rsidR="004E1A6F" w:rsidRPr="0081577A">
        <w:rPr>
          <w:rFonts w:ascii="Helvetica" w:hAnsi="Helvetica"/>
          <w:color w:val="000000"/>
          <w:lang w:val="en-GB"/>
        </w:rPr>
        <w:t>) were multiplied by the same-individual causal estimate (i.e.</w:t>
      </w:r>
      <w:r w:rsidR="004A232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r>
          <w:rPr>
            <w:rFonts w:ascii="Cambria Math" w:hAnsi="Cambria Math"/>
            <w:color w:val="000000"/>
            <w:lang w:val="en-GB"/>
          </w:rPr>
          <m:t xml:space="preserve">  </m:t>
        </m:r>
      </m:oMath>
      <w:r w:rsidR="004A2329">
        <w:rPr>
          <w:rFonts w:ascii="Helvetica" w:hAnsi="Helvetica"/>
          <w:color w:val="000000"/>
          <w:lang w:val="en-GB"/>
        </w:rPr>
        <w:t xml:space="preserve">from </w:t>
      </w:r>
      <m:oMath>
        <m:r>
          <w:rPr>
            <w:rFonts w:ascii="Cambria Math" w:hAnsi="Cambria Math"/>
            <w:color w:val="000000"/>
            <w:lang w:val="en-GB"/>
          </w:rPr>
          <m:t xml:space="preserve"> Y </m:t>
        </m:r>
        <m:r>
          <m:rPr>
            <m:sty m:val="p"/>
          </m:rPr>
          <w:rPr>
            <w:rFonts w:ascii="Cambria Math" w:hAnsi="Cambria Math"/>
            <w:color w:val="000000"/>
            <w:lang w:val="en-GB"/>
          </w:rPr>
          <m:t>∼</m:t>
        </m:r>
        <m:r>
          <w:rPr>
            <w:rFonts w:ascii="Cambria Math" w:hAnsi="Cambria Math"/>
            <w:color w:val="000000"/>
            <w:lang w:val="en-GB"/>
          </w:rPr>
          <m:t>X</m:t>
        </m:r>
      </m:oMath>
      <w:r w:rsidR="004E1A6F"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To quantify </w:t>
      </w:r>
      <m:oMath>
        <m:r>
          <w:rPr>
            <w:rFonts w:ascii="Cambria Math" w:hAnsi="Cambria Math"/>
            <w:color w:val="000000"/>
            <w:shd w:val="clear" w:color="auto" w:fill="FFFFFF"/>
            <w:lang w:val="en-GB"/>
          </w:rPr>
          <m:t>ρ</m:t>
        </m:r>
      </m:oMath>
      <w:r w:rsidR="004E1A6F" w:rsidRPr="0081577A">
        <w:rPr>
          <w:rFonts w:ascii="Helvetica" w:hAnsi="Helvetica"/>
          <w:color w:val="000000"/>
          <w:shd w:val="clear" w:color="auto" w:fill="FFFFFF"/>
          <w:lang w:val="en-GB"/>
        </w:rPr>
        <w:t xml:space="preserve">, we first estimated the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in multivariable MR (MVMR), to exclude any residual effect of </w:t>
      </w:r>
      <m:oMath>
        <m:r>
          <w:rPr>
            <w:rFonts w:ascii="Cambria Math" w:hAnsi="Cambria Math"/>
            <w:color w:val="000000"/>
            <w:shd w:val="clear" w:color="auto" w:fill="FFFFFF"/>
            <w:lang w:val="en-GB"/>
          </w:rPr>
          <m:t>X</m:t>
        </m:r>
      </m:oMath>
      <w:r w:rsidR="00861940" w:rsidRPr="0081577A">
        <w:rPr>
          <w:rFonts w:ascii="Helvetica" w:hAnsi="Helvetica"/>
          <w:color w:val="000000"/>
          <w:shd w:val="clear" w:color="auto" w:fill="FFFFFF"/>
          <w:lang w:val="en-GB"/>
        </w:rPr>
        <w:t xml:space="preserve"> </w:t>
      </w:r>
      <w:r w:rsidR="004E1A6F" w:rsidRPr="0081577A">
        <w:rPr>
          <w:rFonts w:ascii="Helvetica" w:hAnsi="Helvetica"/>
          <w:color w:val="000000"/>
          <w:shd w:val="clear" w:color="auto" w:fill="FFFFFF"/>
          <w:lang w:val="en-GB"/>
        </w:rPr>
        <w:t>on phenotype</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from index to partner. Specifically,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shd w:val="clear" w:color="auto" w:fill="FFFFFF"/>
          <w:lang w:val="en-GB"/>
        </w:rPr>
        <w:t xml:space="preserve"> was used as the independent variable with both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as independent variables </w:t>
      </w:r>
      <w:r w:rsidR="004E1A6F" w:rsidRPr="0081577A">
        <w:rPr>
          <w:rFonts w:ascii="Helvetica" w:hAnsi="Helvetica"/>
          <w:color w:val="000000"/>
          <w:lang w:val="en-GB"/>
        </w:rPr>
        <w:t>(</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the MVMR </w:t>
      </w:r>
      <w:r w:rsidR="004E1A6F" w:rsidRPr="0081577A">
        <w:rPr>
          <w:rFonts w:ascii="Helvetica" w:hAnsi="Helvetica"/>
          <w:color w:val="000000"/>
          <w:lang w:val="en-GB"/>
        </w:rPr>
        <w:lastRenderedPageBreak/>
        <w:t xml:space="preserve">was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4E1A6F" w:rsidRPr="0081577A">
        <w:rPr>
          <w:rFonts w:ascii="Helvetica" w:hAnsi="Helvetica"/>
          <w:color w:val="000000"/>
          <w:lang w:val="en-GB"/>
        </w:rPr>
        <w:t>)</w:t>
      </w:r>
      <w:r w:rsidR="004E1A6F" w:rsidRPr="0081577A">
        <w:rPr>
          <w:rFonts w:ascii="Helvetica" w:hAnsi="Helvetica"/>
          <w:color w:val="000000"/>
          <w:shd w:val="clear" w:color="auto" w:fill="FFFFFF"/>
          <w:lang w:val="en-GB"/>
        </w:rPr>
        <w:t xml:space="preserve">. We included both IVs from </w:t>
      </w:r>
      <m:oMath>
        <m:r>
          <w:rPr>
            <w:rFonts w:ascii="Cambria Math" w:hAnsi="Cambria Math"/>
            <w:color w:val="000000"/>
            <w:shd w:val="clear" w:color="auto" w:fill="FFFFFF"/>
            <w:lang w:val="en-GB"/>
          </w:rPr>
          <m:t>X</m:t>
        </m:r>
      </m:oMath>
      <w:r w:rsidR="004E1A6F" w:rsidRPr="0081577A">
        <w:rPr>
          <w:rFonts w:ascii="Helvetica" w:hAnsi="Helvetica"/>
          <w:color w:val="000000"/>
          <w:shd w:val="clear" w:color="auto" w:fill="FFFFFF"/>
          <w:lang w:val="en-GB"/>
        </w:rPr>
        <w:t xml:space="preserve"> and</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pruned for independence </w:t>
      </w:r>
      <w:r w:rsidR="004E1A6F" w:rsidRPr="0081577A">
        <w:rPr>
          <w:rFonts w:ascii="Helvetica" w:hAnsi="Helvetica"/>
          <w:color w:val="000000"/>
          <w:lang w:val="en-GB"/>
        </w:rPr>
        <w:t xml:space="preserve">(performed in PLINK with the options </w:t>
      </w:r>
      <w:r w:rsidR="004E1A6F" w:rsidRPr="0081577A">
        <w:rPr>
          <w:rFonts w:ascii="Helvetica" w:hAnsi="Helvetica" w:cs="Courier New"/>
          <w:color w:val="000000"/>
          <w:lang w:val="en-GB"/>
        </w:rPr>
        <w:t>--clump-kb 10000</w:t>
      </w:r>
      <w:r w:rsidR="004E1A6F" w:rsidRPr="0081577A">
        <w:rPr>
          <w:rFonts w:ascii="Helvetica" w:hAnsi="Helvetica"/>
          <w:color w:val="000000"/>
          <w:lang w:val="en-GB"/>
        </w:rPr>
        <w:t xml:space="preserve"> and </w:t>
      </w:r>
      <w:r w:rsidR="004E1A6F" w:rsidRPr="0081577A">
        <w:rPr>
          <w:rFonts w:ascii="Helvetica" w:hAnsi="Helvetica" w:cs="Courier New"/>
          <w:color w:val="000000"/>
          <w:lang w:val="en-GB"/>
        </w:rPr>
        <w:t>--clump-r2 0.001</w:t>
      </w:r>
      <w:r w:rsidR="004E1A6F" w:rsidRPr="0081577A">
        <w:rPr>
          <w:rFonts w:ascii="Helvetica" w:hAnsi="Helvetica"/>
          <w:color w:val="000000"/>
          <w:lang w:val="en-GB"/>
        </w:rPr>
        <w:t xml:space="preserve"> using the 1000 Genomes European samples as a reference). We took the coefficient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as the direct causal effect from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76BE2"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176BE2" w:rsidRPr="0081577A">
        <w:rPr>
          <w:rFonts w:ascii="Helvetica" w:hAnsi="Helvetica"/>
          <w:color w:val="000000"/>
          <w:lang w:val="en-GB"/>
        </w:rPr>
        <w:t>) and multiplied this by the same-individual causal estimate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00176BE2" w:rsidRPr="0081577A">
        <w:rPr>
          <w:rFonts w:ascii="Helvetica" w:hAnsi="Helvetica"/>
          <w:color w:val="000000"/>
          <w:lang w:val="en-GB"/>
        </w:rPr>
        <w:t>).</w:t>
      </w:r>
      <w:r w:rsidR="004E1A6F" w:rsidRPr="0081577A">
        <w:rPr>
          <w:rFonts w:ascii="Helvetica" w:hAnsi="Helvetica"/>
          <w:color w:val="000000"/>
          <w:lang w:val="en-GB"/>
        </w:rPr>
        <w:t xml:space="preserve"> Finally, we estimated </w:t>
      </w:r>
      <m:oMath>
        <m:r>
          <w:rPr>
            <w:rFonts w:ascii="Cambria Math" w:hAnsi="Cambria Math"/>
            <w:color w:val="000000"/>
            <w:lang w:val="en-GB"/>
          </w:rPr>
          <m:t>ω</m:t>
        </m:r>
      </m:oMath>
      <w:r w:rsidR="004E1A6F" w:rsidRPr="0081577A">
        <w:rPr>
          <w:rFonts w:ascii="Helvetica" w:hAnsi="Helvetica"/>
          <w:color w:val="000000"/>
          <w:lang w:val="en-GB"/>
        </w:rPr>
        <w:t xml:space="preserve"> directly from our two-trait couple MR framework</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004E1A6F" w:rsidRPr="0081577A">
        <w:rPr>
          <w:rFonts w:ascii="Helvetica" w:hAnsi="Helvetica"/>
          <w:color w:val="000000"/>
          <w:lang w:val="en-GB"/>
        </w:rPr>
        <w:t xml:space="preserve"> We compared the estimates of </w:t>
      </w:r>
      <m:oMath>
        <m:r>
          <w:rPr>
            <w:rFonts w:ascii="Cambria Math" w:hAnsi="Cambria Math"/>
            <w:color w:val="000000"/>
            <w:lang w:val="en-GB"/>
          </w:rPr>
          <m:t>γ</m:t>
        </m:r>
      </m:oMath>
      <w:r w:rsidR="004B6ACC" w:rsidRPr="0081577A">
        <w:rPr>
          <w:rFonts w:ascii="Helvetica" w:hAnsi="Helvetica"/>
          <w:color w:val="000000"/>
          <w:lang w:val="en-GB"/>
        </w:rPr>
        <w:t xml:space="preserve">, </w:t>
      </w:r>
      <m:oMath>
        <m:r>
          <w:rPr>
            <w:rFonts w:ascii="Cambria Math" w:hAnsi="Cambria Math"/>
            <w:color w:val="000000"/>
            <w:lang w:val="en-GB"/>
          </w:rPr>
          <m:t>ρ</m:t>
        </m:r>
      </m:oMath>
      <w:r w:rsidR="004E1A6F" w:rsidRPr="0081577A">
        <w:rPr>
          <w:rFonts w:ascii="Helvetica" w:hAnsi="Helvetica"/>
          <w:color w:val="000000"/>
          <w:lang w:val="en-GB"/>
        </w:rPr>
        <w:t xml:space="preserve">, and </w:t>
      </w:r>
      <m:oMath>
        <m:r>
          <w:rPr>
            <w:rFonts w:ascii="Cambria Math" w:hAnsi="Cambria Math"/>
            <w:color w:val="000000"/>
            <w:lang w:val="en-GB"/>
          </w:rPr>
          <m:t>ω</m:t>
        </m:r>
      </m:oMath>
      <w:r w:rsidR="004B6ACC" w:rsidRPr="0081577A">
        <w:rPr>
          <w:rFonts w:ascii="Helvetica" w:hAnsi="Helvetica"/>
          <w:color w:val="000000"/>
          <w:lang w:val="en-GB"/>
        </w:rPr>
        <w:t xml:space="preserve"> </w:t>
      </w:r>
      <w:r w:rsidR="004E1A6F" w:rsidRPr="0081577A">
        <w:rPr>
          <w:rFonts w:ascii="Helvetica" w:hAnsi="Helvetica"/>
          <w:color w:val="000000"/>
          <w:lang w:val="en-GB"/>
        </w:rPr>
        <w:t xml:space="preserve">using a </w:t>
      </w:r>
      <w:r w:rsidR="00536F98" w:rsidRPr="0081577A">
        <w:rPr>
          <w:rFonts w:ascii="Helvetica" w:hAnsi="Helvetica"/>
          <w:color w:val="000000"/>
          <w:lang w:val="en-GB"/>
        </w:rPr>
        <w:t>z</w:t>
      </w:r>
      <w:r w:rsidR="004E1A6F" w:rsidRPr="0081577A">
        <w:rPr>
          <w:rFonts w:ascii="Helvetica" w:hAnsi="Helvetica"/>
          <w:color w:val="000000"/>
          <w:lang w:val="en-GB"/>
        </w:rPr>
        <w:t xml:space="preserve">-test to assess their difference and </w:t>
      </w:r>
      <w:del w:id="291" w:author="Jenny Sjaarda" w:date="2022-04-11T21:09:00Z">
        <w:r w:rsidR="004E1A6F" w:rsidRPr="0081577A" w:rsidDel="00103D88">
          <w:rPr>
            <w:rFonts w:ascii="Helvetica" w:hAnsi="Helvetica"/>
            <w:color w:val="000000"/>
            <w:lang w:val="en-GB"/>
          </w:rPr>
          <w:delText xml:space="preserve">assessed their relationship </w:delText>
        </w:r>
      </w:del>
      <w:r w:rsidR="004E1A6F" w:rsidRPr="0081577A">
        <w:rPr>
          <w:rFonts w:ascii="Helvetica" w:hAnsi="Helvetica"/>
          <w:color w:val="000000"/>
          <w:lang w:val="en-GB"/>
        </w:rPr>
        <w:t>using linear regression with the intercept forced through the origi</w:t>
      </w:r>
      <w:ins w:id="292" w:author="Jenny Sjaarda" w:date="2022-04-11T21:09:00Z">
        <w:r w:rsidR="00103D88">
          <w:rPr>
            <w:rFonts w:ascii="Helvetica" w:hAnsi="Helvetica"/>
            <w:color w:val="000000"/>
            <w:lang w:val="en-GB"/>
          </w:rPr>
          <w:t>n to determine their relationship</w:t>
        </w:r>
      </w:ins>
      <w:del w:id="293" w:author="Jenny Sjaarda" w:date="2022-04-11T21:09:00Z">
        <w:r w:rsidR="004E1A6F" w:rsidRPr="0081577A" w:rsidDel="00103D88">
          <w:rPr>
            <w:rFonts w:ascii="Helvetica" w:hAnsi="Helvetica"/>
            <w:color w:val="000000"/>
            <w:lang w:val="en-GB"/>
          </w:rPr>
          <w:delText>n</w:delText>
        </w:r>
      </w:del>
      <w:r w:rsidR="004E1A6F" w:rsidRPr="0081577A">
        <w:rPr>
          <w:rFonts w:ascii="Helvetica" w:hAnsi="Helvetica"/>
          <w:color w:val="000000"/>
          <w:lang w:val="en-GB"/>
        </w:rPr>
        <w:t xml:space="preserve">. Finally, we </w:t>
      </w:r>
      <w:del w:id="294" w:author="Jenny Sjaarda" w:date="2022-04-11T21:09:00Z">
        <w:r w:rsidR="004E1A6F" w:rsidRPr="0081577A" w:rsidDel="00103D88">
          <w:rPr>
            <w:rFonts w:ascii="Helvetica" w:hAnsi="Helvetica"/>
            <w:color w:val="000000"/>
            <w:lang w:val="en-GB"/>
          </w:rPr>
          <w:delText xml:space="preserve">assessed </w:delText>
        </w:r>
      </w:del>
      <w:ins w:id="295" w:author="Jenny Sjaarda" w:date="2022-04-11T21:09:00Z">
        <w:r w:rsidR="00103D88">
          <w:rPr>
            <w:rFonts w:ascii="Helvetica" w:hAnsi="Helvetica"/>
            <w:color w:val="000000"/>
            <w:lang w:val="en-GB"/>
          </w:rPr>
          <w:t>quantified</w:t>
        </w:r>
        <w:r w:rsidR="00103D88" w:rsidRPr="0081577A">
          <w:rPr>
            <w:rFonts w:ascii="Helvetica" w:hAnsi="Helvetica"/>
            <w:color w:val="000000"/>
            <w:lang w:val="en-GB"/>
          </w:rPr>
          <w:t xml:space="preserve"> </w:t>
        </w:r>
      </w:ins>
      <w:r w:rsidR="004E1A6F" w:rsidRPr="0081577A">
        <w:rPr>
          <w:rFonts w:ascii="Helvetica" w:hAnsi="Helvetica"/>
          <w:color w:val="000000"/>
          <w:lang w:val="en-GB"/>
        </w:rPr>
        <w:t xml:space="preserve">the proportion of </w:t>
      </w:r>
      <m:oMath>
        <m:r>
          <w:rPr>
            <w:rFonts w:ascii="Cambria Math" w:hAnsi="Cambria Math"/>
            <w:color w:val="000000"/>
            <w:lang w:val="en-GB"/>
          </w:rPr>
          <m:t>ω</m:t>
        </m:r>
      </m:oMath>
      <w:r w:rsidR="004E1A6F" w:rsidRPr="0081577A">
        <w:rPr>
          <w:rFonts w:ascii="Helvetica" w:hAnsi="Helvetica"/>
          <w:color w:val="000000"/>
          <w:lang w:val="en-GB"/>
        </w:rPr>
        <w:t xml:space="preserve"> that could not be explained </w:t>
      </w:r>
      <w:del w:id="296" w:author="Jenny Sjaarda" w:date="2022-04-07T15:00:00Z">
        <w:r w:rsidR="004E1A6F" w:rsidRPr="0081577A" w:rsidDel="00310B79">
          <w:rPr>
            <w:rFonts w:ascii="Helvetica" w:hAnsi="Helvetica"/>
            <w:color w:val="000000"/>
            <w:lang w:val="en-GB"/>
          </w:rPr>
          <w:delText xml:space="preserve">merely </w:delText>
        </w:r>
      </w:del>
      <w:r w:rsidR="004E1A6F" w:rsidRPr="0081577A">
        <w:rPr>
          <w:rFonts w:ascii="Helvetica" w:hAnsi="Helvetica"/>
          <w:color w:val="000000"/>
          <w:lang w:val="en-GB"/>
        </w:rPr>
        <w:t>by the</w:t>
      </w:r>
      <w:r w:rsidR="004D0C9F" w:rsidRPr="0081577A">
        <w:rPr>
          <w:rFonts w:ascii="Helvetica" w:hAnsi="Helvetica"/>
          <w:color w:val="000000"/>
          <w:lang w:val="en-GB"/>
        </w:rPr>
        <w:t xml:space="preserve"> paths quantified by</w:t>
      </w:r>
      <w:r w:rsidR="004E1A6F" w:rsidRPr="0081577A">
        <w:rPr>
          <w:rFonts w:ascii="Helvetica" w:hAnsi="Helvetica"/>
          <w:color w:val="000000"/>
          <w:lang w:val="en-GB"/>
        </w:rPr>
        <w:t xml:space="preserve"> </w:t>
      </w:r>
      <m:oMath>
        <m:r>
          <w:rPr>
            <w:rFonts w:ascii="Cambria Math" w:hAnsi="Cambria Math"/>
            <w:color w:val="000000"/>
            <w:lang w:val="en-GB"/>
          </w:rPr>
          <m:t>γ</m:t>
        </m:r>
      </m:oMath>
      <w:r w:rsidR="004B6ACC"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w:t>
      </w:r>
      <w:r w:rsidR="00232E94" w:rsidRPr="0081577A">
        <w:rPr>
          <w:rFonts w:ascii="Helvetica" w:hAnsi="Helvetica"/>
          <w:color w:val="000000"/>
          <w:lang w:val="en-GB"/>
        </w:rPr>
        <w:t xml:space="preserve">As </w:t>
      </w:r>
      <m:oMath>
        <m:r>
          <w:rPr>
            <w:rFonts w:ascii="Cambria Math" w:hAnsi="Cambria Math"/>
            <w:color w:val="000000"/>
            <w:lang w:val="en-GB"/>
          </w:rPr>
          <m:t>γ</m:t>
        </m:r>
      </m:oMath>
      <w:r w:rsidR="00232E94" w:rsidRPr="0081577A">
        <w:rPr>
          <w:rFonts w:ascii="Helvetica" w:hAnsi="Helvetica"/>
          <w:color w:val="000000"/>
          <w:lang w:val="en-GB"/>
        </w:rPr>
        <w:t xml:space="preserve"> and </w:t>
      </w:r>
      <m:oMath>
        <m:r>
          <w:rPr>
            <w:rFonts w:ascii="Cambria Math" w:hAnsi="Cambria Math"/>
            <w:color w:val="000000"/>
            <w:lang w:val="en-GB"/>
          </w:rPr>
          <m:t>ρ</m:t>
        </m:r>
      </m:oMath>
      <w:r w:rsidR="00232E94" w:rsidRPr="0081577A">
        <w:rPr>
          <w:rFonts w:ascii="Helvetica" w:hAnsi="Helvetica"/>
          <w:color w:val="000000"/>
          <w:lang w:val="en-GB"/>
        </w:rPr>
        <w:t xml:space="preserve"> are not perfectly independent, potentially due to correlation between </w:t>
      </w:r>
      <m:oMath>
        <m:r>
          <w:rPr>
            <w:rFonts w:ascii="Cambria Math" w:hAnsi="Cambria Math"/>
            <w:color w:val="000000"/>
            <w:shd w:val="clear" w:color="auto" w:fill="FFFFFF"/>
            <w:lang w:val="en-GB"/>
          </w:rPr>
          <m:t>X</m:t>
        </m:r>
      </m:oMath>
      <w:r w:rsidR="00232E94" w:rsidRPr="0081577A">
        <w:rPr>
          <w:rFonts w:ascii="Helvetica" w:hAnsi="Helvetica"/>
          <w:color w:val="000000"/>
          <w:shd w:val="clear" w:color="auto" w:fill="FFFFFF"/>
          <w:lang w:val="en-GB"/>
        </w:rPr>
        <w:t xml:space="preserve"> and </w:t>
      </w:r>
      <m:oMath>
        <m:r>
          <w:rPr>
            <w:rFonts w:ascii="Cambria Math" w:hAnsi="Cambria Math"/>
            <w:color w:val="000000"/>
            <w:shd w:val="clear" w:color="auto" w:fill="FFFFFF"/>
            <w:lang w:val="en-GB"/>
          </w:rPr>
          <m:t>Y</m:t>
        </m:r>
      </m:oMath>
      <w:r w:rsidR="00232E94" w:rsidRPr="0081577A">
        <w:rPr>
          <w:rFonts w:ascii="Helvetica" w:hAnsi="Helvetica"/>
          <w:color w:val="000000"/>
          <w:shd w:val="clear" w:color="auto" w:fill="FFFFFF"/>
          <w:lang w:val="en-GB"/>
        </w:rPr>
        <w:t xml:space="preserve"> </w:t>
      </w:r>
      <w:r w:rsidR="008C03CE" w:rsidRPr="0081577A">
        <w:rPr>
          <w:rFonts w:ascii="Helvetica" w:hAnsi="Helvetica"/>
          <w:color w:val="000000"/>
          <w:shd w:val="clear" w:color="auto" w:fill="FFFFFF"/>
          <w:lang w:val="en-GB"/>
        </w:rPr>
        <w:t xml:space="preserve">or pleiotropic </w:t>
      </w:r>
      <w:r w:rsidR="00232E94" w:rsidRPr="0081577A">
        <w:rPr>
          <w:rFonts w:ascii="Helvetica" w:hAnsi="Helvetica"/>
          <w:color w:val="000000"/>
          <w:shd w:val="clear" w:color="auto" w:fill="FFFFFF"/>
          <w:lang w:val="en-GB"/>
        </w:rPr>
        <w:t>limitations of MR</w:t>
      </w:r>
      <w:r w:rsidR="008678A7" w:rsidRPr="0081577A">
        <w:rPr>
          <w:rFonts w:ascii="Helvetica" w:hAnsi="Helvetica"/>
          <w:color w:val="000000"/>
          <w:shd w:val="clear" w:color="auto" w:fill="FFFFFF"/>
          <w:lang w:val="en-GB"/>
        </w:rPr>
        <w:t>, w</w:t>
      </w:r>
      <w:r w:rsidR="004D0C9F" w:rsidRPr="0081577A">
        <w:rPr>
          <w:rFonts w:ascii="Helvetica" w:hAnsi="Helvetica"/>
          <w:color w:val="000000"/>
          <w:shd w:val="clear" w:color="auto" w:fill="FFFFFF"/>
          <w:lang w:val="en-GB"/>
        </w:rPr>
        <w:t xml:space="preserve">e estimated the extent of dependence </w:t>
      </w:r>
      <w:r w:rsidR="009C2A40" w:rsidRPr="0081577A">
        <w:rPr>
          <w:rFonts w:ascii="Helvetica" w:hAnsi="Helvetica"/>
          <w:color w:val="000000"/>
          <w:shd w:val="clear" w:color="auto" w:fill="FFFFFF"/>
          <w:lang w:val="en-GB"/>
        </w:rPr>
        <w:t>via</w:t>
      </w:r>
      <w:r w:rsidR="004D0C9F" w:rsidRPr="0081577A">
        <w:rPr>
          <w:rFonts w:ascii="Helvetica" w:hAnsi="Helvetica"/>
          <w:color w:val="000000"/>
          <w:shd w:val="clear" w:color="auto" w:fill="FFFFFF"/>
          <w:lang w:val="en-GB"/>
        </w:rPr>
        <w:t xml:space="preserve"> the correlation between </w:t>
      </w:r>
      <m:oMath>
        <m:r>
          <w:rPr>
            <w:rFonts w:ascii="Cambria Math" w:hAnsi="Cambria Math"/>
            <w:color w:val="000000"/>
            <w:lang w:val="en-GB"/>
          </w:rPr>
          <m:t>ρ</m:t>
        </m:r>
      </m:oMath>
      <w:r w:rsidR="004D0C9F" w:rsidRPr="0081577A">
        <w:rPr>
          <w:rFonts w:ascii="Helvetica" w:hAnsi="Helvetica"/>
          <w:color w:val="000000"/>
          <w:lang w:val="en-GB"/>
        </w:rPr>
        <w:t xml:space="preserve"> and </w:t>
      </w:r>
      <m:oMath>
        <m:r>
          <w:rPr>
            <w:rFonts w:ascii="Cambria Math" w:hAnsi="Cambria Math"/>
            <w:color w:val="000000"/>
            <w:lang w:val="en-GB"/>
          </w:rPr>
          <m:t>γ</m:t>
        </m:r>
      </m:oMath>
      <w:r w:rsidR="004D0C9F" w:rsidRPr="0081577A">
        <w:rPr>
          <w:rFonts w:ascii="Helvetica" w:hAnsi="Helvetica"/>
          <w:color w:val="000000"/>
          <w:lang w:val="en-GB"/>
        </w:rPr>
        <w:t xml:space="preserve"> across the different trait pairs. </w:t>
      </w:r>
      <w:r w:rsidR="009C2A40" w:rsidRPr="0081577A">
        <w:rPr>
          <w:rFonts w:ascii="Helvetica" w:hAnsi="Helvetica"/>
          <w:color w:val="000000"/>
          <w:lang w:val="en-GB"/>
        </w:rPr>
        <w:t>To account for the duplicate signals due to this correlation, w</w:t>
      </w:r>
      <w:r w:rsidR="004D0C9F" w:rsidRPr="0081577A">
        <w:rPr>
          <w:rFonts w:ascii="Helvetica" w:hAnsi="Helvetica"/>
          <w:color w:val="000000"/>
          <w:lang w:val="en-GB"/>
        </w:rPr>
        <w:t xml:space="preserve">e </w:t>
      </w:r>
      <w:r w:rsidR="009C2A40" w:rsidRPr="0081577A">
        <w:rPr>
          <w:rFonts w:ascii="Helvetica" w:hAnsi="Helvetica"/>
          <w:color w:val="000000"/>
          <w:lang w:val="en-GB"/>
        </w:rPr>
        <w:t xml:space="preserve">removed the effects of </w:t>
      </w:r>
      <m:oMath>
        <m:r>
          <w:rPr>
            <w:rFonts w:ascii="Cambria Math" w:hAnsi="Cambria Math"/>
            <w:color w:val="000000"/>
            <w:lang w:val="en-GB"/>
          </w:rPr>
          <m:t>γ</m:t>
        </m:r>
      </m:oMath>
      <w:r w:rsidR="009C2A40" w:rsidRPr="0081577A">
        <w:rPr>
          <w:rFonts w:ascii="Helvetica" w:hAnsi="Helvetica"/>
          <w:color w:val="000000"/>
          <w:lang w:val="en-GB"/>
        </w:rPr>
        <w:t xml:space="preserve"> from</w:t>
      </w:r>
      <w:r w:rsidR="004D0C9F" w:rsidRPr="0081577A">
        <w:rPr>
          <w:rFonts w:ascii="Helvetica" w:hAnsi="Helvetica"/>
          <w:color w:val="000000"/>
          <w:lang w:val="en-GB"/>
        </w:rPr>
        <w:t xml:space="preserve"> </w:t>
      </w:r>
      <m:oMath>
        <m:r>
          <w:rPr>
            <w:rFonts w:ascii="Cambria Math" w:hAnsi="Cambria Math"/>
            <w:color w:val="000000"/>
            <w:lang w:val="en-GB"/>
          </w:rPr>
          <m:t>ρ</m:t>
        </m:r>
      </m:oMath>
      <w:r w:rsidR="004D0C9F" w:rsidRPr="0081577A">
        <w:rPr>
          <w:rFonts w:ascii="Helvetica" w:hAnsi="Helvetica"/>
          <w:color w:val="000000"/>
          <w:lang w:val="en-GB"/>
        </w:rPr>
        <w:t xml:space="preserve"> by </w:t>
      </w:r>
      <w:r w:rsidR="009C2A40" w:rsidRPr="0081577A">
        <w:rPr>
          <w:rFonts w:ascii="Helvetica" w:hAnsi="Helvetica"/>
          <w:color w:val="000000"/>
          <w:lang w:val="en-GB"/>
        </w:rPr>
        <w:t xml:space="preserve">keeping the residuals from the </w:t>
      </w:r>
      <w:r w:rsidR="004D0C9F" w:rsidRPr="0081577A">
        <w:rPr>
          <w:rFonts w:ascii="Helvetica" w:hAnsi="Helvetica"/>
          <w:color w:val="000000"/>
          <w:lang w:val="en-GB"/>
        </w:rPr>
        <w:t xml:space="preserve">linear regression </w:t>
      </w:r>
      <m:oMath>
        <m:r>
          <m:rPr>
            <m:sty m:val="p"/>
          </m:rPr>
          <w:rPr>
            <w:rFonts w:ascii="Cambria Math" w:hAnsi="Cambria Math"/>
            <w:color w:val="000000"/>
            <w:lang w:val="en-GB"/>
          </w:rPr>
          <m:t>ρ∼γ</m:t>
        </m:r>
      </m:oMath>
      <w:r w:rsidR="009C2A40" w:rsidRPr="0081577A">
        <w:rPr>
          <w:rFonts w:ascii="Helvetica" w:hAnsi="Helvetica"/>
          <w:color w:val="000000"/>
          <w:lang w:val="en-GB"/>
        </w:rPr>
        <w:t>.</w:t>
      </w:r>
      <w:r w:rsidR="00232E94" w:rsidRPr="0081577A">
        <w:rPr>
          <w:rFonts w:ascii="Helvetica" w:hAnsi="Helvetica"/>
          <w:color w:val="000000"/>
          <w:shd w:val="clear" w:color="auto" w:fill="FFFFFF"/>
          <w:lang w:val="en-GB"/>
        </w:rPr>
        <w:t xml:space="preserve"> </w:t>
      </w:r>
      <w:r w:rsidR="009C2A40" w:rsidRPr="0081577A">
        <w:rPr>
          <w:rFonts w:ascii="Helvetica" w:hAnsi="Helvetica"/>
          <w:color w:val="000000"/>
          <w:shd w:val="clear" w:color="auto" w:fill="FFFFFF"/>
          <w:lang w:val="en-GB"/>
        </w:rPr>
        <w:t>W</w:t>
      </w:r>
      <w:r w:rsidR="00232E94" w:rsidRPr="0081577A">
        <w:rPr>
          <w:rFonts w:ascii="Helvetica" w:hAnsi="Helvetica"/>
          <w:color w:val="000000"/>
          <w:shd w:val="clear" w:color="auto" w:fill="FFFFFF"/>
          <w:lang w:val="en-GB"/>
        </w:rPr>
        <w:t>e</w:t>
      </w:r>
      <w:r w:rsidR="004E1A6F" w:rsidRPr="0081577A">
        <w:rPr>
          <w:rFonts w:ascii="Helvetica" w:hAnsi="Helvetica"/>
          <w:color w:val="000000"/>
          <w:lang w:val="en-GB"/>
        </w:rPr>
        <w:t xml:space="preserve"> </w:t>
      </w:r>
      <w:r w:rsidR="009C2A40" w:rsidRPr="0081577A">
        <w:rPr>
          <w:rFonts w:ascii="Helvetica" w:hAnsi="Helvetica"/>
          <w:color w:val="000000"/>
          <w:lang w:val="en-GB"/>
        </w:rPr>
        <w:t>then</w:t>
      </w:r>
      <w:r w:rsidR="004E1A6F" w:rsidRPr="0081577A">
        <w:rPr>
          <w:rFonts w:ascii="Helvetica" w:hAnsi="Helvetica"/>
          <w:color w:val="000000"/>
          <w:lang w:val="en-GB"/>
        </w:rPr>
        <w:t xml:space="preserve"> estimat</w:t>
      </w:r>
      <w:r w:rsidR="009C2A40" w:rsidRPr="0081577A">
        <w:rPr>
          <w:rFonts w:ascii="Helvetica" w:hAnsi="Helvetica"/>
          <w:color w:val="000000"/>
          <w:lang w:val="en-GB"/>
        </w:rPr>
        <w:t>ed</w:t>
      </w:r>
      <w:r w:rsidR="004E1A6F" w:rsidRPr="0081577A">
        <w:rPr>
          <w:rFonts w:ascii="Helvetica" w:hAnsi="Helvetica"/>
          <w:color w:val="000000"/>
          <w:lang w:val="en-GB"/>
        </w:rPr>
        <w:t xml:space="preserve"> the proportion of variance explained </w:t>
      </w:r>
      <w:r w:rsidR="004B6ACC" w:rsidRPr="0081577A">
        <w:rPr>
          <w:rFonts w:ascii="Helvetica" w:hAnsi="Helvetica"/>
          <w:color w:val="000000"/>
          <w:lang w:val="en-GB"/>
        </w:rPr>
        <w:t>(</w:t>
      </w:r>
      <m:oMath>
        <m:sSup>
          <m:sSupPr>
            <m:ctrlPr>
              <w:rPr>
                <w:rFonts w:ascii="Cambria Math" w:hAnsi="Cambria Math"/>
                <w:i/>
                <w:color w:val="000000"/>
                <w:lang w:val="en-GB"/>
              </w:rPr>
            </m:ctrlPr>
          </m:sSupPr>
          <m:e>
            <m:r>
              <w:rPr>
                <w:rFonts w:ascii="Cambria Math" w:hAnsi="Cambria Math"/>
                <w:color w:val="000000"/>
                <w:lang w:val="en-GB"/>
              </w:rPr>
              <m:t>R</m:t>
            </m:r>
          </m:e>
          <m:sup>
            <m:r>
              <w:rPr>
                <w:rFonts w:ascii="Cambria Math" w:hAnsi="Cambria Math"/>
                <w:color w:val="000000"/>
                <w:lang w:val="en-GB"/>
              </w:rPr>
              <m:t>2</m:t>
            </m:r>
          </m:sup>
        </m:sSup>
      </m:oMath>
      <w:r w:rsidR="004E1A6F" w:rsidRPr="0081577A">
        <w:rPr>
          <w:rFonts w:ascii="Helvetica" w:hAnsi="Helvetica"/>
          <w:color w:val="000000"/>
          <w:lang w:val="en-GB"/>
        </w:rPr>
        <w:t xml:space="preserve">) of </w:t>
      </w:r>
      <m:oMath>
        <m:r>
          <w:rPr>
            <w:rFonts w:ascii="Cambria Math" w:hAnsi="Cambria Math"/>
            <w:color w:val="000000"/>
            <w:lang w:val="en-GB"/>
          </w:rPr>
          <m:t>ω</m:t>
        </m:r>
      </m:oMath>
      <w:r w:rsidR="004E1A6F" w:rsidRPr="0081577A">
        <w:rPr>
          <w:rFonts w:ascii="Helvetica" w:hAnsi="Helvetica"/>
          <w:color w:val="000000"/>
          <w:lang w:val="en-GB"/>
        </w:rPr>
        <w:t xml:space="preserve"> </w:t>
      </w:r>
      <w:r w:rsidR="009C2A40" w:rsidRPr="0081577A">
        <w:rPr>
          <w:rFonts w:ascii="Helvetica" w:hAnsi="Helvetica"/>
          <w:color w:val="000000"/>
          <w:lang w:val="en-GB"/>
        </w:rPr>
        <w:t xml:space="preserve">jointly by </w:t>
      </w:r>
      <m:oMath>
        <m:r>
          <w:rPr>
            <w:rFonts w:ascii="Cambria Math" w:hAnsi="Cambria Math"/>
            <w:color w:val="000000"/>
            <w:lang w:val="en-GB"/>
          </w:rPr>
          <m:t>γ</m:t>
        </m:r>
      </m:oMath>
      <w:r w:rsidR="009C2A40" w:rsidRPr="0081577A">
        <w:rPr>
          <w:rFonts w:ascii="Helvetica" w:hAnsi="Helvetica"/>
          <w:color w:val="000000"/>
          <w:lang w:val="en-GB"/>
        </w:rPr>
        <w:t xml:space="preserve"> and the </w:t>
      </w:r>
      <w:proofErr w:type="spellStart"/>
      <w:r w:rsidR="008C03CE" w:rsidRPr="0081577A">
        <w:rPr>
          <w:rFonts w:ascii="Helvetica" w:hAnsi="Helvetica"/>
          <w:color w:val="000000"/>
          <w:lang w:val="en-GB"/>
        </w:rPr>
        <w:t>residuali</w:t>
      </w:r>
      <w:r w:rsidR="00864D2D" w:rsidRPr="0081577A">
        <w:rPr>
          <w:rFonts w:ascii="Helvetica" w:hAnsi="Helvetica"/>
          <w:color w:val="000000"/>
          <w:lang w:val="en-GB"/>
        </w:rPr>
        <w:t>s</w:t>
      </w:r>
      <w:r w:rsidR="008C03CE" w:rsidRPr="0081577A">
        <w:rPr>
          <w:rFonts w:ascii="Helvetica" w:hAnsi="Helvetica"/>
          <w:color w:val="000000"/>
          <w:lang w:val="en-GB"/>
        </w:rPr>
        <w:t>ed</w:t>
      </w:r>
      <w:proofErr w:type="spellEnd"/>
      <w:r w:rsidR="008C03CE" w:rsidRPr="0081577A">
        <w:rPr>
          <w:rFonts w:ascii="Helvetica" w:hAnsi="Helvetica"/>
          <w:color w:val="000000"/>
          <w:lang w:val="en-GB"/>
        </w:rPr>
        <w:t xml:space="preserve"> </w:t>
      </w:r>
      <m:oMath>
        <m:r>
          <w:rPr>
            <w:rFonts w:ascii="Cambria Math" w:hAnsi="Cambria Math"/>
            <w:color w:val="000000"/>
            <w:lang w:val="en-GB"/>
          </w:rPr>
          <m:t>ρ</m:t>
        </m:r>
      </m:oMath>
      <w:r w:rsidR="008C03CE" w:rsidRPr="0081577A">
        <w:rPr>
          <w:rFonts w:ascii="Helvetica" w:hAnsi="Helvetica"/>
          <w:color w:val="000000"/>
          <w:lang w:val="en-GB"/>
        </w:rPr>
        <w:t xml:space="preserve">.  </w:t>
      </w:r>
    </w:p>
    <w:p w14:paraId="75D76EAD" w14:textId="38EAAFFA" w:rsidR="00144EB6" w:rsidRPr="000123A7" w:rsidRDefault="004E1A6F" w:rsidP="000123A7">
      <w:pPr>
        <w:spacing w:before="240" w:after="120"/>
        <w:jc w:val="both"/>
        <w:outlineLvl w:val="0"/>
        <w:rPr>
          <w:rFonts w:ascii="Helvetica" w:hAnsi="Helvetica" w:cs="Arial"/>
          <w:color w:val="2F5496"/>
          <w:kern w:val="36"/>
          <w:sz w:val="32"/>
          <w:szCs w:val="32"/>
          <w:lang w:val="en-GB"/>
        </w:rPr>
      </w:pPr>
      <w:commentRangeStart w:id="297"/>
      <w:r w:rsidRPr="0081577A">
        <w:rPr>
          <w:rFonts w:ascii="Helvetica" w:hAnsi="Helvetica" w:cs="Arial"/>
          <w:color w:val="2F5496"/>
          <w:kern w:val="36"/>
          <w:sz w:val="32"/>
          <w:szCs w:val="32"/>
          <w:lang w:val="en-GB"/>
        </w:rPr>
        <w:t>Results</w:t>
      </w:r>
      <w:commentRangeEnd w:id="297"/>
      <w:r w:rsidR="00103D88">
        <w:rPr>
          <w:rStyle w:val="CommentReference"/>
          <w:rFonts w:asciiTheme="minorHAnsi" w:eastAsiaTheme="minorHAnsi" w:hAnsiTheme="minorHAnsi" w:cstheme="minorBidi"/>
        </w:rPr>
        <w:commentReference w:id="297"/>
      </w:r>
    </w:p>
    <w:p w14:paraId="4BF5F5C1"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Relationship between causal effects and raw phenotypic correlation in couples</w:t>
      </w:r>
    </w:p>
    <w:p w14:paraId="35E1BF76" w14:textId="5E8B8A57" w:rsidR="004E1A6F" w:rsidRPr="0019184E" w:rsidRDefault="00CE6C21" w:rsidP="002B237D">
      <w:pPr>
        <w:jc w:val="both"/>
        <w:rPr>
          <w:rFonts w:ascii="Helvetica" w:hAnsi="Helvetica"/>
          <w:color w:val="000000"/>
          <w:rPrChange w:id="298" w:author="Jenny Sjaarda" w:date="2022-04-07T15:18:00Z">
            <w:rPr>
              <w:rFonts w:ascii="Helvetica" w:hAnsi="Helvetica"/>
              <w:color w:val="000000"/>
              <w:lang w:val="en-GB"/>
            </w:rPr>
          </w:rPrChange>
        </w:rPr>
      </w:pPr>
      <w:ins w:id="299" w:author="Jenny Sjaarda" w:date="2022-04-07T15:05:00Z">
        <w:r>
          <w:rPr>
            <w:rFonts w:ascii="Helvetica" w:hAnsi="Helvetica"/>
            <w:color w:val="000000"/>
            <w:lang w:val="en-GB"/>
          </w:rPr>
          <w:t xml:space="preserve">To better understand the nature of </w:t>
        </w:r>
        <w:r w:rsidRPr="0081577A">
          <w:rPr>
            <w:rFonts w:ascii="Helvetica" w:hAnsi="Helvetica"/>
            <w:color w:val="000000"/>
            <w:lang w:val="en-GB"/>
          </w:rPr>
          <w:t>phenotypic assortment</w:t>
        </w:r>
        <w:r>
          <w:rPr>
            <w:rFonts w:ascii="Helvetica" w:hAnsi="Helvetica"/>
            <w:color w:val="000000"/>
            <w:lang w:val="en-GB"/>
          </w:rPr>
          <w:t xml:space="preserve">, we assessed whether there were any discrepancies between the causal effects </w:t>
        </w:r>
        <w:r w:rsidRPr="0081577A">
          <w:rPr>
            <w:rFonts w:ascii="Helvetica" w:hAnsi="Helvetica"/>
            <w:color w:val="000000"/>
            <w:lang w:val="en-GB"/>
          </w:rPr>
          <w:t>within couples</w:t>
        </w:r>
        <w:r>
          <w:rPr>
            <w:rFonts w:ascii="Helvetica" w:hAnsi="Helvetica"/>
            <w:color w:val="000000"/>
            <w:lang w:val="en-GB"/>
          </w:rPr>
          <w:t xml:space="preserve"> and </w:t>
        </w:r>
        <w:r w:rsidRPr="0081577A">
          <w:rPr>
            <w:rFonts w:ascii="Helvetica" w:hAnsi="Helvetica"/>
            <w:color w:val="000000"/>
            <w:lang w:val="en-GB"/>
          </w:rPr>
          <w:t>observational correlation</w:t>
        </w:r>
        <w:r>
          <w:rPr>
            <w:rFonts w:ascii="Helvetica" w:hAnsi="Helvetica"/>
            <w:color w:val="000000"/>
            <w:lang w:val="en-GB"/>
          </w:rPr>
          <w:t xml:space="preserve">s. </w:t>
        </w:r>
      </w:ins>
      <w:del w:id="300" w:author="Jenny Sjaarda" w:date="2022-04-07T15:05:00Z">
        <w:r w:rsidR="000123A7" w:rsidDel="00CE6C21">
          <w:rPr>
            <w:rFonts w:ascii="Helvetica" w:hAnsi="Helvetica"/>
            <w:color w:val="000000"/>
            <w:lang w:val="en-GB"/>
          </w:rPr>
          <w:delText>First</w:delText>
        </w:r>
        <w:r w:rsidR="00E46D98" w:rsidRPr="0081577A" w:rsidDel="00CE6C21">
          <w:rPr>
            <w:rFonts w:ascii="Helvetica" w:hAnsi="Helvetica"/>
            <w:color w:val="000000"/>
            <w:lang w:val="en-GB"/>
          </w:rPr>
          <w:delText xml:space="preserve">, we asked whether discrepancies between observational couple correlations and causal effects could be explained by specific confounder traits. </w:delText>
        </w:r>
      </w:del>
      <w:del w:id="301" w:author="Jenny Sjaarda" w:date="2022-04-07T15:06:00Z">
        <w:r w:rsidR="00E46D98" w:rsidRPr="0081577A" w:rsidDel="00FD5A08">
          <w:rPr>
            <w:rFonts w:ascii="Helvetica" w:hAnsi="Helvetica"/>
            <w:color w:val="000000"/>
            <w:lang w:val="en-GB"/>
          </w:rPr>
          <w:delText>For this</w:delText>
        </w:r>
      </w:del>
      <w:ins w:id="302" w:author="Jenny Sjaarda" w:date="2022-04-07T15:06:00Z">
        <w:r w:rsidR="00FD5A08">
          <w:rPr>
            <w:rFonts w:ascii="Helvetica" w:hAnsi="Helvetica"/>
            <w:color w:val="000000"/>
            <w:lang w:val="en-GB"/>
          </w:rPr>
          <w:t xml:space="preserve">Using MR, estimates </w:t>
        </w:r>
        <w:r w:rsidR="00FD5A08" w:rsidRPr="0081577A">
          <w:rPr>
            <w:rFonts w:ascii="Helvetica" w:hAnsi="Helvetica"/>
            <w:color w:val="000000"/>
            <w:lang w:val="en-GB"/>
          </w:rPr>
          <w:t xml:space="preserve">for </w:t>
        </w:r>
        <w:r w:rsidR="00FD5A08">
          <w:rPr>
            <w:rFonts w:ascii="Helvetica" w:hAnsi="Helvetica"/>
            <w:color w:val="000000"/>
            <w:lang w:val="en-GB"/>
          </w:rPr>
          <w:t>the</w:t>
        </w:r>
        <w:r w:rsidR="00FD5A08" w:rsidRPr="0081577A">
          <w:rPr>
            <w:rFonts w:ascii="Helvetica" w:hAnsi="Helvetica"/>
            <w:color w:val="000000"/>
            <w:lang w:val="en-GB"/>
          </w:rPr>
          <w:t xml:space="preserve"> causal effect from index to partner within couples</w:t>
        </w:r>
        <w:r w:rsidR="00FD5A08">
          <w:rPr>
            <w:rFonts w:ascii="Helvetica" w:hAnsi="Helvetica"/>
            <w:color w:val="000000"/>
            <w:lang w:val="en-GB"/>
          </w:rPr>
          <w:t xml:space="preserve"> were estimated</w:t>
        </w:r>
      </w:ins>
      <w:ins w:id="303" w:author="Jenny Sjaarda" w:date="2022-04-07T15:07:00Z">
        <w:r w:rsidR="00FD5A08">
          <w:rPr>
            <w:rFonts w:ascii="Helvetica" w:hAnsi="Helvetica"/>
            <w:color w:val="000000"/>
            <w:lang w:val="en-GB"/>
          </w:rPr>
          <w:t xml:space="preserve"> for </w:t>
        </w:r>
      </w:ins>
      <w:del w:id="304" w:author="Jenny Sjaarda" w:date="2022-04-07T15:06:00Z">
        <w:r w:rsidR="00E46D98" w:rsidRPr="0081577A" w:rsidDel="00FD5A08">
          <w:rPr>
            <w:rFonts w:ascii="Helvetica" w:hAnsi="Helvetica"/>
            <w:color w:val="000000"/>
            <w:lang w:val="en-GB"/>
          </w:rPr>
          <w:delText>, a</w:delText>
        </w:r>
        <w:r w:rsidR="004E1A6F" w:rsidRPr="0081577A" w:rsidDel="00FD5A08">
          <w:rPr>
            <w:rFonts w:ascii="Helvetica" w:hAnsi="Helvetica"/>
            <w:color w:val="000000"/>
            <w:lang w:val="en-GB"/>
          </w:rPr>
          <w:delText xml:space="preserve"> total of </w:delText>
        </w:r>
      </w:del>
      <w:r w:rsidR="00BE1853" w:rsidRPr="0081577A">
        <w:rPr>
          <w:rFonts w:ascii="Helvetica" w:hAnsi="Helvetica"/>
          <w:color w:val="000000"/>
          <w:lang w:val="en-GB"/>
        </w:rPr>
        <w:t>118</w:t>
      </w:r>
      <w:r w:rsidR="004E1A6F" w:rsidRPr="0081577A">
        <w:rPr>
          <w:rFonts w:ascii="Helvetica" w:hAnsi="Helvetica"/>
          <w:color w:val="000000"/>
          <w:lang w:val="en-GB"/>
        </w:rPr>
        <w:t xml:space="preserve"> phenotypes</w:t>
      </w:r>
      <w:ins w:id="305" w:author="Jenny Sjaarda" w:date="2022-04-07T15:07:00Z">
        <w:r w:rsidR="00FD5A08">
          <w:rPr>
            <w:rFonts w:ascii="Helvetica" w:hAnsi="Helvetica"/>
            <w:color w:val="000000"/>
            <w:lang w:val="en-GB"/>
          </w:rPr>
          <w:t xml:space="preserve">, selected </w:t>
        </w:r>
      </w:ins>
      <w:del w:id="306" w:author="Jenny Sjaarda" w:date="2022-04-07T15:07:00Z">
        <w:r w:rsidR="004E1A6F" w:rsidRPr="0081577A" w:rsidDel="00FD5A08">
          <w:rPr>
            <w:rFonts w:ascii="Helvetica" w:hAnsi="Helvetica"/>
            <w:color w:val="000000"/>
            <w:lang w:val="en-GB"/>
          </w:rPr>
          <w:delText xml:space="preserve"> were selected (</w:delText>
        </w:r>
      </w:del>
      <w:r w:rsidR="004E1A6F" w:rsidRPr="0081577A">
        <w:rPr>
          <w:rFonts w:ascii="Helvetica" w:hAnsi="Helvetica"/>
          <w:color w:val="000000"/>
          <w:lang w:val="en-GB"/>
        </w:rPr>
        <w:t xml:space="preserve">based on their elevated correlation between partners and </w:t>
      </w:r>
      <w:r w:rsidR="00741FEF" w:rsidRPr="0081577A">
        <w:rPr>
          <w:rFonts w:ascii="Helvetica" w:hAnsi="Helvetica"/>
          <w:color w:val="000000"/>
          <w:lang w:val="en-GB"/>
        </w:rPr>
        <w:t>sufficient [&gt; 5]</w:t>
      </w:r>
      <w:r w:rsidR="004E1A6F" w:rsidRPr="0081577A">
        <w:rPr>
          <w:rFonts w:ascii="Helvetica" w:hAnsi="Helvetica"/>
          <w:color w:val="000000"/>
          <w:lang w:val="en-GB"/>
        </w:rPr>
        <w:t xml:space="preserve"> valid IVs suitable for MR analysis</w:t>
      </w:r>
      <w:ins w:id="307" w:author="Jenny Sjaarda" w:date="2022-04-07T15:07:00Z">
        <w:r w:rsidR="00FD5A08">
          <w:rPr>
            <w:rFonts w:ascii="Helvetica" w:hAnsi="Helvetica"/>
            <w:color w:val="000000"/>
            <w:lang w:val="en-GB"/>
          </w:rPr>
          <w:t>.</w:t>
        </w:r>
      </w:ins>
      <w:del w:id="308" w:author="Jenny Sjaarda" w:date="2022-04-07T15:07:00Z">
        <w:r w:rsidR="004E1A6F" w:rsidRPr="0081577A" w:rsidDel="00FD5A08">
          <w:rPr>
            <w:rFonts w:ascii="Helvetica" w:hAnsi="Helvetica"/>
            <w:color w:val="000000"/>
            <w:lang w:val="en-GB"/>
          </w:rPr>
          <w:delText>)</w:delText>
        </w:r>
      </w:del>
      <w:r w:rsidR="004E1A6F" w:rsidRPr="0081577A">
        <w:rPr>
          <w:rFonts w:ascii="Helvetica" w:hAnsi="Helvetica"/>
          <w:color w:val="000000"/>
          <w:lang w:val="en-GB"/>
        </w:rPr>
        <w:t xml:space="preserve"> </w:t>
      </w:r>
      <w:ins w:id="309" w:author="Jenny Sjaarda" w:date="2022-04-07T15:07:00Z">
        <w:r w:rsidR="00FD5A08">
          <w:rPr>
            <w:rFonts w:ascii="Helvetica" w:hAnsi="Helvetica"/>
            <w:color w:val="000000"/>
            <w:lang w:val="en-GB"/>
          </w:rPr>
          <w:t>U</w:t>
        </w:r>
        <w:r w:rsidR="00FD5A08" w:rsidRPr="0081577A">
          <w:rPr>
            <w:rFonts w:ascii="Helvetica" w:hAnsi="Helvetica"/>
            <w:color w:val="000000"/>
            <w:lang w:val="en-GB"/>
          </w:rPr>
          <w:t>sing a two-tailed z-test to test for a significant difference between the estimates</w:t>
        </w:r>
        <w:r w:rsidR="00FD5A08">
          <w:rPr>
            <w:rFonts w:ascii="Helvetica" w:hAnsi="Helvetica"/>
            <w:color w:val="000000"/>
            <w:lang w:val="en-GB"/>
          </w:rPr>
          <w:t xml:space="preserve">, </w:t>
        </w:r>
      </w:ins>
      <w:del w:id="310" w:author="Jenny Sjaarda" w:date="2022-04-07T15:07:00Z">
        <w:r w:rsidR="004E1A6F" w:rsidRPr="0081577A" w:rsidDel="00FD5A08">
          <w:rPr>
            <w:rFonts w:ascii="Helvetica" w:hAnsi="Helvetica"/>
            <w:color w:val="000000"/>
            <w:lang w:val="en-GB"/>
          </w:rPr>
          <w:delText>and subsequently tested for a causal effect from index to partner within couples</w:delText>
        </w:r>
      </w:del>
      <w:del w:id="311" w:author="Jenny Sjaarda" w:date="2022-04-07T15:06:00Z">
        <w:r w:rsidR="004E1A6F" w:rsidRPr="0081577A" w:rsidDel="00CE6C21">
          <w:rPr>
            <w:rFonts w:ascii="Helvetica" w:hAnsi="Helvetica"/>
            <w:color w:val="000000"/>
            <w:lang w:val="en-GB"/>
          </w:rPr>
          <w:delText xml:space="preserve">, </w:delText>
        </w:r>
      </w:del>
      <w:del w:id="312" w:author="Jenny Sjaarda" w:date="2022-04-07T15:07:00Z">
        <w:r w:rsidR="004E1A6F" w:rsidRPr="0081577A" w:rsidDel="00FD5A08">
          <w:rPr>
            <w:rFonts w:ascii="Helvetica" w:hAnsi="Helvetica"/>
            <w:color w:val="000000"/>
            <w:lang w:val="en-GB"/>
          </w:rPr>
          <w:delText xml:space="preserve">using MR. </w:delText>
        </w:r>
      </w:del>
      <w:ins w:id="313" w:author="Jenny Sjaarda" w:date="2022-04-07T15:07:00Z">
        <w:r w:rsidR="00FD5A08">
          <w:rPr>
            <w:rFonts w:ascii="Helvetica" w:hAnsi="Helvetica"/>
            <w:color w:val="000000"/>
            <w:lang w:val="en-GB"/>
          </w:rPr>
          <w:t>w</w:t>
        </w:r>
      </w:ins>
      <w:del w:id="314" w:author="Jenny Sjaarda" w:date="2022-04-07T15:07:00Z">
        <w:r w:rsidR="004E1A6F" w:rsidRPr="0081577A" w:rsidDel="00FD5A08">
          <w:rPr>
            <w:rFonts w:ascii="Helvetica" w:hAnsi="Helvetica"/>
            <w:color w:val="000000"/>
            <w:lang w:val="en-GB"/>
          </w:rPr>
          <w:delText>W</w:delText>
        </w:r>
      </w:del>
      <w:r w:rsidR="004E1A6F" w:rsidRPr="0081577A">
        <w:rPr>
          <w:rFonts w:ascii="Helvetica" w:hAnsi="Helvetica"/>
          <w:color w:val="000000"/>
          <w:lang w:val="en-GB"/>
        </w:rPr>
        <w:t xml:space="preserve">e </w:t>
      </w:r>
      <w:del w:id="315" w:author="Jenny Sjaarda" w:date="2022-04-07T15:07:00Z">
        <w:r w:rsidR="004E1A6F" w:rsidRPr="0081577A" w:rsidDel="00FD5A08">
          <w:rPr>
            <w:rFonts w:ascii="Helvetica" w:hAnsi="Helvetica"/>
            <w:color w:val="000000"/>
            <w:lang w:val="en-GB"/>
          </w:rPr>
          <w:delText xml:space="preserve">then </w:delText>
        </w:r>
      </w:del>
      <w:r w:rsidR="004E1A6F" w:rsidRPr="0081577A">
        <w:rPr>
          <w:rFonts w:ascii="Helvetica" w:hAnsi="Helvetica"/>
          <w:color w:val="000000"/>
          <w:lang w:val="en-GB"/>
        </w:rPr>
        <w:t xml:space="preserve">compared </w:t>
      </w:r>
      <w:del w:id="316" w:author="Jenny Sjaarda" w:date="2022-04-07T15:08:00Z">
        <w:r w:rsidR="004E1A6F" w:rsidRPr="0081577A" w:rsidDel="00FD5A08">
          <w:rPr>
            <w:rFonts w:ascii="Helvetica" w:hAnsi="Helvetica"/>
            <w:color w:val="000000"/>
            <w:lang w:val="en-GB"/>
          </w:rPr>
          <w:delText xml:space="preserve">the </w:delText>
        </w:r>
      </w:del>
      <w:r w:rsidR="004E1A6F" w:rsidRPr="0081577A">
        <w:rPr>
          <w:rFonts w:ascii="Helvetica" w:hAnsi="Helvetica"/>
          <w:color w:val="000000"/>
          <w:lang w:val="en-GB"/>
        </w:rPr>
        <w:t xml:space="preserve">causal </w:t>
      </w:r>
      <w:del w:id="317" w:author="Jenny Sjaarda" w:date="2022-04-07T15:08:00Z">
        <w:r w:rsidR="004E1A6F" w:rsidRPr="0081577A" w:rsidDel="00FD5A08">
          <w:rPr>
            <w:rFonts w:ascii="Helvetica" w:hAnsi="Helvetica"/>
            <w:color w:val="000000"/>
            <w:lang w:val="en-GB"/>
          </w:rPr>
          <w:delText xml:space="preserve">effects obtained using </w:delText>
        </w:r>
      </w:del>
      <w:r w:rsidR="004E1A6F" w:rsidRPr="0081577A">
        <w:rPr>
          <w:rFonts w:ascii="Helvetica" w:hAnsi="Helvetica"/>
          <w:color w:val="000000"/>
          <w:lang w:val="en-GB"/>
        </w:rPr>
        <w:t xml:space="preserve">MR </w:t>
      </w:r>
      <w:ins w:id="318" w:author="Jenny Sjaarda" w:date="2022-04-07T15:08:00Z">
        <w:r w:rsidR="00FD5A08">
          <w:rPr>
            <w:rFonts w:ascii="Helvetica" w:hAnsi="Helvetica"/>
            <w:color w:val="000000"/>
            <w:lang w:val="en-GB"/>
          </w:rPr>
          <w:t xml:space="preserve">effects </w:t>
        </w:r>
      </w:ins>
      <w:del w:id="319" w:author="Jenny Sjaarda" w:date="2022-04-07T15:08:00Z">
        <w:r w:rsidR="004E1A6F" w:rsidRPr="0081577A" w:rsidDel="00FD5A08">
          <w:rPr>
            <w:rFonts w:ascii="Helvetica" w:hAnsi="Helvetica"/>
            <w:color w:val="000000"/>
            <w:lang w:val="en-GB"/>
          </w:rPr>
          <w:delText xml:space="preserve">with </w:delText>
        </w:r>
      </w:del>
      <w:ins w:id="320" w:author="Jenny Sjaarda" w:date="2022-04-07T15:08:00Z">
        <w:r w:rsidR="00FD5A08">
          <w:rPr>
            <w:rFonts w:ascii="Helvetica" w:hAnsi="Helvetica"/>
            <w:color w:val="000000"/>
            <w:lang w:val="en-GB"/>
          </w:rPr>
          <w:t>to</w:t>
        </w:r>
        <w:r w:rsidR="00FD5A08" w:rsidRPr="0081577A">
          <w:rPr>
            <w:rFonts w:ascii="Helvetica" w:hAnsi="Helvetica"/>
            <w:color w:val="000000"/>
            <w:lang w:val="en-GB"/>
          </w:rPr>
          <w:t xml:space="preserve"> </w:t>
        </w:r>
      </w:ins>
      <w:r w:rsidR="004E1A6F" w:rsidRPr="0081577A">
        <w:rPr>
          <w:rFonts w:ascii="Helvetica" w:hAnsi="Helvetica"/>
          <w:color w:val="000000"/>
          <w:lang w:val="en-GB"/>
        </w:rPr>
        <w:t xml:space="preserve">the raw phenotypic correlation </w:t>
      </w:r>
      <w:del w:id="321" w:author="Jenny Sjaarda" w:date="2022-04-07T15:08:00Z">
        <w:r w:rsidR="004E1A6F" w:rsidRPr="0081577A" w:rsidDel="00FD5A08">
          <w:rPr>
            <w:rFonts w:ascii="Helvetica" w:hAnsi="Helvetica"/>
            <w:color w:val="000000"/>
            <w:lang w:val="en-GB"/>
          </w:rPr>
          <w:delText xml:space="preserve">observed </w:delText>
        </w:r>
      </w:del>
      <w:r w:rsidR="004E1A6F" w:rsidRPr="0081577A">
        <w:rPr>
          <w:rFonts w:ascii="Helvetica" w:hAnsi="Helvetica"/>
          <w:color w:val="000000"/>
          <w:lang w:val="en-GB"/>
        </w:rPr>
        <w:t xml:space="preserve">among couples to identify any traits where the correlation was </w:t>
      </w:r>
      <w:r w:rsidR="00756B76" w:rsidRPr="0081577A">
        <w:rPr>
          <w:rFonts w:ascii="Helvetica" w:hAnsi="Helvetica"/>
          <w:color w:val="000000"/>
          <w:lang w:val="en-GB"/>
        </w:rPr>
        <w:t>different</w:t>
      </w:r>
      <w:r w:rsidR="004E1A6F" w:rsidRPr="0081577A">
        <w:rPr>
          <w:rFonts w:ascii="Helvetica" w:hAnsi="Helvetica"/>
          <w:color w:val="000000"/>
          <w:lang w:val="en-GB"/>
        </w:rPr>
        <w:t xml:space="preserve"> than the MR-estimate</w:t>
      </w:r>
      <w:del w:id="322" w:author="Jenny Sjaarda" w:date="2022-04-07T15:18:00Z">
        <w:r w:rsidR="004E1A6F" w:rsidRPr="0081577A" w:rsidDel="0019184E">
          <w:rPr>
            <w:rFonts w:ascii="Helvetica" w:hAnsi="Helvetica"/>
            <w:color w:val="000000"/>
            <w:lang w:val="en-GB"/>
          </w:rPr>
          <w:delText>,</w:delText>
        </w:r>
      </w:del>
      <w:del w:id="323" w:author="Jenny Sjaarda" w:date="2022-04-07T15:07:00Z">
        <w:r w:rsidR="004E1A6F" w:rsidRPr="0081577A" w:rsidDel="00FD5A08">
          <w:rPr>
            <w:rFonts w:ascii="Helvetica" w:hAnsi="Helvetica"/>
            <w:color w:val="000000"/>
            <w:lang w:val="en-GB"/>
          </w:rPr>
          <w:delText xml:space="preserve"> using a</w:delText>
        </w:r>
        <w:r w:rsidR="00756B76" w:rsidRPr="0081577A" w:rsidDel="00FD5A08">
          <w:rPr>
            <w:rFonts w:ascii="Helvetica" w:hAnsi="Helvetica"/>
            <w:color w:val="000000"/>
            <w:lang w:val="en-GB"/>
          </w:rPr>
          <w:delText xml:space="preserve"> two</w:delText>
        </w:r>
        <w:r w:rsidR="004E1A6F" w:rsidRPr="0081577A" w:rsidDel="00FD5A08">
          <w:rPr>
            <w:rFonts w:ascii="Helvetica" w:hAnsi="Helvetica"/>
            <w:color w:val="000000"/>
            <w:lang w:val="en-GB"/>
          </w:rPr>
          <w:delText xml:space="preserve">-tailed </w:delText>
        </w:r>
        <w:r w:rsidR="00A65996" w:rsidRPr="0081577A" w:rsidDel="00FD5A08">
          <w:rPr>
            <w:rFonts w:ascii="Helvetica" w:hAnsi="Helvetica"/>
            <w:color w:val="000000"/>
            <w:lang w:val="en-GB"/>
          </w:rPr>
          <w:delText>z</w:delText>
        </w:r>
        <w:r w:rsidR="004E1A6F" w:rsidRPr="0081577A" w:rsidDel="00FD5A08">
          <w:rPr>
            <w:rFonts w:ascii="Helvetica" w:hAnsi="Helvetica"/>
            <w:color w:val="000000"/>
            <w:lang w:val="en-GB"/>
          </w:rPr>
          <w:delText>-test to test for a significan</w:delText>
        </w:r>
        <w:r w:rsidR="006B3FD3" w:rsidRPr="0081577A" w:rsidDel="00FD5A08">
          <w:rPr>
            <w:rFonts w:ascii="Helvetica" w:hAnsi="Helvetica"/>
            <w:color w:val="000000"/>
            <w:lang w:val="en-GB"/>
          </w:rPr>
          <w:delText xml:space="preserve">t </w:delText>
        </w:r>
        <w:r w:rsidR="004E1A6F" w:rsidRPr="0081577A" w:rsidDel="00FD5A08">
          <w:rPr>
            <w:rFonts w:ascii="Helvetica" w:hAnsi="Helvetica"/>
            <w:color w:val="000000"/>
            <w:lang w:val="en-GB"/>
          </w:rPr>
          <w:delText>difference between the estimates</w:delText>
        </w:r>
      </w:del>
      <w:r w:rsidR="00BE39BC" w:rsidRPr="0081577A">
        <w:rPr>
          <w:rFonts w:ascii="Helvetica" w:hAnsi="Helvetica"/>
          <w:color w:val="000000"/>
          <w:lang w:val="en-GB"/>
        </w:rPr>
        <w:t xml:space="preserve">. </w:t>
      </w:r>
      <w:moveFromRangeStart w:id="324" w:author="Jenny Sjaarda" w:date="2022-04-07T15:18:00Z" w:name="move100237138"/>
      <w:commentRangeStart w:id="325"/>
      <w:moveFrom w:id="326" w:author="Jenny Sjaarda" w:date="2022-04-07T15:18:00Z">
        <w:r w:rsidR="00BE39BC" w:rsidRPr="0081577A" w:rsidDel="0019184E">
          <w:rPr>
            <w:rFonts w:ascii="Helvetica" w:hAnsi="Helvetica"/>
            <w:color w:val="000000"/>
            <w:lang w:val="en-GB"/>
          </w:rPr>
          <w:t>Significant difference</w:t>
        </w:r>
        <w:r w:rsidR="004A32F6" w:rsidRPr="0081577A" w:rsidDel="0019184E">
          <w:rPr>
            <w:rFonts w:ascii="Helvetica" w:hAnsi="Helvetica"/>
            <w:color w:val="000000"/>
            <w:lang w:val="en-GB"/>
          </w:rPr>
          <w:t>s</w:t>
        </w:r>
        <w:r w:rsidR="00BE39BC" w:rsidRPr="0081577A" w:rsidDel="0019184E">
          <w:rPr>
            <w:rFonts w:ascii="Helvetica" w:hAnsi="Helvetica"/>
            <w:color w:val="000000"/>
            <w:lang w:val="en-GB"/>
          </w:rPr>
          <w:t xml:space="preserve"> </w:t>
        </w:r>
        <w:r w:rsidR="004E1A6F" w:rsidRPr="0081577A" w:rsidDel="0019184E">
          <w:rPr>
            <w:rFonts w:ascii="Helvetica" w:hAnsi="Helvetica"/>
            <w:color w:val="000000"/>
            <w:lang w:val="en-GB"/>
          </w:rPr>
          <w:t xml:space="preserve">would be indicative of the presence of confounders </w:t>
        </w:r>
        <w:r w:rsidR="00BE39BC" w:rsidRPr="0081577A" w:rsidDel="0019184E">
          <w:rPr>
            <w:rFonts w:ascii="Helvetica" w:hAnsi="Helvetica"/>
            <w:color w:val="000000"/>
            <w:lang w:val="en-GB"/>
          </w:rPr>
          <w:t xml:space="preserve">(either negative or positive) </w:t>
        </w:r>
        <w:r w:rsidR="004E1A6F" w:rsidRPr="0081577A" w:rsidDel="0019184E">
          <w:rPr>
            <w:rFonts w:ascii="Helvetica" w:hAnsi="Helvetica"/>
            <w:color w:val="000000"/>
            <w:lang w:val="en-GB"/>
          </w:rPr>
          <w:t xml:space="preserve">driving the observed phenotypic correlation. </w:t>
        </w:r>
        <w:commentRangeEnd w:id="325"/>
        <w:r w:rsidR="0019184E" w:rsidDel="0019184E">
          <w:rPr>
            <w:rStyle w:val="CommentReference"/>
            <w:rFonts w:asciiTheme="minorHAnsi" w:eastAsiaTheme="minorHAnsi" w:hAnsiTheme="minorHAnsi" w:cstheme="minorBidi"/>
          </w:rPr>
          <w:commentReference w:id="325"/>
        </w:r>
      </w:moveFrom>
      <w:moveFromRangeEnd w:id="324"/>
      <w:r w:rsidR="004E1A6F" w:rsidRPr="0081577A">
        <w:rPr>
          <w:rFonts w:ascii="Helvetica" w:hAnsi="Helvetica"/>
          <w:color w:val="000000"/>
          <w:lang w:val="en-GB"/>
        </w:rPr>
        <w:t>After adjusting for the effective number of tested traits (p &lt; 0.05/6</w:t>
      </w:r>
      <w:r w:rsidR="00DA7A8A" w:rsidRPr="0081577A">
        <w:rPr>
          <w:rFonts w:ascii="Helvetica" w:hAnsi="Helvetica"/>
          <w:color w:val="000000"/>
          <w:lang w:val="en-GB"/>
        </w:rPr>
        <w:t>6</w:t>
      </w:r>
      <w:r w:rsidR="004E1A6F" w:rsidRPr="0081577A">
        <w:rPr>
          <w:rFonts w:ascii="Helvetica" w:hAnsi="Helvetica"/>
          <w:color w:val="000000"/>
          <w:lang w:val="en-GB"/>
        </w:rPr>
        <w:t xml:space="preserve">), we identified </w:t>
      </w:r>
      <w:r w:rsidR="005C3F8A" w:rsidRPr="0081577A">
        <w:rPr>
          <w:rFonts w:ascii="Helvetica" w:hAnsi="Helvetica"/>
          <w:color w:val="000000"/>
          <w:lang w:val="en-GB"/>
        </w:rPr>
        <w:t>43</w:t>
      </w:r>
      <w:r w:rsidR="004E1A6F" w:rsidRPr="0081577A">
        <w:rPr>
          <w:rFonts w:ascii="Helvetica" w:hAnsi="Helvetica"/>
          <w:color w:val="000000"/>
          <w:lang w:val="en-GB"/>
        </w:rPr>
        <w:t xml:space="preserve"> traits which showed </w:t>
      </w:r>
      <w:r w:rsidR="00756B76" w:rsidRPr="0081577A">
        <w:rPr>
          <w:rFonts w:ascii="Helvetica" w:hAnsi="Helvetica"/>
          <w:color w:val="000000"/>
          <w:lang w:val="en-GB"/>
        </w:rPr>
        <w:t xml:space="preserve">different </w:t>
      </w:r>
      <w:r w:rsidR="004E1A6F" w:rsidRPr="0081577A">
        <w:rPr>
          <w:rFonts w:ascii="Helvetica" w:hAnsi="Helvetica"/>
          <w:color w:val="000000"/>
          <w:lang w:val="en-GB"/>
        </w:rPr>
        <w:t>phenotypic correlation compared to MR</w:t>
      </w:r>
      <w:r w:rsidR="006F4010" w:rsidRPr="0081577A">
        <w:rPr>
          <w:rFonts w:ascii="Helvetica" w:hAnsi="Helvetica"/>
          <w:color w:val="000000"/>
          <w:lang w:val="en-GB"/>
        </w:rPr>
        <w:t>-</w:t>
      </w:r>
      <w:r w:rsidR="004E1A6F" w:rsidRPr="0081577A">
        <w:rPr>
          <w:rFonts w:ascii="Helvetica" w:hAnsi="Helvetica"/>
          <w:color w:val="000000"/>
          <w:lang w:val="en-GB"/>
        </w:rPr>
        <w:t>estimate</w:t>
      </w:r>
      <w:r w:rsidR="00FE0BE8" w:rsidRPr="0081577A">
        <w:rPr>
          <w:rFonts w:ascii="Helvetica" w:hAnsi="Helvetica"/>
          <w:color w:val="000000"/>
          <w:lang w:val="en-GB"/>
        </w:rPr>
        <w:t xml:space="preserve"> (see Figure</w:t>
      </w:r>
      <w:r w:rsidR="00A56AF4" w:rsidRPr="0081577A">
        <w:rPr>
          <w:rFonts w:ascii="Helvetica" w:hAnsi="Helvetica"/>
          <w:color w:val="000000"/>
          <w:lang w:val="en-GB"/>
        </w:rPr>
        <w:t xml:space="preserve"> </w:t>
      </w:r>
      <w:r w:rsidR="00CC322A">
        <w:rPr>
          <w:rFonts w:ascii="Helvetica" w:hAnsi="Helvetica"/>
          <w:color w:val="000000"/>
          <w:lang w:val="en-GB"/>
        </w:rPr>
        <w:t>3</w:t>
      </w:r>
      <w:r w:rsidR="00C638A0" w:rsidRPr="0081577A">
        <w:rPr>
          <w:rFonts w:ascii="Helvetica" w:hAnsi="Helvetica"/>
          <w:color w:val="000000"/>
          <w:lang w:val="en-GB"/>
        </w:rPr>
        <w:t xml:space="preserve">, </w:t>
      </w:r>
      <w:r w:rsidR="00287556">
        <w:rPr>
          <w:rFonts w:ascii="Helvetica" w:hAnsi="Helvetica"/>
          <w:color w:val="000000"/>
          <w:lang w:val="en-GB"/>
        </w:rPr>
        <w:t xml:space="preserve">Supplementary </w:t>
      </w:r>
      <w:r w:rsidR="00287556">
        <w:rPr>
          <w:rFonts w:ascii="Helvetica" w:hAnsi="Helvetica"/>
          <w:color w:val="000000"/>
          <w:highlight w:val="yellow"/>
          <w:lang w:val="en-GB"/>
        </w:rPr>
        <w:t>T</w:t>
      </w:r>
      <w:r w:rsidR="00C638A0" w:rsidRPr="0081577A">
        <w:rPr>
          <w:rFonts w:ascii="Helvetica" w:hAnsi="Helvetica"/>
          <w:color w:val="000000"/>
          <w:highlight w:val="yellow"/>
          <w:lang w:val="en-GB"/>
        </w:rPr>
        <w:t xml:space="preserve">able </w:t>
      </w:r>
      <w:r w:rsidR="00287556">
        <w:rPr>
          <w:rFonts w:ascii="Helvetica" w:hAnsi="Helvetica"/>
          <w:color w:val="000000"/>
          <w:highlight w:val="yellow"/>
          <w:lang w:val="en-GB"/>
        </w:rPr>
        <w:t>1</w:t>
      </w:r>
      <w:r w:rsidR="00FE0BE8" w:rsidRPr="0081577A">
        <w:rPr>
          <w:rFonts w:ascii="Helvetica" w:hAnsi="Helvetica"/>
          <w:color w:val="000000"/>
          <w:lang w:val="en-GB"/>
        </w:rPr>
        <w:t xml:space="preserve">). </w:t>
      </w:r>
      <w:r w:rsidR="006F4010" w:rsidRPr="0081577A">
        <w:rPr>
          <w:rFonts w:ascii="Helvetica" w:hAnsi="Helvetica"/>
          <w:color w:val="000000"/>
          <w:lang w:val="en-GB"/>
        </w:rPr>
        <w:t xml:space="preserve">Of these, </w:t>
      </w:r>
      <w:del w:id="327" w:author="Jenny Sjaarda" w:date="2022-04-07T15:17:00Z">
        <w:r w:rsidR="006F4010" w:rsidRPr="0081577A" w:rsidDel="0019184E">
          <w:rPr>
            <w:rFonts w:ascii="Helvetica" w:hAnsi="Helvetica"/>
            <w:color w:val="000000"/>
            <w:lang w:val="en-GB"/>
          </w:rPr>
          <w:delText xml:space="preserve">3 traits corresponded to </w:delText>
        </w:r>
      </w:del>
      <w:ins w:id="328" w:author="Jenny Sjaarda" w:date="2022-04-07T15:17:00Z">
        <w:r w:rsidR="0019184E">
          <w:rPr>
            <w:rFonts w:ascii="Helvetica" w:hAnsi="Helvetica"/>
            <w:color w:val="000000"/>
            <w:lang w:val="en-GB"/>
          </w:rPr>
          <w:t xml:space="preserve">three had a </w:t>
        </w:r>
      </w:ins>
      <w:r w:rsidR="006F4010" w:rsidRPr="0081577A">
        <w:rPr>
          <w:rFonts w:ascii="Helvetica" w:hAnsi="Helvetica"/>
          <w:color w:val="000000"/>
          <w:lang w:val="en-GB"/>
        </w:rPr>
        <w:t xml:space="preserve">larger MR-estimate compared to correlation (time spent watching television, comparative height size at age 10, and overall health rating), while the remaining </w:t>
      </w:r>
      <w:del w:id="329" w:author="Jenny Sjaarda" w:date="2022-04-07T15:17:00Z">
        <w:r w:rsidR="006F4010" w:rsidRPr="0081577A" w:rsidDel="0019184E">
          <w:rPr>
            <w:rFonts w:ascii="Helvetica" w:hAnsi="Helvetica"/>
            <w:color w:val="000000"/>
            <w:lang w:val="en-GB"/>
          </w:rPr>
          <w:delText xml:space="preserve">36 </w:delText>
        </w:r>
      </w:del>
      <w:ins w:id="330" w:author="Jenny Sjaarda" w:date="2022-04-07T15:17:00Z">
        <w:r w:rsidR="0019184E">
          <w:rPr>
            <w:rFonts w:ascii="Helvetica" w:hAnsi="Helvetica"/>
            <w:color w:val="000000"/>
            <w:lang w:val="en-GB"/>
          </w:rPr>
          <w:t>40</w:t>
        </w:r>
        <w:r w:rsidR="0019184E" w:rsidRPr="0081577A">
          <w:rPr>
            <w:rFonts w:ascii="Helvetica" w:hAnsi="Helvetica"/>
            <w:color w:val="000000"/>
            <w:lang w:val="en-GB"/>
          </w:rPr>
          <w:t xml:space="preserve"> </w:t>
        </w:r>
      </w:ins>
      <w:del w:id="331" w:author="Jenny Sjaarda" w:date="2022-04-07T15:17:00Z">
        <w:r w:rsidR="006F4010" w:rsidRPr="0081577A" w:rsidDel="0019184E">
          <w:rPr>
            <w:rFonts w:ascii="Helvetica" w:hAnsi="Helvetica"/>
            <w:color w:val="000000"/>
            <w:lang w:val="en-GB"/>
          </w:rPr>
          <w:delText xml:space="preserve">represented </w:delText>
        </w:r>
      </w:del>
      <w:r w:rsidR="006F4010" w:rsidRPr="0081577A">
        <w:rPr>
          <w:rFonts w:ascii="Helvetica" w:hAnsi="Helvetica"/>
          <w:color w:val="000000"/>
          <w:lang w:val="en-GB"/>
        </w:rPr>
        <w:t xml:space="preserve">traits </w:t>
      </w:r>
      <w:del w:id="332" w:author="Jenny Sjaarda" w:date="2022-04-07T15:18:00Z">
        <w:r w:rsidR="006F4010" w:rsidRPr="0081577A" w:rsidDel="0019184E">
          <w:rPr>
            <w:rFonts w:ascii="Helvetica" w:hAnsi="Helvetica"/>
            <w:color w:val="000000"/>
            <w:lang w:val="en-GB"/>
          </w:rPr>
          <w:delText xml:space="preserve">with </w:delText>
        </w:r>
      </w:del>
      <w:ins w:id="333" w:author="Jenny Sjaarda" w:date="2022-04-07T15:18:00Z">
        <w:r w:rsidR="0019184E">
          <w:rPr>
            <w:rFonts w:ascii="Helvetica" w:hAnsi="Helvetica"/>
            <w:color w:val="000000"/>
            <w:lang w:val="en-GB"/>
          </w:rPr>
          <w:t xml:space="preserve">had </w:t>
        </w:r>
        <w:proofErr w:type="gramStart"/>
        <w:r w:rsidR="0019184E">
          <w:rPr>
            <w:rFonts w:ascii="Helvetica" w:hAnsi="Helvetica"/>
            <w:color w:val="000000"/>
            <w:lang w:val="en-GB"/>
          </w:rPr>
          <w:t xml:space="preserve">a </w:t>
        </w:r>
        <w:r w:rsidR="0019184E" w:rsidRPr="0081577A">
          <w:rPr>
            <w:rFonts w:ascii="Helvetica" w:hAnsi="Helvetica"/>
            <w:color w:val="000000"/>
            <w:lang w:val="en-GB"/>
          </w:rPr>
          <w:t xml:space="preserve"> </w:t>
        </w:r>
      </w:ins>
      <w:r w:rsidR="006F4010" w:rsidRPr="0081577A">
        <w:rPr>
          <w:rFonts w:ascii="Helvetica" w:hAnsi="Helvetica"/>
          <w:color w:val="000000"/>
          <w:lang w:val="en-GB"/>
        </w:rPr>
        <w:t>larger</w:t>
      </w:r>
      <w:proofErr w:type="gramEnd"/>
      <w:r w:rsidR="006F4010" w:rsidRPr="0081577A">
        <w:rPr>
          <w:rFonts w:ascii="Helvetica" w:hAnsi="Helvetica"/>
          <w:color w:val="000000"/>
          <w:lang w:val="en-GB"/>
        </w:rPr>
        <w:t xml:space="preserve"> correlation compared to MR-estimate. </w:t>
      </w:r>
      <w:commentRangeStart w:id="334"/>
      <w:r w:rsidR="004E1A6F" w:rsidRPr="0081577A">
        <w:rPr>
          <w:rFonts w:ascii="Helvetica" w:hAnsi="Helvetica"/>
          <w:color w:val="000000"/>
          <w:lang w:val="en-GB"/>
        </w:rPr>
        <w:t xml:space="preserve">Among these included place of birth, North-coordinate (NC); </w:t>
      </w:r>
      <w:r w:rsidR="00997E6F" w:rsidRPr="0081577A">
        <w:rPr>
          <w:rFonts w:ascii="Helvetica" w:hAnsi="Helvetica"/>
          <w:color w:val="000000"/>
          <w:lang w:val="en-GB"/>
        </w:rPr>
        <w:t xml:space="preserve">systolic blood pressure (SBP); </w:t>
      </w:r>
      <w:r w:rsidR="004E1A6F" w:rsidRPr="0081577A">
        <w:rPr>
          <w:rFonts w:ascii="Helvetica" w:hAnsi="Helvetica"/>
          <w:color w:val="000000"/>
          <w:lang w:val="en-GB"/>
        </w:rPr>
        <w:t>height</w:t>
      </w:r>
      <w:r w:rsidR="00997E6F" w:rsidRPr="0081577A">
        <w:rPr>
          <w:rFonts w:ascii="Helvetica" w:hAnsi="Helvetica"/>
          <w:color w:val="000000"/>
          <w:lang w:val="en-GB"/>
        </w:rPr>
        <w:t>;</w:t>
      </w:r>
      <w:r w:rsidR="004E1A6F" w:rsidRPr="0081577A">
        <w:rPr>
          <w:rFonts w:ascii="Helvetica" w:hAnsi="Helvetica"/>
          <w:color w:val="000000"/>
          <w:lang w:val="en-GB"/>
        </w:rPr>
        <w:t xml:space="preserve"> </w:t>
      </w:r>
      <w:ins w:id="335" w:author="Jenny Sjaarda" w:date="2022-04-11T13:50:00Z">
        <w:r w:rsidR="00DD7FAC">
          <w:rPr>
            <w:rFonts w:ascii="Helvetica" w:hAnsi="Helvetica"/>
            <w:color w:val="000000"/>
            <w:lang w:val="en-GB"/>
          </w:rPr>
          <w:t>forced vital capacity (FVC)</w:t>
        </w:r>
      </w:ins>
      <w:ins w:id="336" w:author="Jenny Sjaarda" w:date="2022-04-11T13:53:00Z">
        <w:r w:rsidR="00DD7FAC">
          <w:rPr>
            <w:rFonts w:ascii="Helvetica" w:hAnsi="Helvetica"/>
            <w:color w:val="000000"/>
            <w:lang w:val="en-GB"/>
          </w:rPr>
          <w:t>; basal metabolic rate (BMR);</w:t>
        </w:r>
      </w:ins>
      <w:ins w:id="337" w:author="Jenny Sjaarda" w:date="2022-04-11T13:50:00Z">
        <w:r w:rsidR="00DD7FAC">
          <w:rPr>
            <w:rFonts w:ascii="Helvetica" w:hAnsi="Helvetica"/>
            <w:color w:val="000000"/>
            <w:lang w:val="en-GB"/>
          </w:rPr>
          <w:t xml:space="preserve"> </w:t>
        </w:r>
      </w:ins>
      <w:r w:rsidR="004E1A6F" w:rsidRPr="0081577A">
        <w:rPr>
          <w:rFonts w:ascii="Helvetica" w:hAnsi="Helvetica"/>
          <w:color w:val="000000"/>
          <w:lang w:val="en-GB"/>
        </w:rPr>
        <w:t>and various blood cell counts, including</w:t>
      </w:r>
      <w:r w:rsidR="00997E6F" w:rsidRPr="0081577A">
        <w:rPr>
          <w:rFonts w:ascii="Helvetica" w:hAnsi="Helvetica"/>
          <w:color w:val="000000"/>
          <w:lang w:val="en-GB"/>
        </w:rPr>
        <w:t xml:space="preserve"> basophil</w:t>
      </w:r>
      <w:r w:rsidR="004E1A6F" w:rsidRPr="0081577A">
        <w:rPr>
          <w:rFonts w:ascii="Helvetica" w:hAnsi="Helvetica"/>
          <w:color w:val="000000"/>
          <w:lang w:val="en-GB"/>
        </w:rPr>
        <w:t xml:space="preserve"> count (place of birth NC: correlation (</w:t>
      </w:r>
      <m:oMath>
        <m:r>
          <w:rPr>
            <w:rFonts w:ascii="Cambria Math" w:hAnsi="Cambria Math"/>
            <w:color w:val="000000"/>
            <w:lang w:val="en-GB"/>
          </w:rPr>
          <m:t>r</m:t>
        </m:r>
      </m:oMath>
      <w:r w:rsidR="004E1A6F" w:rsidRPr="0081577A">
        <w:rPr>
          <w:rFonts w:ascii="Helvetica" w:hAnsi="Helvetica"/>
          <w:color w:val="000000"/>
          <w:lang w:val="en-GB"/>
        </w:rPr>
        <w:t>) = 0.58, MR-estimate (</w:t>
      </w:r>
      <m:oMath>
        <m:r>
          <w:rPr>
            <w:rFonts w:ascii="Cambria Math" w:hAnsi="Cambria Math"/>
            <w:color w:val="000000"/>
            <w:lang w:val="en-GB"/>
          </w:rPr>
          <m:t>α</m:t>
        </m:r>
      </m:oMath>
      <w:r w:rsidR="004E1A6F" w:rsidRPr="0081577A">
        <w:rPr>
          <w:rFonts w:ascii="Helvetica" w:hAnsi="Helvetica"/>
          <w:color w:val="000000"/>
          <w:lang w:val="en-GB"/>
        </w:rPr>
        <w:t>) = 0.33, one tailed p-value for difference (</w:t>
      </w:r>
      <w:r w:rsidR="004E1A6F" w:rsidRPr="0081577A">
        <w:rPr>
          <w:rFonts w:ascii="Helvetica" w:hAnsi="Helvetica"/>
          <w:i/>
          <w:iCs/>
          <w:color w:val="000000"/>
          <w:lang w:val="en-GB"/>
        </w:rPr>
        <w:t>p</w:t>
      </w:r>
      <w:r w:rsidR="004E1A6F" w:rsidRPr="0081577A">
        <w:rPr>
          <w:rFonts w:ascii="Helvetica" w:hAnsi="Helvetica"/>
          <w:color w:val="000000"/>
          <w:lang w:val="en-GB"/>
        </w:rPr>
        <w:t>) &lt; 1 x 1</w:t>
      </w:r>
      <w:r w:rsidR="00997E6F" w:rsidRPr="0081577A">
        <w:rPr>
          <w:rFonts w:ascii="Helvetica" w:hAnsi="Helvetica"/>
          <w:color w:val="000000"/>
          <w:lang w:val="en-GB"/>
        </w:rPr>
        <w:t>0</w:t>
      </w:r>
      <w:r w:rsidR="00997E6F" w:rsidRPr="0081577A">
        <w:rPr>
          <w:rFonts w:ascii="Helvetica" w:hAnsi="Helvetica"/>
          <w:color w:val="000000"/>
          <w:vertAlign w:val="superscript"/>
          <w:lang w:val="en-GB"/>
        </w:rPr>
        <w:t>-8</w:t>
      </w:r>
      <w:r w:rsidR="004E1A6F" w:rsidRPr="0081577A">
        <w:rPr>
          <w:rFonts w:ascii="Helvetica" w:hAnsi="Helvetica"/>
          <w:color w:val="000000"/>
          <w:lang w:val="en-GB"/>
        </w:rPr>
        <w:t xml:space="preserve">; </w:t>
      </w:r>
      <w:r w:rsidR="00997E6F" w:rsidRPr="0081577A">
        <w:rPr>
          <w:rFonts w:ascii="Helvetica" w:hAnsi="Helvetica"/>
          <w:color w:val="000000"/>
          <w:lang w:val="en-GB"/>
        </w:rPr>
        <w:t>SB</w:t>
      </w:r>
      <w:r w:rsidR="004E1A6F" w:rsidRPr="0081577A">
        <w:rPr>
          <w:rFonts w:ascii="Helvetica" w:hAnsi="Helvetica"/>
          <w:color w:val="000000"/>
          <w:lang w:val="en-GB"/>
        </w:rPr>
        <w:t xml:space="preserve">P: </w:t>
      </w:r>
      <m:oMath>
        <m:r>
          <w:rPr>
            <w:rFonts w:ascii="Cambria Math" w:hAnsi="Cambria Math"/>
            <w:color w:val="000000"/>
            <w:lang w:val="en-GB"/>
          </w:rPr>
          <m:t>r</m:t>
        </m:r>
      </m:oMath>
      <w:r w:rsidR="004E1A6F" w:rsidRPr="0081577A">
        <w:rPr>
          <w:rFonts w:ascii="Helvetica" w:hAnsi="Helvetica"/>
          <w:color w:val="000000"/>
          <w:lang w:val="en-GB"/>
        </w:rPr>
        <w:t xml:space="preserve"> = </w:t>
      </w:r>
      <w:r w:rsidR="00997E6F" w:rsidRPr="0081577A">
        <w:rPr>
          <w:rFonts w:ascii="Helvetica" w:hAnsi="Helvetica"/>
          <w:color w:val="000000"/>
          <w:lang w:val="en-GB"/>
        </w:rPr>
        <w:t>0.16</w:t>
      </w:r>
      <w:r w:rsidR="004E1A6F" w:rsidRPr="0081577A">
        <w:rPr>
          <w:rFonts w:ascii="Helvetica" w:hAnsi="Helvetica"/>
          <w:color w:val="000000"/>
          <w:lang w:val="en-GB"/>
        </w:rPr>
        <w:t xml:space="preserve">, </w:t>
      </w:r>
      <m:oMath>
        <m:r>
          <w:rPr>
            <w:rFonts w:ascii="Cambria Math" w:hAnsi="Cambria Math"/>
            <w:color w:val="000000"/>
            <w:lang w:val="en-GB"/>
          </w:rPr>
          <m:t>α</m:t>
        </m:r>
      </m:oMath>
      <w:r w:rsidR="004E1A6F" w:rsidRPr="0081577A">
        <w:rPr>
          <w:rFonts w:ascii="Helvetica" w:hAnsi="Helvetica"/>
          <w:color w:val="000000"/>
          <w:lang w:val="en-GB"/>
        </w:rPr>
        <w:t xml:space="preserve"> = </w:t>
      </w:r>
      <w:r w:rsidR="00997E6F" w:rsidRPr="0081577A">
        <w:rPr>
          <w:rFonts w:ascii="Helvetica" w:hAnsi="Helvetica"/>
          <w:color w:val="000000"/>
          <w:lang w:val="en-GB"/>
        </w:rPr>
        <w:t>0.054</w:t>
      </w:r>
      <w:r w:rsidR="004E1A6F" w:rsidRPr="0081577A">
        <w:rPr>
          <w:rFonts w:ascii="Helvetica" w:hAnsi="Helvetica"/>
          <w:color w:val="000000"/>
          <w:lang w:val="en-GB"/>
        </w:rPr>
        <w:t xml:space="preserve">, </w:t>
      </w:r>
      <w:r w:rsidR="004E1A6F" w:rsidRPr="0081577A">
        <w:rPr>
          <w:rFonts w:ascii="Helvetica" w:hAnsi="Helvetica"/>
          <w:i/>
          <w:iCs/>
          <w:color w:val="000000"/>
          <w:lang w:val="en-GB"/>
        </w:rPr>
        <w:t>p</w:t>
      </w:r>
      <w:r w:rsidR="004E1A6F" w:rsidRPr="0081577A">
        <w:rPr>
          <w:rFonts w:ascii="Helvetica" w:hAnsi="Helvetica"/>
          <w:color w:val="000000"/>
          <w:lang w:val="en-GB"/>
        </w:rPr>
        <w:t xml:space="preserve"> = </w:t>
      </w:r>
      <w:r w:rsidR="00997E6F" w:rsidRPr="0081577A">
        <w:rPr>
          <w:rFonts w:ascii="Helvetica" w:hAnsi="Helvetica"/>
          <w:color w:val="000000"/>
          <w:lang w:val="en-GB"/>
        </w:rPr>
        <w:t>1 x 10</w:t>
      </w:r>
      <w:r w:rsidR="00997E6F" w:rsidRPr="0081577A">
        <w:rPr>
          <w:rFonts w:ascii="Helvetica" w:hAnsi="Helvetica"/>
          <w:color w:val="000000"/>
          <w:vertAlign w:val="superscript"/>
          <w:lang w:val="en-GB"/>
        </w:rPr>
        <w:t>-8</w:t>
      </w:r>
      <w:r w:rsidR="004E1A6F" w:rsidRPr="0081577A">
        <w:rPr>
          <w:rFonts w:ascii="Helvetica" w:hAnsi="Helvetica"/>
          <w:color w:val="000000"/>
          <w:lang w:val="en-GB"/>
        </w:rPr>
        <w:t xml:space="preserve">; height: </w:t>
      </w:r>
      <m:oMath>
        <m:r>
          <w:rPr>
            <w:rFonts w:ascii="Cambria Math" w:hAnsi="Cambria Math"/>
            <w:color w:val="000000"/>
            <w:lang w:val="en-GB"/>
          </w:rPr>
          <m:t>r</m:t>
        </m:r>
      </m:oMath>
      <w:r w:rsidR="004E1A6F" w:rsidRPr="0081577A">
        <w:rPr>
          <w:rFonts w:ascii="Helvetica" w:hAnsi="Helvetica"/>
          <w:color w:val="000000"/>
          <w:lang w:val="en-GB"/>
        </w:rPr>
        <w:t xml:space="preserve"> = </w:t>
      </w:r>
      <w:r w:rsidR="00997E6F" w:rsidRPr="0081577A">
        <w:rPr>
          <w:rFonts w:ascii="Helvetica" w:hAnsi="Helvetica"/>
          <w:color w:val="000000"/>
          <w:lang w:val="en-GB"/>
        </w:rPr>
        <w:t>0.25</w:t>
      </w:r>
      <w:r w:rsidR="004E1A6F" w:rsidRPr="0081577A">
        <w:rPr>
          <w:rFonts w:ascii="Helvetica" w:hAnsi="Helvetica"/>
          <w:color w:val="000000"/>
          <w:lang w:val="en-GB"/>
        </w:rPr>
        <w:t xml:space="preserve">, </w:t>
      </w:r>
      <m:oMath>
        <m:r>
          <w:rPr>
            <w:rFonts w:ascii="Cambria Math" w:hAnsi="Cambria Math"/>
            <w:color w:val="000000"/>
            <w:lang w:val="en-GB"/>
          </w:rPr>
          <m:t>α</m:t>
        </m:r>
      </m:oMath>
      <w:r w:rsidR="004E1A6F" w:rsidRPr="0081577A">
        <w:rPr>
          <w:rFonts w:ascii="Helvetica" w:hAnsi="Helvetica"/>
          <w:color w:val="000000"/>
          <w:lang w:val="en-GB"/>
        </w:rPr>
        <w:t xml:space="preserve"> = </w:t>
      </w:r>
      <w:r w:rsidR="00997E6F" w:rsidRPr="0081577A">
        <w:rPr>
          <w:rFonts w:ascii="Helvetica" w:hAnsi="Helvetica"/>
          <w:color w:val="000000"/>
          <w:lang w:val="en-GB"/>
        </w:rPr>
        <w:t>0.21</w:t>
      </w:r>
      <w:r w:rsidR="004E1A6F" w:rsidRPr="0081577A">
        <w:rPr>
          <w:rFonts w:ascii="Helvetica" w:hAnsi="Helvetica"/>
          <w:color w:val="000000"/>
          <w:lang w:val="en-GB"/>
        </w:rPr>
        <w:t xml:space="preserve">, </w:t>
      </w:r>
      <w:r w:rsidR="004E1A6F" w:rsidRPr="0081577A">
        <w:rPr>
          <w:rFonts w:ascii="Helvetica" w:hAnsi="Helvetica"/>
          <w:i/>
          <w:iCs/>
          <w:color w:val="000000"/>
          <w:lang w:val="en-GB"/>
        </w:rPr>
        <w:t>p</w:t>
      </w:r>
      <w:r w:rsidR="004E1A6F" w:rsidRPr="0081577A">
        <w:rPr>
          <w:rFonts w:ascii="Helvetica" w:hAnsi="Helvetica"/>
          <w:color w:val="000000"/>
          <w:lang w:val="en-GB"/>
        </w:rPr>
        <w:t xml:space="preserve"> = </w:t>
      </w:r>
      <w:r w:rsidR="00997E6F" w:rsidRPr="0081577A">
        <w:rPr>
          <w:rFonts w:ascii="Helvetica" w:hAnsi="Helvetica"/>
          <w:color w:val="000000"/>
          <w:lang w:val="en-GB"/>
        </w:rPr>
        <w:t>6.6 x 10</w:t>
      </w:r>
      <w:r w:rsidR="00997E6F" w:rsidRPr="0081577A">
        <w:rPr>
          <w:rFonts w:ascii="Helvetica" w:hAnsi="Helvetica"/>
          <w:color w:val="000000"/>
          <w:vertAlign w:val="superscript"/>
          <w:lang w:val="en-GB"/>
        </w:rPr>
        <w:t>-6</w:t>
      </w:r>
      <w:r w:rsidR="004E1A6F" w:rsidRPr="0081577A">
        <w:rPr>
          <w:rFonts w:ascii="Helvetica" w:hAnsi="Helvetica"/>
          <w:color w:val="000000"/>
          <w:lang w:val="en-GB"/>
        </w:rPr>
        <w:t xml:space="preserve">; </w:t>
      </w:r>
      <w:ins w:id="338" w:author="Jenny Sjaarda" w:date="2022-04-11T13:51:00Z">
        <w:r w:rsidR="00DD7FAC">
          <w:rPr>
            <w:rFonts w:ascii="Helvetica" w:hAnsi="Helvetica"/>
            <w:color w:val="000000"/>
            <w:lang w:val="en-GB"/>
          </w:rPr>
          <w:t>FVC</w:t>
        </w:r>
        <w:r w:rsidR="00DD7FAC" w:rsidRPr="0081577A">
          <w:rPr>
            <w:rFonts w:ascii="Helvetica" w:hAnsi="Helvetica"/>
            <w:color w:val="000000"/>
            <w:lang w:val="en-GB"/>
          </w:rPr>
          <w:t xml:space="preserve">: </w:t>
        </w:r>
      </w:ins>
      <m:oMath>
        <m:r>
          <w:ins w:id="339" w:author="Jenny Sjaarda" w:date="2022-04-11T13:51:00Z">
            <w:rPr>
              <w:rFonts w:ascii="Cambria Math" w:hAnsi="Cambria Math"/>
              <w:color w:val="000000"/>
              <w:lang w:val="en-GB"/>
            </w:rPr>
            <m:t>r</m:t>
          </w:ins>
        </m:r>
      </m:oMath>
      <w:ins w:id="340" w:author="Jenny Sjaarda" w:date="2022-04-11T13:51:00Z">
        <w:r w:rsidR="00DD7FAC" w:rsidRPr="0081577A">
          <w:rPr>
            <w:rFonts w:ascii="Helvetica" w:hAnsi="Helvetica"/>
            <w:color w:val="000000"/>
            <w:lang w:val="en-GB"/>
          </w:rPr>
          <w:t xml:space="preserve"> = 0.25</w:t>
        </w:r>
        <w:r w:rsidR="00DD7FAC">
          <w:rPr>
            <w:rFonts w:ascii="Helvetica" w:hAnsi="Helvetica"/>
            <w:color w:val="000000"/>
            <w:lang w:val="en-GB"/>
          </w:rPr>
          <w:t>0</w:t>
        </w:r>
        <w:r w:rsidR="00DD7FAC" w:rsidRPr="0081577A">
          <w:rPr>
            <w:rFonts w:ascii="Helvetica" w:hAnsi="Helvetica"/>
            <w:color w:val="000000"/>
            <w:lang w:val="en-GB"/>
          </w:rPr>
          <w:t xml:space="preserve">, </w:t>
        </w:r>
      </w:ins>
      <m:oMath>
        <m:r>
          <w:ins w:id="341" w:author="Jenny Sjaarda" w:date="2022-04-11T13:51:00Z">
            <w:rPr>
              <w:rFonts w:ascii="Cambria Math" w:hAnsi="Cambria Math"/>
              <w:color w:val="000000"/>
              <w:lang w:val="en-GB"/>
            </w:rPr>
            <m:t>α</m:t>
          </w:ins>
        </m:r>
      </m:oMath>
      <w:ins w:id="342" w:author="Jenny Sjaarda" w:date="2022-04-11T13:51:00Z">
        <w:r w:rsidR="00DD7FAC" w:rsidRPr="0081577A">
          <w:rPr>
            <w:rFonts w:ascii="Helvetica" w:hAnsi="Helvetica"/>
            <w:color w:val="000000"/>
            <w:lang w:val="en-GB"/>
          </w:rPr>
          <w:t xml:space="preserve"> = 0.1</w:t>
        </w:r>
        <w:r w:rsidR="00DD7FAC">
          <w:rPr>
            <w:rFonts w:ascii="Helvetica" w:hAnsi="Helvetica"/>
            <w:color w:val="000000"/>
            <w:lang w:val="en-GB"/>
          </w:rPr>
          <w:t>30</w:t>
        </w:r>
        <w:r w:rsidR="00DD7FAC" w:rsidRPr="0081577A">
          <w:rPr>
            <w:rFonts w:ascii="Helvetica" w:hAnsi="Helvetica"/>
            <w:color w:val="000000"/>
            <w:lang w:val="en-GB"/>
          </w:rPr>
          <w:t xml:space="preserve">, </w:t>
        </w:r>
        <w:r w:rsidR="00DD7FAC" w:rsidRPr="0081577A">
          <w:rPr>
            <w:rFonts w:ascii="Helvetica" w:hAnsi="Helvetica"/>
            <w:i/>
            <w:iCs/>
            <w:color w:val="000000"/>
            <w:lang w:val="en-GB"/>
          </w:rPr>
          <w:t>p</w:t>
        </w:r>
        <w:r w:rsidR="00DD7FAC" w:rsidRPr="0081577A">
          <w:rPr>
            <w:rFonts w:ascii="Helvetica" w:hAnsi="Helvetica"/>
            <w:color w:val="000000"/>
            <w:lang w:val="en-GB"/>
          </w:rPr>
          <w:t xml:space="preserve"> = </w:t>
        </w:r>
      </w:ins>
      <w:ins w:id="343" w:author="Jenny Sjaarda" w:date="2022-04-11T13:52:00Z">
        <w:r w:rsidR="00DD7FAC">
          <w:rPr>
            <w:rFonts w:ascii="Helvetica" w:hAnsi="Helvetica"/>
            <w:color w:val="000000"/>
            <w:lang w:val="en-GB"/>
          </w:rPr>
          <w:t>5</w:t>
        </w:r>
      </w:ins>
      <w:ins w:id="344" w:author="Jenny Sjaarda" w:date="2022-04-11T13:51:00Z">
        <w:r w:rsidR="00DD7FAC" w:rsidRPr="0081577A">
          <w:rPr>
            <w:rFonts w:ascii="Helvetica" w:hAnsi="Helvetica"/>
            <w:color w:val="000000"/>
            <w:lang w:val="en-GB"/>
          </w:rPr>
          <w:t>.6 x 10</w:t>
        </w:r>
        <w:r w:rsidR="00DD7FAC" w:rsidRPr="0081577A">
          <w:rPr>
            <w:rFonts w:ascii="Helvetica" w:hAnsi="Helvetica"/>
            <w:color w:val="000000"/>
            <w:vertAlign w:val="superscript"/>
            <w:lang w:val="en-GB"/>
          </w:rPr>
          <w:t>-</w:t>
        </w:r>
      </w:ins>
      <w:ins w:id="345" w:author="Jenny Sjaarda" w:date="2022-04-11T13:52:00Z">
        <w:r w:rsidR="00DD7FAC">
          <w:rPr>
            <w:rFonts w:ascii="Helvetica" w:hAnsi="Helvetica"/>
            <w:color w:val="000000"/>
            <w:vertAlign w:val="superscript"/>
            <w:lang w:val="en-GB"/>
          </w:rPr>
          <w:t>1</w:t>
        </w:r>
      </w:ins>
      <w:ins w:id="346" w:author="Jenny Sjaarda" w:date="2022-04-11T13:51:00Z">
        <w:r w:rsidR="00DD7FAC" w:rsidRPr="0081577A">
          <w:rPr>
            <w:rFonts w:ascii="Helvetica" w:hAnsi="Helvetica"/>
            <w:color w:val="000000"/>
            <w:vertAlign w:val="superscript"/>
            <w:lang w:val="en-GB"/>
          </w:rPr>
          <w:t>6</w:t>
        </w:r>
        <w:r w:rsidR="00DD7FAC" w:rsidRPr="0081577A">
          <w:rPr>
            <w:rFonts w:ascii="Helvetica" w:hAnsi="Helvetica"/>
            <w:color w:val="000000"/>
            <w:lang w:val="en-GB"/>
          </w:rPr>
          <w:t xml:space="preserve">; </w:t>
        </w:r>
      </w:ins>
      <w:ins w:id="347" w:author="Jenny Sjaarda" w:date="2022-04-11T13:53:00Z">
        <w:r w:rsidR="00DD7FAC">
          <w:rPr>
            <w:rFonts w:ascii="Helvetica" w:hAnsi="Helvetica"/>
            <w:color w:val="000000"/>
            <w:lang w:val="en-GB"/>
          </w:rPr>
          <w:t>BMR</w:t>
        </w:r>
        <w:r w:rsidR="00DD7FAC" w:rsidRPr="0081577A">
          <w:rPr>
            <w:rFonts w:ascii="Helvetica" w:hAnsi="Helvetica"/>
            <w:color w:val="000000"/>
            <w:lang w:val="en-GB"/>
          </w:rPr>
          <w:t xml:space="preserve">: </w:t>
        </w:r>
      </w:ins>
      <m:oMath>
        <m:r>
          <w:ins w:id="348" w:author="Jenny Sjaarda" w:date="2022-04-11T13:53:00Z">
            <w:rPr>
              <w:rFonts w:ascii="Cambria Math" w:hAnsi="Cambria Math"/>
              <w:color w:val="000000"/>
              <w:lang w:val="en-GB"/>
            </w:rPr>
            <w:lastRenderedPageBreak/>
            <m:t>r</m:t>
          </w:ins>
        </m:r>
      </m:oMath>
      <w:ins w:id="349" w:author="Jenny Sjaarda" w:date="2022-04-11T13:53:00Z">
        <w:r w:rsidR="00DD7FAC" w:rsidRPr="0081577A">
          <w:rPr>
            <w:rFonts w:ascii="Helvetica" w:hAnsi="Helvetica"/>
            <w:color w:val="000000"/>
            <w:lang w:val="en-GB"/>
          </w:rPr>
          <w:t xml:space="preserve"> = 0.2</w:t>
        </w:r>
        <w:r w:rsidR="00DD7FAC">
          <w:rPr>
            <w:rFonts w:ascii="Helvetica" w:hAnsi="Helvetica"/>
            <w:color w:val="000000"/>
            <w:lang w:val="en-GB"/>
          </w:rPr>
          <w:t>13</w:t>
        </w:r>
        <w:r w:rsidR="00DD7FAC" w:rsidRPr="0081577A">
          <w:rPr>
            <w:rFonts w:ascii="Helvetica" w:hAnsi="Helvetica"/>
            <w:color w:val="000000"/>
            <w:lang w:val="en-GB"/>
          </w:rPr>
          <w:t xml:space="preserve">, </w:t>
        </w:r>
      </w:ins>
      <m:oMath>
        <m:r>
          <w:ins w:id="350" w:author="Jenny Sjaarda" w:date="2022-04-11T13:53:00Z">
            <w:rPr>
              <w:rFonts w:ascii="Cambria Math" w:hAnsi="Cambria Math"/>
              <w:color w:val="000000"/>
              <w:lang w:val="en-GB"/>
            </w:rPr>
            <m:t>α</m:t>
          </w:ins>
        </m:r>
      </m:oMath>
      <w:ins w:id="351" w:author="Jenny Sjaarda" w:date="2022-04-11T13:53:00Z">
        <w:r w:rsidR="00DD7FAC" w:rsidRPr="0081577A">
          <w:rPr>
            <w:rFonts w:ascii="Helvetica" w:hAnsi="Helvetica"/>
            <w:color w:val="000000"/>
            <w:lang w:val="en-GB"/>
          </w:rPr>
          <w:t xml:space="preserve"> = 0.1</w:t>
        </w:r>
        <w:r w:rsidR="00DD7FAC">
          <w:rPr>
            <w:rFonts w:ascii="Helvetica" w:hAnsi="Helvetica"/>
            <w:color w:val="000000"/>
            <w:lang w:val="en-GB"/>
          </w:rPr>
          <w:t>58</w:t>
        </w:r>
        <w:r w:rsidR="00DD7FAC" w:rsidRPr="0081577A">
          <w:rPr>
            <w:rFonts w:ascii="Helvetica" w:hAnsi="Helvetica"/>
            <w:color w:val="000000"/>
            <w:lang w:val="en-GB"/>
          </w:rPr>
          <w:t xml:space="preserve">, </w:t>
        </w:r>
        <w:r w:rsidR="00DD7FAC" w:rsidRPr="0081577A">
          <w:rPr>
            <w:rFonts w:ascii="Helvetica" w:hAnsi="Helvetica"/>
            <w:i/>
            <w:iCs/>
            <w:color w:val="000000"/>
            <w:lang w:val="en-GB"/>
          </w:rPr>
          <w:t>p</w:t>
        </w:r>
        <w:r w:rsidR="00DD7FAC" w:rsidRPr="0081577A">
          <w:rPr>
            <w:rFonts w:ascii="Helvetica" w:hAnsi="Helvetica"/>
            <w:color w:val="000000"/>
            <w:lang w:val="en-GB"/>
          </w:rPr>
          <w:t xml:space="preserve"> = </w:t>
        </w:r>
        <w:r w:rsidR="00DD7FAC">
          <w:rPr>
            <w:rFonts w:ascii="Helvetica" w:hAnsi="Helvetica"/>
            <w:color w:val="000000"/>
            <w:lang w:val="en-GB"/>
          </w:rPr>
          <w:t>9</w:t>
        </w:r>
        <w:r w:rsidR="00DD7FAC" w:rsidRPr="0081577A">
          <w:rPr>
            <w:rFonts w:ascii="Helvetica" w:hAnsi="Helvetica"/>
            <w:color w:val="000000"/>
            <w:lang w:val="en-GB"/>
          </w:rPr>
          <w:t>.</w:t>
        </w:r>
      </w:ins>
      <w:ins w:id="352" w:author="Jenny Sjaarda" w:date="2022-04-11T13:54:00Z">
        <w:r w:rsidR="00DD7FAC">
          <w:rPr>
            <w:rFonts w:ascii="Helvetica" w:hAnsi="Helvetica"/>
            <w:color w:val="000000"/>
            <w:lang w:val="en-GB"/>
          </w:rPr>
          <w:t>8</w:t>
        </w:r>
      </w:ins>
      <w:ins w:id="353" w:author="Jenny Sjaarda" w:date="2022-04-11T13:53:00Z">
        <w:r w:rsidR="00DD7FAC" w:rsidRPr="0081577A">
          <w:rPr>
            <w:rFonts w:ascii="Helvetica" w:hAnsi="Helvetica"/>
            <w:color w:val="000000"/>
            <w:lang w:val="en-GB"/>
          </w:rPr>
          <w:t xml:space="preserve"> x 10</w:t>
        </w:r>
        <w:r w:rsidR="00DD7FAC" w:rsidRPr="0081577A">
          <w:rPr>
            <w:rFonts w:ascii="Helvetica" w:hAnsi="Helvetica"/>
            <w:color w:val="000000"/>
            <w:vertAlign w:val="superscript"/>
            <w:lang w:val="en-GB"/>
          </w:rPr>
          <w:t>-</w:t>
        </w:r>
      </w:ins>
      <w:ins w:id="354" w:author="Jenny Sjaarda" w:date="2022-04-11T13:54:00Z">
        <w:r w:rsidR="00DD7FAC">
          <w:rPr>
            <w:rFonts w:ascii="Helvetica" w:hAnsi="Helvetica"/>
            <w:color w:val="000000"/>
            <w:vertAlign w:val="superscript"/>
            <w:lang w:val="en-GB"/>
          </w:rPr>
          <w:t>7</w:t>
        </w:r>
      </w:ins>
      <w:ins w:id="355" w:author="Jenny Sjaarda" w:date="2022-04-11T13:53:00Z">
        <w:r w:rsidR="00DD7FAC" w:rsidRPr="0081577A">
          <w:rPr>
            <w:rFonts w:ascii="Helvetica" w:hAnsi="Helvetica"/>
            <w:color w:val="000000"/>
            <w:lang w:val="en-GB"/>
          </w:rPr>
          <w:t xml:space="preserve">; </w:t>
        </w:r>
      </w:ins>
      <w:r w:rsidR="00997E6F" w:rsidRPr="0081577A">
        <w:rPr>
          <w:rFonts w:ascii="Helvetica" w:hAnsi="Helvetica"/>
          <w:color w:val="000000"/>
          <w:lang w:val="en-GB"/>
        </w:rPr>
        <w:t>basophil</w:t>
      </w:r>
      <w:r w:rsidR="004E1A6F" w:rsidRPr="0081577A">
        <w:rPr>
          <w:rFonts w:ascii="Helvetica" w:hAnsi="Helvetica"/>
          <w:color w:val="000000"/>
          <w:lang w:val="en-GB"/>
        </w:rPr>
        <w:t xml:space="preserve"> count: </w:t>
      </w:r>
      <m:oMath>
        <m:r>
          <w:rPr>
            <w:rFonts w:ascii="Cambria Math" w:hAnsi="Cambria Math"/>
            <w:color w:val="000000"/>
            <w:lang w:val="en-GB"/>
          </w:rPr>
          <m:t>r</m:t>
        </m:r>
      </m:oMath>
      <w:r w:rsidR="004E1A6F" w:rsidRPr="0081577A">
        <w:rPr>
          <w:rFonts w:ascii="Helvetica" w:hAnsi="Helvetica"/>
          <w:color w:val="000000"/>
          <w:lang w:val="en-GB"/>
        </w:rPr>
        <w:t xml:space="preserve"> = </w:t>
      </w:r>
      <w:r w:rsidR="00997E6F" w:rsidRPr="0081577A">
        <w:rPr>
          <w:rFonts w:ascii="Helvetica" w:hAnsi="Helvetica"/>
          <w:color w:val="000000"/>
          <w:lang w:val="en-GB"/>
        </w:rPr>
        <w:t>0.47</w:t>
      </w:r>
      <w:r w:rsidR="004E1A6F" w:rsidRPr="0081577A">
        <w:rPr>
          <w:rFonts w:ascii="Helvetica" w:hAnsi="Helvetica"/>
          <w:color w:val="000000"/>
          <w:lang w:val="en-GB"/>
        </w:rPr>
        <w:t xml:space="preserve">, </w:t>
      </w:r>
      <m:oMath>
        <m:r>
          <w:rPr>
            <w:rFonts w:ascii="Cambria Math" w:hAnsi="Cambria Math"/>
            <w:color w:val="000000"/>
            <w:lang w:val="en-GB"/>
          </w:rPr>
          <m:t>α</m:t>
        </m:r>
      </m:oMath>
      <w:r w:rsidR="004E1A6F" w:rsidRPr="0081577A">
        <w:rPr>
          <w:rFonts w:ascii="Helvetica" w:hAnsi="Helvetica"/>
          <w:color w:val="000000"/>
          <w:lang w:val="en-GB"/>
        </w:rPr>
        <w:t xml:space="preserve"> = </w:t>
      </w:r>
      <w:r w:rsidR="00997E6F" w:rsidRPr="0081577A">
        <w:rPr>
          <w:rFonts w:ascii="Helvetica" w:hAnsi="Helvetica"/>
          <w:color w:val="000000"/>
          <w:lang w:val="en-GB"/>
        </w:rPr>
        <w:t>0.0013</w:t>
      </w:r>
      <w:r w:rsidR="004E1A6F" w:rsidRPr="0081577A">
        <w:rPr>
          <w:rFonts w:ascii="Helvetica" w:hAnsi="Helvetica"/>
          <w:color w:val="000000"/>
          <w:lang w:val="en-GB"/>
        </w:rPr>
        <w:t xml:space="preserve">, </w:t>
      </w:r>
      <w:r w:rsidR="004E1A6F" w:rsidRPr="0081577A">
        <w:rPr>
          <w:rFonts w:ascii="Helvetica" w:hAnsi="Helvetica"/>
          <w:i/>
          <w:iCs/>
          <w:color w:val="000000"/>
          <w:lang w:val="en-GB"/>
        </w:rPr>
        <w:t>p</w:t>
      </w:r>
      <w:r w:rsidR="004E1A6F" w:rsidRPr="0081577A">
        <w:rPr>
          <w:rFonts w:ascii="Helvetica" w:hAnsi="Helvetica"/>
          <w:color w:val="000000"/>
          <w:lang w:val="en-GB"/>
        </w:rPr>
        <w:t xml:space="preserve"> </w:t>
      </w:r>
      <w:r w:rsidR="00997E6F" w:rsidRPr="0081577A">
        <w:rPr>
          <w:rFonts w:ascii="Helvetica" w:hAnsi="Helvetica"/>
          <w:color w:val="000000"/>
          <w:lang w:val="en-GB"/>
        </w:rPr>
        <w:t>&lt; 1 x 10</w:t>
      </w:r>
      <w:r w:rsidR="00997E6F" w:rsidRPr="0081577A">
        <w:rPr>
          <w:rFonts w:ascii="Helvetica" w:hAnsi="Helvetica"/>
          <w:color w:val="000000"/>
          <w:vertAlign w:val="superscript"/>
          <w:lang w:val="en-GB"/>
        </w:rPr>
        <w:t>-8</w:t>
      </w:r>
      <w:r w:rsidR="004E1A6F" w:rsidRPr="0081577A">
        <w:rPr>
          <w:rFonts w:ascii="Helvetica" w:hAnsi="Helvetica"/>
          <w:color w:val="000000"/>
          <w:lang w:val="en-GB"/>
        </w:rPr>
        <w:t>). </w:t>
      </w:r>
      <w:commentRangeEnd w:id="334"/>
      <w:r w:rsidR="00103D88">
        <w:rPr>
          <w:rStyle w:val="CommentReference"/>
          <w:rFonts w:asciiTheme="minorHAnsi" w:eastAsiaTheme="minorHAnsi" w:hAnsiTheme="minorHAnsi" w:cstheme="minorBidi"/>
        </w:rPr>
        <w:commentReference w:id="334"/>
      </w:r>
      <w:moveToRangeStart w:id="356" w:author="Jenny Sjaarda" w:date="2022-04-07T15:18:00Z" w:name="move100237138"/>
      <w:commentRangeStart w:id="357"/>
      <w:moveTo w:id="358" w:author="Jenny Sjaarda" w:date="2022-04-07T15:18:00Z">
        <w:r w:rsidR="0019184E" w:rsidRPr="0081577A">
          <w:rPr>
            <w:rFonts w:ascii="Helvetica" w:hAnsi="Helvetica"/>
            <w:color w:val="000000"/>
            <w:lang w:val="en-GB"/>
          </w:rPr>
          <w:t xml:space="preserve">Significant differences </w:t>
        </w:r>
      </w:moveTo>
      <w:ins w:id="359" w:author="Jenny Sjaarda" w:date="2022-04-07T15:18:00Z">
        <w:r w:rsidR="0019184E">
          <w:rPr>
            <w:rFonts w:ascii="Helvetica" w:hAnsi="Helvetica"/>
            <w:color w:val="000000"/>
            <w:lang w:val="en-GB"/>
          </w:rPr>
          <w:t>c</w:t>
        </w:r>
      </w:ins>
      <w:moveTo w:id="360" w:author="Jenny Sjaarda" w:date="2022-04-07T15:18:00Z">
        <w:del w:id="361" w:author="Jenny Sjaarda" w:date="2022-04-07T15:18:00Z">
          <w:r w:rsidR="0019184E" w:rsidRPr="0081577A" w:rsidDel="0019184E">
            <w:rPr>
              <w:rFonts w:ascii="Helvetica" w:hAnsi="Helvetica"/>
              <w:color w:val="000000"/>
              <w:lang w:val="en-GB"/>
            </w:rPr>
            <w:delText>w</w:delText>
          </w:r>
        </w:del>
        <w:r w:rsidR="0019184E" w:rsidRPr="0081577A">
          <w:rPr>
            <w:rFonts w:ascii="Helvetica" w:hAnsi="Helvetica"/>
            <w:color w:val="000000"/>
            <w:lang w:val="en-GB"/>
          </w:rPr>
          <w:t xml:space="preserve">ould be indicative of the presence of confounders (either negative or positive) driving the observed phenotypic correlation. </w:t>
        </w:r>
        <w:commentRangeEnd w:id="357"/>
        <w:r w:rsidR="0019184E">
          <w:rPr>
            <w:rStyle w:val="CommentReference"/>
            <w:rFonts w:asciiTheme="minorHAnsi" w:eastAsiaTheme="minorHAnsi" w:hAnsiTheme="minorHAnsi" w:cstheme="minorBidi"/>
          </w:rPr>
          <w:commentReference w:id="357"/>
        </w:r>
      </w:moveTo>
      <w:moveToRangeEnd w:id="356"/>
    </w:p>
    <w:p w14:paraId="7D9D43CF" w14:textId="153F6A6B" w:rsidR="00DE17C1" w:rsidRDefault="00DE17C1" w:rsidP="002B237D">
      <w:pPr>
        <w:jc w:val="both"/>
        <w:rPr>
          <w:rFonts w:ascii="Helvetica" w:hAnsi="Helvetica"/>
          <w:color w:val="000000"/>
          <w:lang w:val="en-GB"/>
        </w:rPr>
      </w:pPr>
    </w:p>
    <w:p w14:paraId="4D1A3E0A" w14:textId="7C894599" w:rsidR="00DE17C1" w:rsidRPr="0081577A" w:rsidRDefault="00DE17C1" w:rsidP="00DE17C1">
      <w:pPr>
        <w:jc w:val="both"/>
        <w:rPr>
          <w:rFonts w:ascii="Helvetica" w:hAnsi="Helvetica"/>
          <w:color w:val="000000"/>
          <w:lang w:val="en-GB"/>
        </w:rPr>
      </w:pPr>
      <w:commentRangeStart w:id="362"/>
      <w:r w:rsidRPr="0081577A">
        <w:rPr>
          <w:rFonts w:ascii="Helvetica" w:hAnsi="Helvetica"/>
          <w:color w:val="000000"/>
          <w:lang w:val="en-GB"/>
        </w:rPr>
        <w:t xml:space="preserve">Of these 43 traits where couple correlation was significantly different than MR causal estimates, we sought to identify potential confounders which may, in part, explain the discrepant estimates. </w:t>
      </w:r>
      <w:commentRangeEnd w:id="362"/>
      <w:r w:rsidR="000D69F3">
        <w:rPr>
          <w:rStyle w:val="CommentReference"/>
          <w:rFonts w:asciiTheme="minorHAnsi" w:eastAsiaTheme="minorHAnsi" w:hAnsiTheme="minorHAnsi" w:cstheme="minorBidi"/>
        </w:rPr>
        <w:commentReference w:id="362"/>
      </w:r>
      <w:r w:rsidRPr="0081577A">
        <w:rPr>
          <w:rFonts w:ascii="Helvetica" w:hAnsi="Helvetica"/>
          <w:color w:val="000000"/>
          <w:lang w:val="en-GB"/>
        </w:rPr>
        <w:t xml:space="preserve">For </w:t>
      </w:r>
      <w:r>
        <w:rPr>
          <w:rFonts w:ascii="Helvetica" w:hAnsi="Helvetica"/>
          <w:color w:val="000000"/>
          <w:lang w:val="en-GB"/>
        </w:rPr>
        <w:t xml:space="preserve">the three </w:t>
      </w:r>
      <w:r w:rsidRPr="0081577A">
        <w:rPr>
          <w:rFonts w:ascii="Helvetica" w:hAnsi="Helvetica"/>
          <w:color w:val="000000"/>
          <w:lang w:val="en-GB"/>
        </w:rPr>
        <w:t>traits where correlation was less than MR-estimate, we searched for negative confounders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negative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w:t>
      </w:r>
      <w:ins w:id="363" w:author="Jenny Sjaarda" w:date="2022-04-11T13:47:00Z">
        <w:r w:rsidR="000D69F3">
          <w:rPr>
            <w:rFonts w:ascii="Helvetica" w:hAnsi="Helvetica"/>
            <w:color w:val="000000"/>
            <w:lang w:val="en-GB"/>
          </w:rPr>
          <w:t xml:space="preserve">but did not identify any. </w:t>
        </w:r>
      </w:ins>
      <w:del w:id="364" w:author="Jenny Sjaarda" w:date="2022-04-11T13:47:00Z">
        <w:r w:rsidRPr="0081577A" w:rsidDel="000D69F3">
          <w:rPr>
            <w:rFonts w:ascii="Helvetica" w:hAnsi="Helvetica"/>
            <w:color w:val="000000"/>
            <w:lang w:val="en-GB"/>
          </w:rPr>
          <w:delText xml:space="preserve">and </w:delText>
        </w:r>
      </w:del>
      <w:ins w:id="365" w:author="Jenny Sjaarda" w:date="2022-04-11T13:47:00Z">
        <w:r w:rsidR="000D69F3">
          <w:rPr>
            <w:rFonts w:ascii="Helvetica" w:hAnsi="Helvetica"/>
            <w:color w:val="000000"/>
            <w:lang w:val="en-GB"/>
          </w:rPr>
          <w:t>C</w:t>
        </w:r>
      </w:ins>
      <w:del w:id="366" w:author="Jenny Sjaarda" w:date="2022-04-11T13:47:00Z">
        <w:r w:rsidRPr="0081577A" w:rsidDel="000D69F3">
          <w:rPr>
            <w:rFonts w:ascii="Helvetica" w:hAnsi="Helvetica"/>
            <w:color w:val="000000"/>
            <w:lang w:val="en-GB"/>
          </w:rPr>
          <w:delText>c</w:delText>
        </w:r>
      </w:del>
      <w:r w:rsidRPr="0081577A">
        <w:rPr>
          <w:rFonts w:ascii="Helvetica" w:hAnsi="Helvetica"/>
          <w:color w:val="000000"/>
          <w:lang w:val="en-GB"/>
        </w:rPr>
        <w:t>onversely for traits where the correlation was greater than the MR-estimate we searched for positive confounder</w:t>
      </w:r>
      <w:ins w:id="367" w:author="Jenny Sjaarda" w:date="2022-04-11T13:47:00Z">
        <w:r w:rsidR="000D69F3">
          <w:rPr>
            <w:rFonts w:ascii="Helvetica" w:hAnsi="Helvetica"/>
            <w:color w:val="000000"/>
            <w:lang w:val="en-GB"/>
          </w:rPr>
          <w:t>s</w:t>
        </w:r>
      </w:ins>
      <w:ins w:id="368" w:author="Jenny Sjaarda" w:date="2022-04-11T13:48:00Z">
        <w:r w:rsidR="000D69F3">
          <w:rPr>
            <w:rFonts w:ascii="Helvetica" w:hAnsi="Helvetica"/>
            <w:color w:val="000000"/>
            <w:lang w:val="en-GB"/>
          </w:rPr>
          <w:t xml:space="preserve">, and </w:t>
        </w:r>
      </w:ins>
      <w:del w:id="369" w:author="Jenny Sjaarda" w:date="2022-04-11T13:47:00Z">
        <w:r w:rsidRPr="0081577A" w:rsidDel="000D69F3">
          <w:rPr>
            <w:rFonts w:ascii="Helvetica" w:hAnsi="Helvetica"/>
            <w:color w:val="000000"/>
            <w:lang w:val="en-GB"/>
          </w:rPr>
          <w:delText xml:space="preserve">s. We found no potential negative confounder to explain the cases where correlation was smaller than the MR-estimate. On the other hand, for the 40 traits with phenotypic correlation larger than MR-estimate, </w:delText>
        </w:r>
      </w:del>
      <w:del w:id="370" w:author="Jenny Sjaarda" w:date="2022-04-11T13:48:00Z">
        <w:r w:rsidRPr="0081577A" w:rsidDel="000D69F3">
          <w:rPr>
            <w:rFonts w:ascii="Helvetica" w:hAnsi="Helvetica"/>
            <w:color w:val="000000"/>
            <w:lang w:val="en-GB"/>
          </w:rPr>
          <w:delText>we</w:delText>
        </w:r>
      </w:del>
      <w:r w:rsidRPr="0081577A">
        <w:rPr>
          <w:rFonts w:ascii="Helvetica" w:hAnsi="Helvetica"/>
          <w:color w:val="000000"/>
          <w:lang w:val="en-GB"/>
        </w:rPr>
        <w:t xml:space="preserve"> found many potential positive confounders. Namely, the mean number of potential confounders from our set of 117 candidates was 22.56, with a maximum of 39, for </w:t>
      </w:r>
      <w:ins w:id="371" w:author="Jenny Sjaarda" w:date="2022-04-11T13:48:00Z">
        <w:r w:rsidR="000D69F3">
          <w:rPr>
            <w:rFonts w:ascii="Helvetica" w:hAnsi="Helvetica"/>
            <w:color w:val="000000"/>
            <w:lang w:val="en-GB"/>
          </w:rPr>
          <w:t xml:space="preserve">only </w:t>
        </w:r>
      </w:ins>
      <w:r w:rsidRPr="0081577A">
        <w:rPr>
          <w:rFonts w:ascii="Helvetica" w:hAnsi="Helvetica"/>
          <w:color w:val="000000"/>
          <w:lang w:val="en-GB"/>
        </w:rPr>
        <w:t xml:space="preserve">one trait </w:t>
      </w:r>
      <w:ins w:id="372" w:author="Jenny Sjaarda" w:date="2022-04-11T13:48:00Z">
        <w:r w:rsidR="000D69F3">
          <w:rPr>
            <w:rFonts w:ascii="Helvetica" w:hAnsi="Helvetica"/>
            <w:color w:val="000000"/>
            <w:lang w:val="en-GB"/>
          </w:rPr>
          <w:t xml:space="preserve">we </w:t>
        </w:r>
      </w:ins>
      <w:del w:id="373" w:author="Jenny Sjaarda" w:date="2022-04-11T13:48:00Z">
        <w:r w:rsidRPr="0081577A" w:rsidDel="000D69F3">
          <w:rPr>
            <w:rFonts w:ascii="Helvetica" w:hAnsi="Helvetica"/>
            <w:color w:val="000000"/>
            <w:lang w:val="en-GB"/>
          </w:rPr>
          <w:delText xml:space="preserve">we </w:delText>
        </w:r>
      </w:del>
      <w:r w:rsidRPr="0081577A">
        <w:rPr>
          <w:rFonts w:ascii="Helvetica" w:hAnsi="Helvetica"/>
          <w:color w:val="000000"/>
          <w:lang w:val="en-GB"/>
        </w:rPr>
        <w:t xml:space="preserve">did not identify any potential confounders </w:t>
      </w:r>
      <w:r w:rsidRPr="007344CF">
        <w:rPr>
          <w:rFonts w:ascii="Helvetica" w:hAnsi="Helvetica"/>
          <w:color w:val="000000"/>
          <w:lang w:val="en-GB"/>
        </w:rPr>
        <w:t>(</w:t>
      </w:r>
      <w:r w:rsidR="00287556" w:rsidRPr="007344CF">
        <w:rPr>
          <w:rFonts w:ascii="Helvetica" w:hAnsi="Helvetica"/>
          <w:color w:val="000000"/>
          <w:lang w:val="en-GB"/>
        </w:rPr>
        <w:t>Supplementary T</w:t>
      </w:r>
      <w:r w:rsidRPr="007344CF">
        <w:rPr>
          <w:rFonts w:ascii="Helvetica" w:hAnsi="Helvetica"/>
          <w:color w:val="000000"/>
          <w:lang w:val="en-GB"/>
        </w:rPr>
        <w:t xml:space="preserve">able </w:t>
      </w:r>
      <w:r w:rsidR="00287556" w:rsidRPr="007344CF">
        <w:rPr>
          <w:rFonts w:ascii="Helvetica" w:hAnsi="Helvetica"/>
          <w:color w:val="000000"/>
          <w:lang w:val="en-GB"/>
        </w:rPr>
        <w:t>2</w:t>
      </w:r>
      <w:r w:rsidRPr="007344CF">
        <w:rPr>
          <w:rFonts w:ascii="Helvetica" w:hAnsi="Helvetica"/>
          <w:color w:val="000000"/>
          <w:lang w:val="en-GB"/>
        </w:rPr>
        <w:t>).</w:t>
      </w:r>
      <w:r w:rsidRPr="0081577A">
        <w:rPr>
          <w:rFonts w:ascii="Helvetica" w:hAnsi="Helvetica"/>
          <w:color w:val="000000"/>
          <w:lang w:val="en-GB"/>
        </w:rPr>
        <w:t xml:space="preserve"> For instance, for</w:t>
      </w:r>
      <w:r>
        <w:rPr>
          <w:rFonts w:ascii="Helvetica" w:hAnsi="Helvetica"/>
          <w:color w:val="000000"/>
          <w:lang w:val="en-GB"/>
        </w:rPr>
        <w:t xml:space="preserve"> systolic blood pressure</w:t>
      </w:r>
      <w:r w:rsidRPr="0081577A">
        <w:rPr>
          <w:rFonts w:ascii="Helvetica" w:hAnsi="Helvetica"/>
          <w:color w:val="000000"/>
          <w:lang w:val="en-GB"/>
        </w:rPr>
        <w:t xml:space="preserve">, we identified </w:t>
      </w:r>
      <w:r w:rsidR="00DB4891">
        <w:rPr>
          <w:rFonts w:ascii="Helvetica" w:hAnsi="Helvetica"/>
          <w:color w:val="000000"/>
          <w:lang w:val="en-GB"/>
        </w:rPr>
        <w:t>29</w:t>
      </w:r>
      <w:r w:rsidRPr="0081577A">
        <w:rPr>
          <w:rFonts w:ascii="Helvetica" w:hAnsi="Helvetica"/>
          <w:color w:val="000000"/>
          <w:lang w:val="en-GB"/>
        </w:rPr>
        <w:t xml:space="preserve"> (correlated) potential confounders which may explain the larger phenotypic correlation as compared to MR effect. These potential confounders included</w:t>
      </w:r>
      <w:r w:rsidR="00DB4891">
        <w:rPr>
          <w:rFonts w:ascii="Helvetica" w:hAnsi="Helvetica"/>
          <w:color w:val="000000"/>
          <w:lang w:val="en-GB"/>
        </w:rPr>
        <w:t xml:space="preserve"> physical activity, BMI, lung fitness measures, overall health rating</w:t>
      </w:r>
      <w:del w:id="374" w:author="Jenny Sjaarda" w:date="2022-04-11T21:13:00Z">
        <w:r w:rsidDel="00103D88">
          <w:rPr>
            <w:rFonts w:ascii="Helvetica" w:hAnsi="Helvetica"/>
            <w:color w:val="000000"/>
            <w:lang w:val="en-GB"/>
          </w:rPr>
          <w:delText xml:space="preserve"> </w:delText>
        </w:r>
        <w:r w:rsidRPr="0081577A" w:rsidDel="00103D88">
          <w:rPr>
            <w:rFonts w:ascii="Helvetica" w:hAnsi="Helvetica"/>
            <w:color w:val="000000"/>
            <w:lang w:val="en-GB"/>
          </w:rPr>
          <w:delText>among many others</w:delText>
        </w:r>
      </w:del>
      <w:r w:rsidRPr="0081577A">
        <w:rPr>
          <w:rFonts w:ascii="Helvetica" w:hAnsi="Helvetica"/>
          <w:color w:val="000000"/>
          <w:lang w:val="en-GB"/>
        </w:rPr>
        <w:t xml:space="preserve">. </w:t>
      </w:r>
      <w:r w:rsidR="00287556">
        <w:rPr>
          <w:rFonts w:ascii="Helvetica" w:hAnsi="Helvetica"/>
          <w:color w:val="000000"/>
          <w:lang w:val="en-GB"/>
        </w:rPr>
        <w:t>For weight, we found 30 potential confounders, including anthropometric traits (such as leg, trunk, arm fat mass), various behavioural traits which are reflective of exercise patterns, such as time spent watching television, walking pace, phone use, among many others</w:t>
      </w:r>
      <w:ins w:id="375" w:author="Jenny Sjaarda" w:date="2022-04-11T21:13:00Z">
        <w:r w:rsidR="002F2FC7">
          <w:rPr>
            <w:rFonts w:ascii="Helvetica" w:hAnsi="Helvetica"/>
            <w:color w:val="000000"/>
            <w:lang w:val="en-GB"/>
          </w:rPr>
          <w:t xml:space="preserve"> </w:t>
        </w:r>
      </w:ins>
      <w:ins w:id="376" w:author="Jenny Sjaarda" w:date="2022-04-11T21:14:00Z">
        <w:r w:rsidR="002F2FC7" w:rsidRPr="007344CF">
          <w:rPr>
            <w:rFonts w:ascii="Helvetica" w:hAnsi="Helvetica"/>
            <w:color w:val="000000"/>
            <w:lang w:val="en-GB"/>
          </w:rPr>
          <w:t>(Supplementary Table 2)</w:t>
        </w:r>
      </w:ins>
      <w:r w:rsidR="00287556">
        <w:rPr>
          <w:rFonts w:ascii="Helvetica" w:hAnsi="Helvetica"/>
          <w:color w:val="000000"/>
          <w:lang w:val="en-GB"/>
        </w:rPr>
        <w:t xml:space="preserve">. </w:t>
      </w:r>
      <w:r w:rsidR="00A0271F">
        <w:rPr>
          <w:rFonts w:ascii="Helvetica" w:hAnsi="Helvetica"/>
          <w:color w:val="000000"/>
          <w:lang w:val="en-GB"/>
        </w:rPr>
        <w:t xml:space="preserve">Many of the 40 traits with larger phenotypic correlation compared to MR-estimates included blood cell counts and/or percentages (such as white blood cell (leukocyte) count, neutrophil count, monocyte count and percentage, reticulocyte percentage and count). The </w:t>
      </w:r>
      <w:r w:rsidR="004C292D">
        <w:rPr>
          <w:rFonts w:ascii="Helvetica" w:hAnsi="Helvetica"/>
          <w:color w:val="000000"/>
          <w:lang w:val="en-GB"/>
        </w:rPr>
        <w:t xml:space="preserve">potential </w:t>
      </w:r>
      <w:r w:rsidR="00A0271F">
        <w:rPr>
          <w:rFonts w:ascii="Helvetica" w:hAnsi="Helvetica"/>
          <w:color w:val="000000"/>
          <w:lang w:val="en-GB"/>
        </w:rPr>
        <w:t xml:space="preserve">confounders for these traits were highly overlapping, including physical activity level, anthropometric traits, smoking and health </w:t>
      </w:r>
      <w:commentRangeStart w:id="377"/>
      <w:r w:rsidR="00A0271F">
        <w:rPr>
          <w:rFonts w:ascii="Helvetica" w:hAnsi="Helvetica"/>
          <w:color w:val="000000"/>
          <w:lang w:val="en-GB"/>
        </w:rPr>
        <w:t>rating</w:t>
      </w:r>
      <w:ins w:id="378" w:author="Jenny Sjaarda" w:date="2022-04-11T21:13:00Z">
        <w:r w:rsidR="002F2FC7">
          <w:rPr>
            <w:rFonts w:ascii="Helvetica" w:hAnsi="Helvetica"/>
            <w:color w:val="000000"/>
            <w:lang w:val="en-GB"/>
          </w:rPr>
          <w:t xml:space="preserve"> </w:t>
        </w:r>
        <w:r w:rsidR="002F2FC7" w:rsidRPr="007344CF">
          <w:rPr>
            <w:rFonts w:ascii="Helvetica" w:hAnsi="Helvetica"/>
            <w:color w:val="000000"/>
            <w:lang w:val="en-GB"/>
          </w:rPr>
          <w:t>(Supplementary Table 2)</w:t>
        </w:r>
      </w:ins>
      <w:r w:rsidR="00A0271F">
        <w:rPr>
          <w:rFonts w:ascii="Helvetica" w:hAnsi="Helvetica"/>
          <w:color w:val="000000"/>
          <w:lang w:val="en-GB"/>
        </w:rPr>
        <w:t xml:space="preserve">. </w:t>
      </w:r>
      <w:commentRangeEnd w:id="377"/>
      <w:r w:rsidR="002F2FC7">
        <w:rPr>
          <w:rStyle w:val="CommentReference"/>
          <w:rFonts w:asciiTheme="minorHAnsi" w:eastAsiaTheme="minorHAnsi" w:hAnsiTheme="minorHAnsi" w:cstheme="minorBidi"/>
        </w:rPr>
        <w:commentReference w:id="377"/>
      </w:r>
      <w:r w:rsidR="006C762A">
        <w:rPr>
          <w:rFonts w:ascii="Helvetica" w:hAnsi="Helvetica"/>
          <w:color w:val="000000"/>
          <w:lang w:val="en-GB"/>
        </w:rPr>
        <w:t>Other notable confounders included measures of physical activity for forced vital capacity</w:t>
      </w:r>
      <w:r w:rsidR="00A524FE">
        <w:rPr>
          <w:rFonts w:ascii="Helvetica" w:hAnsi="Helvetica"/>
          <w:color w:val="000000"/>
          <w:lang w:val="en-GB"/>
        </w:rPr>
        <w:t>;</w:t>
      </w:r>
      <w:r w:rsidR="006C762A">
        <w:rPr>
          <w:rFonts w:ascii="Helvetica" w:hAnsi="Helvetica"/>
          <w:color w:val="000000"/>
          <w:lang w:val="en-GB"/>
        </w:rPr>
        <w:t xml:space="preserve"> smoking status and fitness measures for basal metabolic rate</w:t>
      </w:r>
      <w:r w:rsidR="00A524FE">
        <w:rPr>
          <w:rFonts w:ascii="Helvetica" w:hAnsi="Helvetica"/>
          <w:color w:val="000000"/>
          <w:lang w:val="en-GB"/>
        </w:rPr>
        <w:t>;</w:t>
      </w:r>
      <w:r w:rsidR="006C762A">
        <w:rPr>
          <w:rFonts w:ascii="Helvetica" w:hAnsi="Helvetica"/>
          <w:color w:val="000000"/>
          <w:lang w:val="en-GB"/>
        </w:rPr>
        <w:t xml:space="preserve"> and measures of body size for hand grip strength. F</w:t>
      </w:r>
      <w:r w:rsidRPr="0081577A">
        <w:rPr>
          <w:rFonts w:ascii="Helvetica" w:hAnsi="Helvetica"/>
          <w:color w:val="000000"/>
          <w:lang w:val="en-GB"/>
        </w:rPr>
        <w:t xml:space="preserve">inally, for each confounder we calculated the correlation due to confounding (C) </w:t>
      </w:r>
      <w:del w:id="379" w:author="Jenny Sjaarda" w:date="2022-04-11T22:16:00Z">
        <w:r w:rsidRPr="0081577A" w:rsidDel="00E0327F">
          <w:rPr>
            <w:rFonts w:ascii="Helvetica" w:hAnsi="Helvetica"/>
            <w:color w:val="000000"/>
            <w:lang w:val="en-GB"/>
          </w:rPr>
          <w:delText xml:space="preserve">for each potential confounder </w:delText>
        </w:r>
      </w:del>
      <w:r w:rsidRPr="0081577A">
        <w:rPr>
          <w:rFonts w:ascii="Helvetica" w:hAnsi="Helvetica"/>
          <w:color w:val="000000"/>
          <w:lang w:val="en-GB"/>
        </w:rPr>
        <w:t xml:space="preserve">as described above (see Figure 2). We then compared the difference in estimates to the maximum C for each trait (Figure </w:t>
      </w:r>
      <w:r>
        <w:rPr>
          <w:rFonts w:ascii="Helvetica" w:hAnsi="Helvetica"/>
          <w:color w:val="000000"/>
          <w:lang w:val="en-GB"/>
        </w:rPr>
        <w:t>4</w:t>
      </w:r>
      <w:r w:rsidRPr="0081577A">
        <w:rPr>
          <w:rFonts w:ascii="Helvetica" w:hAnsi="Helvetica"/>
          <w:color w:val="000000"/>
          <w:lang w:val="en-GB"/>
        </w:rPr>
        <w:t xml:space="preserve">) since </w:t>
      </w:r>
      <w:del w:id="380" w:author="Jenny Sjaarda" w:date="2022-04-11T13:50:00Z">
        <w:r w:rsidRPr="0081577A" w:rsidDel="000D69F3">
          <w:rPr>
            <w:rFonts w:ascii="Helvetica" w:hAnsi="Helvetica"/>
            <w:color w:val="000000"/>
            <w:lang w:val="en-GB"/>
          </w:rPr>
          <w:delText xml:space="preserve">due to </w:delText>
        </w:r>
      </w:del>
      <w:r w:rsidRPr="0081577A">
        <w:rPr>
          <w:rFonts w:ascii="Helvetica" w:hAnsi="Helvetica"/>
          <w:color w:val="000000"/>
          <w:lang w:val="en-GB"/>
        </w:rPr>
        <w:t xml:space="preserve">the high correlation between confounders hindered the sensible estimation of their cumulative effect. </w:t>
      </w:r>
    </w:p>
    <w:p w14:paraId="0EA7E7F4" w14:textId="47F772BE" w:rsidR="00CC322A" w:rsidRPr="00967CBC" w:rsidRDefault="00CE2F9B" w:rsidP="00967CBC">
      <w:pPr>
        <w:jc w:val="both"/>
        <w:rPr>
          <w:rFonts w:ascii="Helvetica" w:hAnsi="Helvetica"/>
          <w:color w:val="000000"/>
          <w:lang w:val="en-GB"/>
        </w:rPr>
      </w:pPr>
      <w:ins w:id="381" w:author="Jenny Sjaarda" w:date="2022-04-12T08:46:00Z">
        <w:r>
          <w:rPr>
            <w:rFonts w:ascii="Helvetica" w:hAnsi="Helvetica"/>
            <w:noProof/>
            <w:color w:val="000000"/>
            <w:lang w:val="en-GB"/>
          </w:rPr>
          <w:lastRenderedPageBreak/>
          <w:drawing>
            <wp:inline distT="0" distB="0" distL="0" distR="0" wp14:anchorId="7AF9ACF9" wp14:editId="2394E8AC">
              <wp:extent cx="5943600" cy="424561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del w:id="382" w:author="Jenny Sjaarda" w:date="2022-04-12T08:46:00Z">
        <w:r w:rsidR="00967CBC" w:rsidDel="00CE2F9B">
          <w:rPr>
            <w:rFonts w:ascii="Helvetica" w:hAnsi="Helvetica"/>
            <w:noProof/>
            <w:color w:val="000000"/>
            <w:lang w:val="en-GB"/>
          </w:rPr>
          <w:lastRenderedPageBreak/>
          <w:drawing>
            <wp:inline distT="0" distB="0" distL="0" distR="0" wp14:anchorId="70134BC8" wp14:editId="21D126DD">
              <wp:extent cx="5943600" cy="424561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5A7A3868" w14:textId="77777777" w:rsidR="00CC322A" w:rsidRPr="0081577A" w:rsidRDefault="00CC322A" w:rsidP="00CC322A">
      <w:pPr>
        <w:jc w:val="both"/>
        <w:rPr>
          <w:rFonts w:ascii="Helvetica" w:hAnsi="Helvetica"/>
          <w:lang w:val="en-GB"/>
        </w:rPr>
      </w:pPr>
    </w:p>
    <w:p w14:paraId="1DD2D389" w14:textId="7A343F79" w:rsidR="00CC322A" w:rsidRPr="00FE622A" w:rsidRDefault="00CC322A" w:rsidP="00CC322A">
      <w:pPr>
        <w:jc w:val="both"/>
        <w:rPr>
          <w:rFonts w:ascii="Helvetica" w:hAnsi="Helvetica"/>
          <w:color w:val="000000"/>
          <w:lang w:val="en-GB"/>
        </w:rPr>
      </w:pPr>
      <w:commentRangeStart w:id="383"/>
      <w:commentRangeStart w:id="384"/>
      <w:r w:rsidRPr="00FE622A">
        <w:rPr>
          <w:rFonts w:ascii="Helvetica" w:hAnsi="Helvetica"/>
          <w:b/>
          <w:bCs/>
          <w:color w:val="000000"/>
          <w:lang w:val="en-GB"/>
        </w:rPr>
        <w:t xml:space="preserve">Figure </w:t>
      </w:r>
      <w:r w:rsidR="00476D49" w:rsidRPr="00FE622A">
        <w:rPr>
          <w:rFonts w:ascii="Helvetica" w:hAnsi="Helvetica"/>
          <w:b/>
          <w:bCs/>
          <w:color w:val="000000"/>
          <w:lang w:val="en-GB"/>
        </w:rPr>
        <w:t>3</w:t>
      </w:r>
      <w:r w:rsidRPr="00FE622A">
        <w:rPr>
          <w:rFonts w:ascii="Helvetica" w:hAnsi="Helvetica"/>
          <w:b/>
          <w:bCs/>
          <w:color w:val="000000"/>
          <w:lang w:val="en-GB"/>
        </w:rPr>
        <w:t>:</w:t>
      </w:r>
      <w:r w:rsidRPr="00FE622A">
        <w:rPr>
          <w:rFonts w:ascii="Helvetica" w:hAnsi="Helvetica"/>
          <w:color w:val="000000"/>
          <w:lang w:val="en-GB"/>
        </w:rPr>
        <w:t xml:space="preserve"> </w:t>
      </w:r>
      <w:commentRangeEnd w:id="383"/>
      <w:r w:rsidR="00DD7FAC">
        <w:rPr>
          <w:rStyle w:val="CommentReference"/>
          <w:rFonts w:asciiTheme="minorHAnsi" w:eastAsiaTheme="minorHAnsi" w:hAnsiTheme="minorHAnsi" w:cstheme="minorBidi"/>
        </w:rPr>
        <w:commentReference w:id="383"/>
      </w:r>
      <w:commentRangeEnd w:id="384"/>
      <w:r w:rsidR="00DD7FAC">
        <w:rPr>
          <w:rStyle w:val="CommentReference"/>
          <w:rFonts w:asciiTheme="minorHAnsi" w:eastAsiaTheme="minorHAnsi" w:hAnsiTheme="minorHAnsi" w:cstheme="minorBidi"/>
        </w:rPr>
        <w:commentReference w:id="384"/>
      </w:r>
      <w:r w:rsidRPr="00FE622A">
        <w:rPr>
          <w:rFonts w:ascii="Helvetica" w:hAnsi="Helvetica"/>
          <w:color w:val="000000"/>
          <w:lang w:val="en-GB"/>
        </w:rPr>
        <w:t>Scatter plot shows the within couple standardized MR-estimates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FE622A">
        <w:rPr>
          <w:rFonts w:ascii="Helvetica" w:hAnsi="Helvetica"/>
          <w:color w:val="000000"/>
          <w:lang w:val="en-GB"/>
        </w:rPr>
        <w:t>) versus the phenotypic correlation among couples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m:rPr>
            <m:sty m:val="p"/>
          </m:rPr>
          <w:rPr>
            <w:rFonts w:ascii="Cambria Math" w:hAnsi="Cambria Math"/>
            <w:color w:val="000000"/>
            <w:lang w:val="en-GB"/>
          </w:rPr>
          <m:t>)</m:t>
        </m:r>
      </m:oMath>
      <w:ins w:id="385" w:author="Jenny Sjaarda" w:date="2022-04-12T08:53:00Z">
        <w:r w:rsidR="00276DDC">
          <w:rPr>
            <w:rFonts w:ascii="Helvetica" w:hAnsi="Helvetica"/>
            <w:color w:val="000000"/>
            <w:lang w:val="en-GB"/>
          </w:rPr>
          <w:t xml:space="preserve">; </w:t>
        </w:r>
      </w:ins>
      <w:ins w:id="386" w:author="Jenny Sjaarda" w:date="2022-04-12T08:48:00Z">
        <w:r w:rsidR="00CE2F9B">
          <w:rPr>
            <w:rFonts w:ascii="Helvetica" w:hAnsi="Helvetica"/>
            <w:color w:val="000000"/>
            <w:lang w:val="en-GB"/>
          </w:rPr>
          <w:t>error bars represent 95% C</w:t>
        </w:r>
      </w:ins>
      <w:ins w:id="387" w:author="Jenny Sjaarda" w:date="2022-04-12T08:49:00Z">
        <w:r w:rsidR="00CE2F9B">
          <w:rPr>
            <w:rFonts w:ascii="Helvetica" w:hAnsi="Helvetica"/>
            <w:color w:val="000000"/>
            <w:lang w:val="en-GB"/>
          </w:rPr>
          <w:t>Is</w:t>
        </w:r>
      </w:ins>
      <w:r w:rsidRPr="00FE622A">
        <w:rPr>
          <w:rFonts w:ascii="Helvetica" w:hAnsi="Helvetica"/>
          <w:color w:val="000000"/>
          <w:lang w:val="en-GB"/>
        </w:rPr>
        <w:t xml:space="preserve">. A two-tailed z-test was used to test for a significant difference between the estimates. After adjusting for the number of effective tests (p &lt; 0.05/66), </w:t>
      </w:r>
      <w:del w:id="388" w:author="Jenny Sjaarda" w:date="2022-04-12T08:50:00Z">
        <w:r w:rsidRPr="00FE622A" w:rsidDel="00276DDC">
          <w:rPr>
            <w:rFonts w:ascii="Helvetica" w:hAnsi="Helvetica"/>
            <w:color w:val="000000"/>
            <w:lang w:val="en-GB"/>
          </w:rPr>
          <w:delText xml:space="preserve">39 </w:delText>
        </w:r>
      </w:del>
      <w:ins w:id="389" w:author="Jenny Sjaarda" w:date="2022-04-12T08:50:00Z">
        <w:r w:rsidR="00276DDC">
          <w:rPr>
            <w:rFonts w:ascii="Helvetica" w:hAnsi="Helvetica"/>
            <w:color w:val="000000"/>
            <w:lang w:val="en-GB"/>
          </w:rPr>
          <w:t>43</w:t>
        </w:r>
        <w:r w:rsidR="00276DDC" w:rsidRPr="00FE622A">
          <w:rPr>
            <w:rFonts w:ascii="Helvetica" w:hAnsi="Helvetica"/>
            <w:color w:val="000000"/>
            <w:lang w:val="en-GB"/>
          </w:rPr>
          <w:t xml:space="preserve"> </w:t>
        </w:r>
      </w:ins>
      <w:r w:rsidRPr="00FE622A">
        <w:rPr>
          <w:rFonts w:ascii="Helvetica" w:hAnsi="Helvetica"/>
          <w:color w:val="000000"/>
          <w:lang w:val="en-GB"/>
        </w:rPr>
        <w:t xml:space="preserve">significant differences were identified (shown in dark blue), where 3 traits showed larger MR-estimates compared to correlation, and </w:t>
      </w:r>
      <w:ins w:id="390" w:author="Jenny Sjaarda" w:date="2022-04-12T08:50:00Z">
        <w:r w:rsidR="00276DDC">
          <w:rPr>
            <w:rFonts w:ascii="Helvetica" w:hAnsi="Helvetica"/>
            <w:color w:val="000000"/>
            <w:lang w:val="en-GB"/>
          </w:rPr>
          <w:t>40</w:t>
        </w:r>
      </w:ins>
      <w:del w:id="391" w:author="Jenny Sjaarda" w:date="2022-04-12T08:50:00Z">
        <w:r w:rsidRPr="00FE622A" w:rsidDel="00276DDC">
          <w:rPr>
            <w:rFonts w:ascii="Helvetica" w:hAnsi="Helvetica"/>
            <w:color w:val="000000"/>
            <w:lang w:val="en-GB"/>
          </w:rPr>
          <w:delText>36</w:delText>
        </w:r>
      </w:del>
      <w:r w:rsidRPr="00FE622A">
        <w:rPr>
          <w:rFonts w:ascii="Helvetica" w:hAnsi="Helvetica"/>
          <w:color w:val="000000"/>
          <w:lang w:val="en-GB"/>
        </w:rPr>
        <w:t xml:space="preserve"> traits showed larger correlation compared to MR-estimates.</w:t>
      </w:r>
      <w:ins w:id="392" w:author="Jenny Sjaarda" w:date="2022-04-12T08:50:00Z">
        <w:r w:rsidR="00276DDC">
          <w:rPr>
            <w:rFonts w:ascii="Helvetica" w:hAnsi="Helvetica"/>
            <w:color w:val="000000"/>
            <w:lang w:val="en-GB"/>
          </w:rPr>
          <w:t xml:space="preserve"> The identity line is shown in black.</w:t>
        </w:r>
      </w:ins>
      <w:r w:rsidRPr="00FE622A">
        <w:rPr>
          <w:rFonts w:ascii="Helvetica" w:hAnsi="Helvetica"/>
          <w:color w:val="000000"/>
          <w:lang w:val="en-GB"/>
        </w:rPr>
        <w:t xml:space="preserve"> </w:t>
      </w:r>
    </w:p>
    <w:p w14:paraId="165FC701" w14:textId="0C38777F" w:rsidR="004E1A6F" w:rsidRDefault="004E1A6F" w:rsidP="002B237D">
      <w:pPr>
        <w:jc w:val="both"/>
        <w:rPr>
          <w:rFonts w:ascii="Helvetica" w:hAnsi="Helvetica"/>
          <w:lang w:val="en-GB"/>
        </w:rPr>
      </w:pPr>
    </w:p>
    <w:p w14:paraId="49751E71" w14:textId="5A3F6C2D" w:rsidR="00DE17C1" w:rsidRPr="0081577A" w:rsidRDefault="00276DDC" w:rsidP="00DE17C1">
      <w:pPr>
        <w:jc w:val="both"/>
        <w:rPr>
          <w:rFonts w:ascii="Helvetica" w:hAnsi="Helvetica"/>
          <w:lang w:val="en-GB"/>
        </w:rPr>
      </w:pPr>
      <w:ins w:id="393" w:author="Jenny Sjaarda" w:date="2022-04-12T08:50:00Z">
        <w:r>
          <w:rPr>
            <w:rFonts w:ascii="Helvetica" w:hAnsi="Helvetica"/>
            <w:noProof/>
            <w:lang w:val="en-GB"/>
          </w:rPr>
          <w:lastRenderedPageBreak/>
          <w:drawing>
            <wp:inline distT="0" distB="0" distL="0" distR="0" wp14:anchorId="4E25EB7D" wp14:editId="0FF54F9A">
              <wp:extent cx="5943600" cy="4245610"/>
              <wp:effectExtent l="0" t="0" r="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del w:id="394" w:author="Jenny Sjaarda" w:date="2022-04-12T08:50:00Z">
        <w:r w:rsidR="00967CBC" w:rsidDel="00276DDC">
          <w:rPr>
            <w:rFonts w:ascii="Helvetica" w:hAnsi="Helvetica"/>
            <w:noProof/>
            <w:lang w:val="en-GB"/>
          </w:rPr>
          <w:lastRenderedPageBreak/>
          <w:drawing>
            <wp:inline distT="0" distB="0" distL="0" distR="0" wp14:anchorId="600268C8" wp14:editId="05BD7502">
              <wp:extent cx="5943600" cy="424561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6D4CF962" w14:textId="383DBC9C" w:rsidR="00DE17C1" w:rsidRPr="00FE622A" w:rsidRDefault="00DE17C1" w:rsidP="00DE17C1">
      <w:pPr>
        <w:rPr>
          <w:rFonts w:ascii="Helvetica" w:hAnsi="Helvetica"/>
          <w:b/>
          <w:bCs/>
          <w:lang w:val="en-GB"/>
        </w:rPr>
      </w:pPr>
      <w:commentRangeStart w:id="395"/>
      <w:r w:rsidRPr="00FE622A">
        <w:rPr>
          <w:rFonts w:ascii="Helvetica" w:hAnsi="Helvetica"/>
          <w:b/>
          <w:bCs/>
          <w:lang w:val="en-GB"/>
        </w:rPr>
        <w:t xml:space="preserve">Figure 4: </w:t>
      </w:r>
      <w:r w:rsidRPr="00FE622A">
        <w:rPr>
          <w:rFonts w:ascii="Helvetica" w:hAnsi="Helvetica"/>
          <w:lang w:val="en-GB"/>
        </w:rPr>
        <w:t>Scatter plot shows the difference in phenotypic correlation and MR-estimate versus the maximum C for each trait where the phenotypic correlation was greater than the MR-estimate (number of traits = 39)</w:t>
      </w:r>
      <w:ins w:id="396" w:author="Jenny Sjaarda" w:date="2022-04-12T08:53:00Z">
        <w:r w:rsidR="00276DDC">
          <w:rPr>
            <w:rFonts w:ascii="Helvetica" w:hAnsi="Helvetica"/>
            <w:lang w:val="en-GB"/>
          </w:rPr>
          <w:t>;</w:t>
        </w:r>
      </w:ins>
      <w:ins w:id="397" w:author="Jenny Sjaarda" w:date="2022-04-12T08:51:00Z">
        <w:r w:rsidR="00276DDC">
          <w:rPr>
            <w:rFonts w:ascii="Helvetica" w:hAnsi="Helvetica"/>
            <w:lang w:val="en-GB"/>
          </w:rPr>
          <w:t xml:space="preserve"> error bars represent 95% CIs</w:t>
        </w:r>
      </w:ins>
      <w:r w:rsidRPr="00FE622A">
        <w:rPr>
          <w:rFonts w:ascii="Helvetica" w:hAnsi="Helvetica"/>
          <w:lang w:val="en-GB"/>
        </w:rPr>
        <w:t>.</w:t>
      </w:r>
      <w:r w:rsidR="00FE622A">
        <w:rPr>
          <w:rFonts w:ascii="Helvetica" w:hAnsi="Helvetica"/>
          <w:lang w:val="en-GB"/>
        </w:rPr>
        <w:t xml:space="preserve"> </w:t>
      </w:r>
      <w:r w:rsidR="00FE622A" w:rsidRPr="00FE622A">
        <w:rPr>
          <w:rFonts w:ascii="Helvetica" w:hAnsi="Helvetica"/>
          <w:lang w:val="en-GB"/>
        </w:rPr>
        <w:t xml:space="preserve">The identity line is shown in black. </w:t>
      </w:r>
      <w:commentRangeEnd w:id="395"/>
      <w:r w:rsidR="00C92294">
        <w:rPr>
          <w:rStyle w:val="CommentReference"/>
          <w:rFonts w:asciiTheme="minorHAnsi" w:eastAsiaTheme="minorHAnsi" w:hAnsiTheme="minorHAnsi" w:cstheme="minorBidi"/>
        </w:rPr>
        <w:commentReference w:id="395"/>
      </w:r>
    </w:p>
    <w:p w14:paraId="02870239" w14:textId="106CFEDB" w:rsidR="008678A7" w:rsidRPr="0081577A" w:rsidRDefault="008678A7" w:rsidP="002B237D">
      <w:pPr>
        <w:jc w:val="both"/>
        <w:rPr>
          <w:rFonts w:ascii="Helvetica" w:hAnsi="Helvetica"/>
          <w:color w:val="000000"/>
          <w:lang w:val="en-GB"/>
        </w:rPr>
      </w:pPr>
    </w:p>
    <w:p w14:paraId="1B2A040D" w14:textId="77777777" w:rsidR="008678A7" w:rsidRPr="0081577A" w:rsidRDefault="008678A7" w:rsidP="008678A7">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Impact of potential confounders on trait correlation in couples</w:t>
      </w:r>
    </w:p>
    <w:p w14:paraId="4079C93D" w14:textId="054F8FE2" w:rsidR="008678A7" w:rsidRDefault="00476D49" w:rsidP="002B237D">
      <w:pPr>
        <w:jc w:val="both"/>
        <w:rPr>
          <w:rFonts w:ascii="Helvetica" w:hAnsi="Helvetica"/>
          <w:color w:val="000000"/>
          <w:lang w:val="en-GB"/>
        </w:rPr>
      </w:pPr>
      <w:r>
        <w:rPr>
          <w:rFonts w:ascii="Helvetica" w:hAnsi="Helvetica"/>
          <w:color w:val="000000"/>
          <w:lang w:val="en-GB"/>
        </w:rPr>
        <w:t>Next</w:t>
      </w:r>
      <w:r w:rsidR="008678A7" w:rsidRPr="0081577A">
        <w:rPr>
          <w:rFonts w:ascii="Helvetica" w:hAnsi="Helvetica"/>
          <w:color w:val="000000"/>
          <w:lang w:val="en-GB"/>
        </w:rPr>
        <w:t>, we assessed the impact of potential confounders on trait correlation in couples</w:t>
      </w:r>
      <w:ins w:id="398" w:author="Jenny Sjaarda" w:date="2022-04-11T13:56:00Z">
        <w:r w:rsidR="00DA320C">
          <w:rPr>
            <w:rFonts w:ascii="Helvetica" w:hAnsi="Helvetica"/>
            <w:color w:val="000000"/>
            <w:lang w:val="en-GB"/>
          </w:rPr>
          <w:t xml:space="preserve"> by </w:t>
        </w:r>
        <w:r w:rsidR="00DA320C" w:rsidRPr="0081577A">
          <w:rPr>
            <w:rFonts w:ascii="Helvetica" w:hAnsi="Helvetica"/>
            <w:color w:val="000000"/>
            <w:lang w:val="en-GB"/>
          </w:rPr>
          <w:t>calculat</w:t>
        </w:r>
        <w:r w:rsidR="00DA320C">
          <w:rPr>
            <w:rFonts w:ascii="Helvetica" w:hAnsi="Helvetica"/>
            <w:color w:val="000000"/>
            <w:lang w:val="en-GB"/>
          </w:rPr>
          <w:t>ing</w:t>
        </w:r>
        <w:r w:rsidR="00DA320C" w:rsidRPr="0081577A">
          <w:rPr>
            <w:rFonts w:ascii="Helvetica" w:hAnsi="Helvetica"/>
            <w:color w:val="000000"/>
            <w:lang w:val="en-GB"/>
          </w:rPr>
          <w:t xml:space="preserve"> the ratio of correlation due to confounding over the raw phenotypic correlation among couples</w:t>
        </w:r>
        <w:r w:rsidR="00DA320C">
          <w:rPr>
            <w:rFonts w:ascii="Helvetica" w:hAnsi="Helvetica"/>
            <w:color w:val="000000"/>
            <w:lang w:val="en-GB"/>
          </w:rPr>
          <w:t xml:space="preserve"> </w:t>
        </w:r>
        <w:r w:rsidR="00DA320C" w:rsidRPr="0081577A">
          <w:rPr>
            <w:rFonts w:ascii="Helvetica" w:hAnsi="Helvetica"/>
            <w:color w:val="000000"/>
            <w:lang w:val="en-GB"/>
          </w:rPr>
          <w:t>average</w:t>
        </w:r>
        <w:r w:rsidR="00DA320C">
          <w:rPr>
            <w:rFonts w:ascii="Helvetica" w:hAnsi="Helvetica"/>
            <w:color w:val="000000"/>
            <w:lang w:val="en-GB"/>
          </w:rPr>
          <w:t>d</w:t>
        </w:r>
        <w:r w:rsidR="00DA320C" w:rsidRPr="0081577A">
          <w:rPr>
            <w:rFonts w:ascii="Helvetica" w:hAnsi="Helvetica"/>
            <w:color w:val="000000"/>
            <w:lang w:val="en-GB"/>
          </w:rPr>
          <w:t xml:space="preserve"> across all traits tested</w:t>
        </w:r>
        <w:r w:rsidR="00DA320C">
          <w:rPr>
            <w:rFonts w:ascii="Helvetica" w:hAnsi="Helvetica"/>
            <w:color w:val="000000"/>
            <w:lang w:val="en-GB"/>
          </w:rPr>
          <w:t xml:space="preserve"> (Table 1)</w:t>
        </w:r>
      </w:ins>
      <w:r w:rsidR="008678A7" w:rsidRPr="0081577A">
        <w:rPr>
          <w:rFonts w:ascii="Helvetica" w:hAnsi="Helvetica"/>
          <w:color w:val="000000"/>
          <w:lang w:val="en-GB"/>
        </w:rPr>
        <w:t xml:space="preserve">. </w:t>
      </w:r>
      <w:del w:id="399" w:author="Jenny Sjaarda" w:date="2022-04-11T13:56:00Z">
        <w:r w:rsidR="008678A7" w:rsidRPr="0081577A" w:rsidDel="00DA320C">
          <w:rPr>
            <w:rFonts w:ascii="Helvetica" w:hAnsi="Helvetica"/>
            <w:color w:val="000000"/>
            <w:lang w:val="en-GB"/>
          </w:rPr>
          <w:delText xml:space="preserve">Our first observation was that </w:delText>
        </w:r>
      </w:del>
      <w:ins w:id="400" w:author="Jenny Sjaarda" w:date="2022-04-11T13:56:00Z">
        <w:r w:rsidR="00DA320C">
          <w:rPr>
            <w:rFonts w:ascii="Helvetica" w:hAnsi="Helvetica"/>
            <w:color w:val="000000"/>
            <w:lang w:val="en-GB"/>
          </w:rPr>
          <w:t xml:space="preserve">While </w:t>
        </w:r>
      </w:ins>
      <w:r w:rsidR="008678A7" w:rsidRPr="0081577A">
        <w:rPr>
          <w:rFonts w:ascii="Helvetica" w:hAnsi="Helvetica"/>
          <w:color w:val="000000"/>
          <w:lang w:val="en-GB"/>
        </w:rPr>
        <w:t xml:space="preserve">geographical location (using </w:t>
      </w:r>
      <w:r w:rsidR="008A59D4">
        <w:rPr>
          <w:rFonts w:ascii="Helvetica" w:hAnsi="Helvetica"/>
          <w:color w:val="000000"/>
          <w:lang w:val="en-GB"/>
        </w:rPr>
        <w:t xml:space="preserve">place of birth </w:t>
      </w:r>
      <w:r w:rsidR="008678A7" w:rsidRPr="0081577A">
        <w:rPr>
          <w:rFonts w:ascii="Helvetica" w:hAnsi="Helvetica"/>
          <w:color w:val="000000"/>
          <w:lang w:val="en-GB"/>
        </w:rPr>
        <w:t xml:space="preserve">North/East coordinates) </w:t>
      </w:r>
      <w:ins w:id="401" w:author="Jenny Sjaarda" w:date="2022-04-11T13:56:00Z">
        <w:r w:rsidR="00DA320C">
          <w:rPr>
            <w:rFonts w:ascii="Helvetica" w:hAnsi="Helvetica"/>
            <w:color w:val="000000"/>
            <w:lang w:val="en-GB"/>
          </w:rPr>
          <w:t xml:space="preserve">was found to have </w:t>
        </w:r>
      </w:ins>
      <w:del w:id="402" w:author="Jenny Sjaarda" w:date="2022-04-11T13:56:00Z">
        <w:r w:rsidR="008678A7" w:rsidRPr="0081577A" w:rsidDel="00DA320C">
          <w:rPr>
            <w:rFonts w:ascii="Helvetica" w:hAnsi="Helvetica"/>
            <w:color w:val="000000"/>
            <w:lang w:val="en-GB"/>
          </w:rPr>
          <w:delText xml:space="preserve">has </w:delText>
        </w:r>
      </w:del>
      <w:r w:rsidR="008678A7" w:rsidRPr="0081577A">
        <w:rPr>
          <w:rFonts w:ascii="Helvetica" w:hAnsi="Helvetica"/>
          <w:color w:val="000000"/>
          <w:lang w:val="en-GB"/>
        </w:rPr>
        <w:t>a negligible impact on phenotypic correlations</w:t>
      </w:r>
      <w:ins w:id="403" w:author="Jenny Sjaarda" w:date="2022-04-11T13:57:00Z">
        <w:r w:rsidR="00DA320C">
          <w:rPr>
            <w:rFonts w:ascii="Helvetica" w:hAnsi="Helvetica"/>
            <w:color w:val="000000"/>
            <w:lang w:val="en-GB"/>
          </w:rPr>
          <w:t xml:space="preserve"> (mean confounding ratio: 1%), </w:t>
        </w:r>
      </w:ins>
      <w:del w:id="404" w:author="Jenny Sjaarda" w:date="2022-04-11T13:57:00Z">
        <w:r w:rsidR="008678A7" w:rsidRPr="0081577A" w:rsidDel="00DA320C">
          <w:rPr>
            <w:rFonts w:ascii="Helvetica" w:hAnsi="Helvetica"/>
            <w:color w:val="000000"/>
            <w:lang w:val="en-GB"/>
          </w:rPr>
          <w:delText xml:space="preserve">. However, we found </w:delText>
        </w:r>
        <w:r w:rsidR="006B4B0D" w:rsidDel="00DA320C">
          <w:rPr>
            <w:rFonts w:ascii="Helvetica" w:hAnsi="Helvetica"/>
            <w:color w:val="000000"/>
            <w:lang w:val="en-GB"/>
          </w:rPr>
          <w:delText>that</w:delText>
        </w:r>
        <w:r w:rsidR="008678A7" w:rsidRPr="0081577A" w:rsidDel="00DA320C">
          <w:rPr>
            <w:rFonts w:ascii="Helvetica" w:hAnsi="Helvetica"/>
            <w:color w:val="000000"/>
            <w:lang w:val="en-GB"/>
          </w:rPr>
          <w:delText xml:space="preserve"> </w:delText>
        </w:r>
      </w:del>
      <w:r w:rsidR="008678A7" w:rsidRPr="0081577A">
        <w:rPr>
          <w:rFonts w:ascii="Helvetica" w:hAnsi="Helvetica"/>
          <w:color w:val="000000"/>
          <w:lang w:val="en-GB"/>
        </w:rPr>
        <w:t>household income</w:t>
      </w:r>
      <w:ins w:id="405" w:author="Jenny Sjaarda" w:date="2022-04-11T13:57:00Z">
        <w:r w:rsidR="00DA320C">
          <w:rPr>
            <w:rFonts w:ascii="Helvetica" w:hAnsi="Helvetica"/>
            <w:color w:val="000000"/>
            <w:lang w:val="en-GB"/>
          </w:rPr>
          <w:t xml:space="preserve"> (mean confounding ratio: 29.8%)</w:t>
        </w:r>
      </w:ins>
      <w:r w:rsidR="006B4B0D">
        <w:rPr>
          <w:rFonts w:ascii="Helvetica" w:hAnsi="Helvetica"/>
          <w:color w:val="000000"/>
          <w:lang w:val="en-GB"/>
        </w:rPr>
        <w:t xml:space="preserve">, age completed full time education </w:t>
      </w:r>
      <w:ins w:id="406" w:author="Jenny Sjaarda" w:date="2022-04-11T13:57:00Z">
        <w:r w:rsidR="00DA320C">
          <w:rPr>
            <w:rFonts w:ascii="Helvetica" w:hAnsi="Helvetica"/>
            <w:color w:val="000000"/>
            <w:lang w:val="en-GB"/>
          </w:rPr>
          <w:t xml:space="preserve">(mean confounding ratio: mean confounding ratio: 11.6%), </w:t>
        </w:r>
      </w:ins>
      <w:r w:rsidR="006B4B0D">
        <w:rPr>
          <w:rFonts w:ascii="Helvetica" w:hAnsi="Helvetica"/>
          <w:color w:val="000000"/>
          <w:lang w:val="en-GB"/>
        </w:rPr>
        <w:t>and physical activity levels (measured using the variable “leisure/social activities: sport club or gym”</w:t>
      </w:r>
      <w:ins w:id="407" w:author="Jenny Sjaarda" w:date="2022-04-11T13:58:00Z">
        <w:r w:rsidR="00DA320C">
          <w:rPr>
            <w:rFonts w:ascii="Helvetica" w:hAnsi="Helvetica"/>
            <w:color w:val="000000"/>
            <w:lang w:val="en-GB"/>
          </w:rPr>
          <w:t>; mean confounding ratio: 17.1%)</w:t>
        </w:r>
      </w:ins>
      <w:r w:rsidR="006B4B0D">
        <w:rPr>
          <w:rFonts w:ascii="Helvetica" w:hAnsi="Helvetica"/>
          <w:color w:val="000000"/>
          <w:lang w:val="en-GB"/>
        </w:rPr>
        <w:t>)</w:t>
      </w:r>
      <w:r w:rsidR="008678A7" w:rsidRPr="0081577A">
        <w:rPr>
          <w:rFonts w:ascii="Helvetica" w:hAnsi="Helvetica"/>
          <w:color w:val="000000"/>
          <w:lang w:val="en-GB"/>
        </w:rPr>
        <w:t xml:space="preserve"> </w:t>
      </w:r>
      <w:r w:rsidR="006B4B0D">
        <w:rPr>
          <w:rFonts w:ascii="Helvetica" w:hAnsi="Helvetica"/>
          <w:color w:val="000000"/>
          <w:lang w:val="en-GB"/>
        </w:rPr>
        <w:t xml:space="preserve">had an important confounding impact </w:t>
      </w:r>
      <w:r w:rsidR="008678A7" w:rsidRPr="0081577A">
        <w:rPr>
          <w:rFonts w:ascii="Helvetica" w:hAnsi="Helvetica"/>
          <w:color w:val="000000"/>
          <w:lang w:val="en-GB"/>
        </w:rPr>
        <w:t xml:space="preserve">on raw phenotypic correlation among couples (Figure </w:t>
      </w:r>
      <w:r w:rsidR="00967CBC">
        <w:rPr>
          <w:rFonts w:ascii="Helvetica" w:hAnsi="Helvetica"/>
          <w:color w:val="000000"/>
          <w:lang w:val="en-GB"/>
        </w:rPr>
        <w:t>5</w:t>
      </w:r>
      <w:r w:rsidR="008678A7" w:rsidRPr="0081577A">
        <w:rPr>
          <w:rFonts w:ascii="Helvetica" w:hAnsi="Helvetica"/>
          <w:color w:val="000000"/>
          <w:lang w:val="en-GB"/>
        </w:rPr>
        <w:t xml:space="preserve">). </w:t>
      </w:r>
      <w:del w:id="408" w:author="Jenny Sjaarda" w:date="2022-04-11T13:58:00Z">
        <w:r w:rsidR="008A59D4" w:rsidDel="00DA320C">
          <w:rPr>
            <w:rFonts w:ascii="Helvetica" w:hAnsi="Helvetica"/>
            <w:color w:val="000000"/>
            <w:lang w:val="en-GB"/>
          </w:rPr>
          <w:delText>Specifically, w</w:delText>
        </w:r>
        <w:r w:rsidR="006B4B0D" w:rsidDel="00DA320C">
          <w:rPr>
            <w:rFonts w:ascii="Helvetica" w:hAnsi="Helvetica"/>
            <w:color w:val="000000"/>
            <w:lang w:val="en-GB"/>
          </w:rPr>
          <w:delText>hen w</w:delText>
        </w:r>
        <w:r w:rsidR="008678A7" w:rsidRPr="0081577A" w:rsidDel="00DA320C">
          <w:rPr>
            <w:rFonts w:ascii="Helvetica" w:hAnsi="Helvetica"/>
            <w:color w:val="000000"/>
            <w:lang w:val="en-GB"/>
          </w:rPr>
          <w:delText>e calculated the ratio of correlation due to confounding over the raw phenotypic correlation among couples and took the average across all traits tested</w:delText>
        </w:r>
        <w:r w:rsidR="008A59D4" w:rsidDel="00DA320C">
          <w:rPr>
            <w:rFonts w:ascii="Helvetica" w:hAnsi="Helvetica"/>
            <w:color w:val="000000"/>
            <w:lang w:val="en-GB"/>
          </w:rPr>
          <w:delText>, we found that the</w:delText>
        </w:r>
        <w:r w:rsidR="002760EB" w:rsidDel="00DA320C">
          <w:rPr>
            <w:rFonts w:ascii="Helvetica" w:hAnsi="Helvetica"/>
            <w:color w:val="000000"/>
            <w:lang w:val="en-GB"/>
          </w:rPr>
          <w:delText xml:space="preserve">ir </w:delText>
        </w:r>
        <w:r w:rsidR="008A59D4" w:rsidDel="00DA320C">
          <w:rPr>
            <w:rFonts w:ascii="Helvetica" w:hAnsi="Helvetica"/>
            <w:color w:val="000000"/>
            <w:lang w:val="en-GB"/>
          </w:rPr>
          <w:delText xml:space="preserve">impact was far from non-zero (29.8, 11.6 and 17.1%, respectively) while </w:delText>
        </w:r>
        <w:r w:rsidR="008A59D4" w:rsidRPr="00967CBC" w:rsidDel="00DA320C">
          <w:rPr>
            <w:rFonts w:ascii="Helvetica" w:hAnsi="Helvetica"/>
            <w:color w:val="000000"/>
            <w:lang w:val="en-GB"/>
          </w:rPr>
          <w:delText>only 1.</w:delText>
        </w:r>
        <w:r w:rsidR="00967CBC" w:rsidRPr="00967CBC" w:rsidDel="00DA320C">
          <w:rPr>
            <w:rFonts w:ascii="Helvetica" w:hAnsi="Helvetica"/>
            <w:color w:val="000000"/>
            <w:lang w:val="en-GB"/>
          </w:rPr>
          <w:delText>0</w:delText>
        </w:r>
        <w:r w:rsidR="008A59D4" w:rsidRPr="00967CBC" w:rsidDel="00DA320C">
          <w:rPr>
            <w:rFonts w:ascii="Helvetica" w:hAnsi="Helvetica"/>
            <w:color w:val="000000"/>
            <w:lang w:val="en-GB"/>
          </w:rPr>
          <w:delText>%</w:delText>
        </w:r>
        <w:r w:rsidR="008A59D4" w:rsidDel="00DA320C">
          <w:rPr>
            <w:rFonts w:ascii="Helvetica" w:hAnsi="Helvetica"/>
            <w:color w:val="000000"/>
            <w:lang w:val="en-GB"/>
          </w:rPr>
          <w:delText xml:space="preserve"> for</w:delText>
        </w:r>
        <w:r w:rsidR="00C85528" w:rsidDel="00DA320C">
          <w:rPr>
            <w:rFonts w:ascii="Helvetica" w:hAnsi="Helvetica"/>
            <w:color w:val="000000"/>
            <w:lang w:val="en-GB"/>
          </w:rPr>
          <w:delText xml:space="preserve"> </w:delText>
        </w:r>
        <w:r w:rsidR="00C85528" w:rsidRPr="002760EB" w:rsidDel="00DA320C">
          <w:rPr>
            <w:rFonts w:ascii="Helvetica" w:hAnsi="Helvetica"/>
            <w:color w:val="000000"/>
            <w:lang w:val="en-GB"/>
          </w:rPr>
          <w:delText>birth</w:delText>
        </w:r>
        <w:r w:rsidR="008A59D4" w:rsidRPr="002760EB" w:rsidDel="00DA320C">
          <w:rPr>
            <w:rFonts w:ascii="Helvetica" w:hAnsi="Helvetica"/>
            <w:color w:val="000000"/>
            <w:lang w:val="en-GB"/>
          </w:rPr>
          <w:delText xml:space="preserve">place location </w:delText>
        </w:r>
        <w:r w:rsidR="008678A7" w:rsidRPr="002760EB" w:rsidDel="00DA320C">
          <w:rPr>
            <w:rFonts w:ascii="Helvetica" w:hAnsi="Helvetica"/>
            <w:color w:val="000000"/>
            <w:lang w:val="en-GB"/>
          </w:rPr>
          <w:delText xml:space="preserve">(Table </w:delText>
        </w:r>
        <w:r w:rsidR="00967CBC" w:rsidRPr="002760EB" w:rsidDel="00DA320C">
          <w:rPr>
            <w:rFonts w:ascii="Helvetica" w:hAnsi="Helvetica"/>
            <w:color w:val="000000"/>
            <w:lang w:val="en-GB"/>
          </w:rPr>
          <w:delText>1</w:delText>
        </w:r>
        <w:r w:rsidR="008678A7" w:rsidRPr="002760EB" w:rsidDel="00DA320C">
          <w:rPr>
            <w:rFonts w:ascii="Helvetica" w:hAnsi="Helvetica"/>
            <w:color w:val="000000"/>
            <w:lang w:val="en-GB"/>
          </w:rPr>
          <w:delText>).</w:delText>
        </w:r>
        <w:r w:rsidR="008678A7" w:rsidRPr="0081577A" w:rsidDel="00DA320C">
          <w:rPr>
            <w:rFonts w:ascii="Helvetica" w:hAnsi="Helvetica"/>
            <w:color w:val="000000"/>
            <w:lang w:val="en-GB"/>
          </w:rPr>
          <w:delText>  </w:delText>
        </w:r>
      </w:del>
    </w:p>
    <w:p w14:paraId="5D6DDE98" w14:textId="5B0166FA" w:rsidR="00476D49" w:rsidRDefault="00476D49" w:rsidP="002B237D">
      <w:pPr>
        <w:jc w:val="both"/>
        <w:rPr>
          <w:rFonts w:ascii="Helvetica" w:hAnsi="Helvetica"/>
          <w:color w:val="000000"/>
          <w:lang w:val="en-GB"/>
        </w:rPr>
      </w:pPr>
    </w:p>
    <w:p w14:paraId="5F11CD45" w14:textId="3DC2BD33" w:rsidR="00476D49" w:rsidRPr="00D20DD7" w:rsidRDefault="00FE622A" w:rsidP="00D20DD7">
      <w:r w:rsidRPr="00FE622A">
        <w:lastRenderedPageBreak/>
        <w:t xml:space="preserve"> </w:t>
      </w:r>
      <w:r w:rsidR="00D20DD7" w:rsidRPr="00D20DD7">
        <w:t xml:space="preserve"> </w:t>
      </w:r>
      <w:ins w:id="409" w:author="Jenny Sjaarda" w:date="2022-04-12T08:51:00Z">
        <w:r w:rsidR="00276DDC">
          <w:rPr>
            <w:noProof/>
          </w:rPr>
          <w:drawing>
            <wp:inline distT="0" distB="0" distL="0" distR="0" wp14:anchorId="5423B3E4" wp14:editId="69228ECC">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del w:id="410" w:author="Jenny Sjaarda" w:date="2022-04-12T08:51:00Z">
        <w:r w:rsidR="00D20DD7" w:rsidDel="00276DDC">
          <w:lastRenderedPageBreak/>
          <w:fldChar w:fldCharType="begin"/>
        </w:r>
        <w:r w:rsidR="00D20DD7" w:rsidDel="00276DDC">
          <w:delInstrText xml:space="preserve"> INCLUDEPICTURE "http://localhost:4321/plots/ca2df9b5f3f277d88dc5545146aaf3fd.png" \* MERGEFORMATINET </w:delInstrText>
        </w:r>
        <w:r w:rsidR="00D20DD7" w:rsidDel="00276DDC">
          <w:fldChar w:fldCharType="separate"/>
        </w:r>
        <w:r w:rsidR="00D20DD7" w:rsidDel="00276DDC">
          <w:rPr>
            <w:noProof/>
          </w:rPr>
          <w:drawing>
            <wp:inline distT="0" distB="0" distL="0" distR="0" wp14:anchorId="55256667" wp14:editId="625DB880">
              <wp:extent cx="5943600" cy="59436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D20DD7" w:rsidDel="00276DDC">
          <w:fldChar w:fldCharType="end"/>
        </w:r>
      </w:del>
    </w:p>
    <w:p w14:paraId="48FCBE23" w14:textId="77777777" w:rsidR="00476D49" w:rsidRPr="0081577A" w:rsidRDefault="00476D49" w:rsidP="00476D49">
      <w:pPr>
        <w:jc w:val="both"/>
        <w:rPr>
          <w:rFonts w:ascii="Helvetica" w:hAnsi="Helvetica"/>
          <w:lang w:val="en-GB"/>
        </w:rPr>
      </w:pPr>
    </w:p>
    <w:p w14:paraId="2317180A" w14:textId="056D2957" w:rsidR="00476D49" w:rsidRDefault="00476D49" w:rsidP="00476D49">
      <w:pPr>
        <w:spacing w:before="40"/>
        <w:jc w:val="both"/>
        <w:rPr>
          <w:rFonts w:ascii="Helvetica" w:hAnsi="Helvetica"/>
          <w:color w:val="000000"/>
          <w:lang w:val="en-GB"/>
        </w:rPr>
      </w:pPr>
      <w:commentRangeStart w:id="411"/>
      <w:r w:rsidRPr="00FE622A">
        <w:rPr>
          <w:rFonts w:ascii="Helvetica" w:hAnsi="Helvetica"/>
          <w:b/>
          <w:bCs/>
          <w:color w:val="000000"/>
          <w:lang w:val="en-GB"/>
        </w:rPr>
        <w:t xml:space="preserve">Figure </w:t>
      </w:r>
      <w:r w:rsidR="00DE17C1" w:rsidRPr="00FE622A">
        <w:rPr>
          <w:rFonts w:ascii="Helvetica" w:hAnsi="Helvetica"/>
          <w:b/>
          <w:bCs/>
          <w:color w:val="000000"/>
          <w:lang w:val="en-GB"/>
        </w:rPr>
        <w:t>5</w:t>
      </w:r>
      <w:r w:rsidRPr="00FE622A">
        <w:rPr>
          <w:rFonts w:ascii="Helvetica" w:hAnsi="Helvetica"/>
          <w:b/>
          <w:bCs/>
          <w:color w:val="000000"/>
          <w:lang w:val="en-GB"/>
        </w:rPr>
        <w:t>:</w:t>
      </w:r>
      <w:r w:rsidRPr="00FE622A">
        <w:rPr>
          <w:rFonts w:ascii="Helvetica" w:hAnsi="Helvetica"/>
          <w:color w:val="000000"/>
          <w:lang w:val="en-GB"/>
        </w:rPr>
        <w:t xml:space="preserve"> </w:t>
      </w:r>
      <w:commentRangeEnd w:id="411"/>
      <w:r w:rsidR="00DA320C">
        <w:rPr>
          <w:rStyle w:val="CommentReference"/>
          <w:rFonts w:asciiTheme="minorHAnsi" w:eastAsiaTheme="minorHAnsi" w:hAnsiTheme="minorHAnsi" w:cstheme="minorBidi"/>
        </w:rPr>
        <w:commentReference w:id="411"/>
      </w:r>
      <w:r w:rsidRPr="00FE622A">
        <w:rPr>
          <w:rFonts w:ascii="Helvetica" w:hAnsi="Helvetica"/>
          <w:color w:val="000000"/>
          <w:lang w:val="en-GB"/>
        </w:rPr>
        <w:t>Figure displays </w:t>
      </w:r>
      <w:ins w:id="412" w:author="Jenny Sjaarda" w:date="2022-04-12T08:52:00Z">
        <w:r w:rsidR="00276DDC">
          <w:rPr>
            <w:rFonts w:ascii="Helvetica" w:hAnsi="Helvetica"/>
            <w:color w:val="000000"/>
            <w:lang w:val="en-GB"/>
          </w:rPr>
          <w:t xml:space="preserve">scatter plots of </w:t>
        </w:r>
      </w:ins>
      <w:r w:rsidRPr="00FE622A">
        <w:rPr>
          <w:rFonts w:ascii="Helvetica" w:hAnsi="Helvetica"/>
          <w:color w:val="000000"/>
          <w:lang w:val="en-GB"/>
        </w:rPr>
        <w:t>couple correlation due to confounding versus the phenotypic trait correlation among couples for selected potential confounder traits</w:t>
      </w:r>
      <w:r w:rsidR="00FE622A" w:rsidRPr="00FE622A">
        <w:rPr>
          <w:rFonts w:ascii="Helvetica" w:hAnsi="Helvetica"/>
          <w:color w:val="000000"/>
          <w:lang w:val="en-GB"/>
        </w:rPr>
        <w:t xml:space="preserve"> (</w:t>
      </w:r>
      <m:oMath>
        <m:r>
          <m:rPr>
            <m:sty m:val="p"/>
          </m:rPr>
          <w:rPr>
            <w:rFonts w:ascii="Cambria Math" w:hAnsi="Cambria Math"/>
            <w:color w:val="000000"/>
            <w:lang w:val="en-GB"/>
          </w:rPr>
          <m:t>Z</m:t>
        </m:r>
      </m:oMath>
      <w:r w:rsidR="00FE622A" w:rsidRPr="00FE622A">
        <w:rPr>
          <w:rFonts w:ascii="Helvetica" w:hAnsi="Helvetica"/>
          <w:color w:val="000000"/>
          <w:lang w:val="en-GB"/>
        </w:rPr>
        <w:t>)</w:t>
      </w:r>
      <w:ins w:id="413" w:author="Jenny Sjaarda" w:date="2022-04-12T08:52:00Z">
        <w:r w:rsidR="00276DDC">
          <w:rPr>
            <w:rFonts w:ascii="Helvetica" w:hAnsi="Helvetica"/>
            <w:color w:val="000000"/>
            <w:lang w:val="en-GB"/>
          </w:rPr>
          <w:t xml:space="preserve">; error bars represent </w:t>
        </w:r>
      </w:ins>
      <w:ins w:id="414" w:author="Jenny Sjaarda" w:date="2022-04-12T08:53:00Z">
        <w:r w:rsidR="00276DDC">
          <w:rPr>
            <w:rFonts w:ascii="Helvetica" w:hAnsi="Helvetica"/>
            <w:color w:val="000000"/>
            <w:lang w:val="en-GB"/>
          </w:rPr>
          <w:t>the 95% CI</w:t>
        </w:r>
      </w:ins>
      <w:r w:rsidRPr="00FE622A">
        <w:rPr>
          <w:rFonts w:ascii="Helvetica" w:hAnsi="Helvetica"/>
          <w:color w:val="000000"/>
          <w:lang w:val="en-GB"/>
        </w:rPr>
        <w:t xml:space="preserve">. For each trait in the pipeline, we tested the contribution </w:t>
      </w:r>
      <w:ins w:id="415" w:author="Jenny Sjaarda" w:date="2022-04-11T13:59:00Z">
        <w:r w:rsidR="00DA320C">
          <w:rPr>
            <w:rFonts w:ascii="Helvetica" w:hAnsi="Helvetica"/>
            <w:color w:val="000000"/>
            <w:lang w:val="en-GB"/>
          </w:rPr>
          <w:t xml:space="preserve">of </w:t>
        </w:r>
      </w:ins>
      <w:r w:rsidR="00FE622A" w:rsidRPr="00FE622A">
        <w:rPr>
          <w:rFonts w:ascii="Helvetica" w:hAnsi="Helvetica"/>
          <w:color w:val="000000"/>
          <w:lang w:val="en-GB"/>
        </w:rPr>
        <w:t>four</w:t>
      </w:r>
      <w:r w:rsidRPr="00FE622A">
        <w:rPr>
          <w:rFonts w:ascii="Helvetica" w:hAnsi="Helvetica"/>
          <w:color w:val="000000"/>
          <w:lang w:val="en-GB"/>
        </w:rPr>
        <w:t xml:space="preserve"> confounder traits (average household income, </w:t>
      </w:r>
      <w:ins w:id="416" w:author="Jenny Sjaarda" w:date="2022-04-12T08:52:00Z">
        <w:r w:rsidR="00276DDC">
          <w:rPr>
            <w:rFonts w:ascii="Helvetica" w:hAnsi="Helvetica"/>
            <w:color w:val="000000"/>
            <w:lang w:val="en-GB"/>
          </w:rPr>
          <w:t xml:space="preserve">current </w:t>
        </w:r>
        <w:proofErr w:type="spellStart"/>
        <w:r w:rsidR="00276DDC">
          <w:rPr>
            <w:rFonts w:ascii="Helvetica" w:hAnsi="Helvetica"/>
            <w:color w:val="000000"/>
            <w:lang w:val="en-GB"/>
          </w:rPr>
          <w:t>tabacco</w:t>
        </w:r>
        <w:proofErr w:type="spellEnd"/>
        <w:r w:rsidR="00276DDC">
          <w:rPr>
            <w:rFonts w:ascii="Helvetica" w:hAnsi="Helvetica"/>
            <w:color w:val="000000"/>
            <w:lang w:val="en-GB"/>
          </w:rPr>
          <w:t xml:space="preserve"> smoking, overall health rating, </w:t>
        </w:r>
      </w:ins>
      <w:r w:rsidRPr="00FE622A">
        <w:rPr>
          <w:rFonts w:ascii="Helvetica" w:hAnsi="Helvetica"/>
          <w:color w:val="000000"/>
          <w:shd w:val="clear" w:color="auto" w:fill="FFFFFF"/>
          <w:lang w:val="en-GB"/>
        </w:rPr>
        <w:t xml:space="preserve">age completed full-time education, </w:t>
      </w:r>
      <w:r w:rsidRPr="00FE622A">
        <w:rPr>
          <w:rFonts w:ascii="Helvetica" w:hAnsi="Helvetica"/>
          <w:color w:val="000000"/>
          <w:lang w:val="en-GB"/>
        </w:rPr>
        <w:t>and sports club or gym user</w:t>
      </w:r>
      <w:r w:rsidR="00FE622A" w:rsidRPr="00FE622A">
        <w:rPr>
          <w:rFonts w:ascii="Helvetica" w:hAnsi="Helvetica"/>
          <w:color w:val="000000"/>
          <w:lang w:val="en-GB"/>
        </w:rPr>
        <w:t xml:space="preserve">, </w:t>
      </w:r>
      <w:ins w:id="417" w:author="Jenny Sjaarda" w:date="2022-04-12T08:52:00Z">
        <w:r w:rsidR="00276DDC">
          <w:rPr>
            <w:rFonts w:ascii="Helvetica" w:hAnsi="Helvetica"/>
            <w:color w:val="000000"/>
            <w:lang w:val="en-GB"/>
          </w:rPr>
          <w:t xml:space="preserve">and </w:t>
        </w:r>
      </w:ins>
      <w:del w:id="418" w:author="Jenny Sjaarda" w:date="2022-04-11T13:59:00Z">
        <w:r w:rsidR="00FE622A" w:rsidRPr="00FE622A" w:rsidDel="00DA320C">
          <w:rPr>
            <w:rFonts w:ascii="Helvetica" w:hAnsi="Helvetica"/>
            <w:color w:val="000000"/>
            <w:lang w:val="en-GB"/>
          </w:rPr>
          <w:delText>PCs</w:delText>
        </w:r>
      </w:del>
      <w:ins w:id="419" w:author="Jenny Sjaarda" w:date="2022-04-11T13:59:00Z">
        <w:r w:rsidR="00DA320C">
          <w:rPr>
            <w:rFonts w:ascii="Helvetica" w:hAnsi="Helvetica"/>
            <w:color w:val="000000"/>
            <w:lang w:val="en-GB"/>
          </w:rPr>
          <w:t xml:space="preserve">place of birth co-ordinates, panels A, B, C, D, </w:t>
        </w:r>
      </w:ins>
      <w:ins w:id="420" w:author="Jenny Sjaarda" w:date="2022-04-12T08:52:00Z">
        <w:r w:rsidR="00276DDC">
          <w:rPr>
            <w:rFonts w:ascii="Helvetica" w:hAnsi="Helvetica"/>
            <w:color w:val="000000"/>
            <w:lang w:val="en-GB"/>
          </w:rPr>
          <w:t xml:space="preserve">E and F, </w:t>
        </w:r>
      </w:ins>
      <w:ins w:id="421" w:author="Jenny Sjaarda" w:date="2022-04-11T13:59:00Z">
        <w:r w:rsidR="00DA320C">
          <w:rPr>
            <w:rFonts w:ascii="Helvetica" w:hAnsi="Helvetica"/>
            <w:color w:val="000000"/>
            <w:lang w:val="en-GB"/>
          </w:rPr>
          <w:t>respectively</w:t>
        </w:r>
      </w:ins>
      <w:r w:rsidRPr="00FE622A">
        <w:rPr>
          <w:rFonts w:ascii="Helvetica" w:hAnsi="Helvetica"/>
          <w:color w:val="000000"/>
          <w:lang w:val="en-GB"/>
        </w:rPr>
        <w:t xml:space="preserve">) could impact the phenotypic couple correlation. The couple correlation due to confounding for each trait </w:t>
      </w:r>
      <m:oMath>
        <m:r>
          <m:rPr>
            <m:sty m:val="p"/>
          </m:rPr>
          <w:rPr>
            <w:rFonts w:ascii="Cambria Math" w:hAnsi="Cambria Math"/>
            <w:color w:val="000000"/>
            <w:lang w:val="en-GB"/>
          </w:rPr>
          <m:t>X</m:t>
        </m:r>
      </m:oMath>
      <w:r w:rsidRPr="00FE622A">
        <w:rPr>
          <w:rFonts w:ascii="Helvetica" w:hAnsi="Helvetica"/>
          <w:color w:val="000000"/>
          <w:lang w:val="en-GB"/>
        </w:rPr>
        <w:t xml:space="preserve"> was calculated for each confounder </w:t>
      </w:r>
      <m:oMath>
        <m:r>
          <m:rPr>
            <m:sty m:val="p"/>
          </m:rPr>
          <w:rPr>
            <w:rFonts w:ascii="Cambria Math" w:hAnsi="Cambria Math"/>
            <w:color w:val="000000"/>
            <w:lang w:val="en-GB"/>
          </w:rPr>
          <m:t>Z</m:t>
        </m:r>
      </m:oMath>
      <w:r w:rsidRPr="00FE622A">
        <w:rPr>
          <w:rFonts w:ascii="Helvetica" w:hAnsi="Helvetica"/>
          <w:color w:val="000000"/>
          <w:lang w:val="en-GB"/>
        </w:rPr>
        <w:t xml:space="preserve">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00D06EEB" w:rsidRPr="00E37780">
        <w:rPr>
          <w:rFonts w:ascii="Helvetica" w:hAnsi="Helvetica"/>
          <w:i/>
          <w:iCs/>
          <w:color w:val="000000"/>
          <w:lang w:val="en-GB"/>
        </w:rPr>
        <w:t>.</w:t>
      </w:r>
      <w:r w:rsidR="00FE622A" w:rsidRPr="00FE622A">
        <w:rPr>
          <w:rFonts w:ascii="Helvetica" w:hAnsi="Helvetica"/>
          <w:color w:val="000000"/>
          <w:lang w:val="en-GB"/>
        </w:rPr>
        <w:t xml:space="preserve"> </w:t>
      </w:r>
      <w:r w:rsidR="00D06EEB">
        <w:rPr>
          <w:rFonts w:ascii="Helvetica" w:hAnsi="Helvetica"/>
          <w:color w:val="000000"/>
          <w:lang w:val="en-GB"/>
        </w:rPr>
        <w:t xml:space="preserve">In the case of </w:t>
      </w:r>
      <w:r w:rsidR="00992A41">
        <w:rPr>
          <w:rFonts w:ascii="Helvetica" w:hAnsi="Helvetica"/>
          <w:color w:val="000000"/>
          <w:lang w:val="en-GB"/>
        </w:rPr>
        <w:t>birth</w:t>
      </w:r>
      <w:r w:rsidR="00170854">
        <w:rPr>
          <w:rFonts w:ascii="Helvetica" w:hAnsi="Helvetica"/>
          <w:color w:val="000000"/>
          <w:lang w:val="en-GB"/>
        </w:rPr>
        <w:t xml:space="preserve">place </w:t>
      </w:r>
      <w:r w:rsidR="00D06EEB">
        <w:rPr>
          <w:rFonts w:ascii="Helvetica" w:hAnsi="Helvetica"/>
          <w:color w:val="000000"/>
          <w:lang w:val="en-GB"/>
        </w:rPr>
        <w:t>coordinates, C</w:t>
      </w:r>
      <w:r w:rsidR="00E37780">
        <w:rPr>
          <w:rFonts w:ascii="Helvetica" w:hAnsi="Helvetica"/>
          <w:color w:val="000000"/>
          <w:lang w:val="en-GB"/>
        </w:rPr>
        <w:t>-values</w:t>
      </w:r>
      <w:r w:rsidR="00D06EEB">
        <w:rPr>
          <w:rFonts w:ascii="Helvetica" w:hAnsi="Helvetica"/>
          <w:color w:val="000000"/>
          <w:lang w:val="en-GB"/>
        </w:rPr>
        <w:t xml:space="preserve"> were summed across the two (independent) North and East coordinates. </w:t>
      </w:r>
      <w:r w:rsidR="00CA11A0">
        <w:rPr>
          <w:rFonts w:ascii="Helvetica" w:hAnsi="Helvetica"/>
          <w:color w:val="000000"/>
          <w:lang w:val="en-GB"/>
        </w:rPr>
        <w:t>The i</w:t>
      </w:r>
      <w:r w:rsidR="00FE622A" w:rsidRPr="00FE622A">
        <w:rPr>
          <w:rFonts w:ascii="Helvetica" w:hAnsi="Helvetica"/>
          <w:color w:val="000000"/>
          <w:lang w:val="en-GB"/>
        </w:rPr>
        <w:t xml:space="preserve">dentity line is shown in black. </w:t>
      </w:r>
    </w:p>
    <w:p w14:paraId="41AAA214" w14:textId="759E4F24" w:rsidR="00967CBC" w:rsidRDefault="00967CBC" w:rsidP="00476D49">
      <w:pPr>
        <w:spacing w:before="40"/>
        <w:jc w:val="both"/>
        <w:rPr>
          <w:rFonts w:ascii="Helvetica" w:hAnsi="Helvetica"/>
          <w:lang w:val="en-GB"/>
        </w:rPr>
      </w:pPr>
    </w:p>
    <w:p w14:paraId="554EFF2E" w14:textId="5414C18E" w:rsidR="00575B10" w:rsidRPr="00575B10" w:rsidRDefault="00575B10" w:rsidP="00476D49">
      <w:pPr>
        <w:spacing w:before="40"/>
        <w:jc w:val="both"/>
        <w:rPr>
          <w:rFonts w:ascii="Helvetica" w:hAnsi="Helvetica"/>
          <w:lang w:val="en-GB"/>
        </w:rPr>
      </w:pPr>
      <w:r w:rsidRPr="00575B10">
        <w:rPr>
          <w:rFonts w:ascii="Helvetica" w:hAnsi="Helvetica"/>
          <w:b/>
          <w:bCs/>
          <w:lang w:val="en-GB"/>
        </w:rPr>
        <w:t xml:space="preserve">Table 1: </w:t>
      </w:r>
      <w:r>
        <w:rPr>
          <w:rFonts w:ascii="Helvetica" w:hAnsi="Helvetica"/>
          <w:lang w:val="en-GB"/>
        </w:rPr>
        <w:t xml:space="preserve">Summary of the </w:t>
      </w:r>
      <w:r w:rsidR="002760EB">
        <w:rPr>
          <w:rFonts w:ascii="Helvetica" w:hAnsi="Helvetica"/>
          <w:lang w:val="en-GB"/>
        </w:rPr>
        <w:t xml:space="preserve">global confounding impact of four selected traits on phenotypic couple correlations. </w:t>
      </w:r>
    </w:p>
    <w:p w14:paraId="1F0188C4" w14:textId="77777777" w:rsidR="00575B10" w:rsidRDefault="00575B10" w:rsidP="00476D49">
      <w:pPr>
        <w:spacing w:before="40"/>
        <w:jc w:val="both"/>
        <w:rPr>
          <w:rFonts w:ascii="Helvetica" w:hAnsi="Helvetica"/>
          <w:lang w:val="en-GB"/>
        </w:rPr>
      </w:pPr>
    </w:p>
    <w:tbl>
      <w:tblPr>
        <w:tblStyle w:val="PlainTable2"/>
        <w:tblW w:w="10071" w:type="dxa"/>
        <w:tblLook w:val="04A0" w:firstRow="1" w:lastRow="0" w:firstColumn="1" w:lastColumn="0" w:noHBand="0" w:noVBand="1"/>
      </w:tblPr>
      <w:tblGrid>
        <w:gridCol w:w="2350"/>
        <w:gridCol w:w="1984"/>
        <w:gridCol w:w="1984"/>
        <w:gridCol w:w="1984"/>
        <w:gridCol w:w="1769"/>
      </w:tblGrid>
      <w:tr w:rsidR="00575B10" w:rsidRPr="00575B10" w:rsidDel="00821F11" w14:paraId="59064482" w14:textId="12DC38AB" w:rsidTr="002760EB">
        <w:trPr>
          <w:cnfStyle w:val="100000000000" w:firstRow="1" w:lastRow="0" w:firstColumn="0" w:lastColumn="0" w:oddVBand="0" w:evenVBand="0" w:oddHBand="0" w:evenHBand="0" w:firstRowFirstColumn="0" w:firstRowLastColumn="0" w:lastRowFirstColumn="0" w:lastRowLastColumn="0"/>
          <w:trHeight w:val="300"/>
          <w:del w:id="422"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70DE01A2" w14:textId="0C455C95" w:rsidR="00575B10" w:rsidRPr="00967CBC" w:rsidDel="00821F11" w:rsidRDefault="00575B10" w:rsidP="00967CBC">
            <w:pPr>
              <w:rPr>
                <w:del w:id="423" w:author="Jenny Sjaarda" w:date="2022-04-12T08:57:00Z"/>
                <w:rFonts w:ascii="Helvetica" w:hAnsi="Helvetica" w:cs="Calibri"/>
                <w:color w:val="000000"/>
                <w:sz w:val="20"/>
                <w:szCs w:val="20"/>
              </w:rPr>
            </w:pPr>
            <w:del w:id="424" w:author="Jenny Sjaarda" w:date="2022-04-12T08:57:00Z">
              <w:r w:rsidRPr="00575B10" w:rsidDel="00821F11">
                <w:rPr>
                  <w:rFonts w:ascii="Helvetica" w:hAnsi="Helvetica" w:cs="Calibri"/>
                  <w:color w:val="000000"/>
                  <w:sz w:val="20"/>
                  <w:szCs w:val="20"/>
                </w:rPr>
                <w:delText>C</w:delText>
              </w:r>
              <w:r w:rsidRPr="00967CBC" w:rsidDel="00821F11">
                <w:rPr>
                  <w:rFonts w:ascii="Helvetica" w:hAnsi="Helvetica" w:cs="Calibri"/>
                  <w:color w:val="000000"/>
                  <w:sz w:val="20"/>
                  <w:szCs w:val="20"/>
                </w:rPr>
                <w:delText>onfounder</w:delText>
              </w:r>
              <w:r w:rsidRPr="00575B10" w:rsidDel="00821F11">
                <w:rPr>
                  <w:rFonts w:ascii="Helvetica" w:hAnsi="Helvetica" w:cs="Calibri"/>
                  <w:color w:val="000000"/>
                  <w:sz w:val="20"/>
                  <w:szCs w:val="20"/>
                </w:rPr>
                <w:delText xml:space="preserve"> </w:delText>
              </w:r>
              <w:r w:rsidRPr="00967CBC" w:rsidDel="00821F11">
                <w:rPr>
                  <w:rFonts w:ascii="Helvetica" w:hAnsi="Helvetica" w:cs="Calibri"/>
                  <w:color w:val="000000"/>
                  <w:sz w:val="20"/>
                  <w:szCs w:val="20"/>
                </w:rPr>
                <w:delText>trait</w:delText>
              </w:r>
            </w:del>
          </w:p>
        </w:tc>
        <w:tc>
          <w:tcPr>
            <w:tcW w:w="1984" w:type="dxa"/>
            <w:noWrap/>
            <w:hideMark/>
          </w:tcPr>
          <w:p w14:paraId="41EDB8E7" w14:textId="2B849E62"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25" w:author="Jenny Sjaarda" w:date="2022-04-12T08:57:00Z"/>
                <w:rFonts w:ascii="Helvetica" w:hAnsi="Helvetica" w:cs="Calibri"/>
                <w:color w:val="000000"/>
                <w:sz w:val="20"/>
                <w:szCs w:val="20"/>
              </w:rPr>
            </w:pPr>
            <w:del w:id="426" w:author="Jenny Sjaarda" w:date="2022-04-12T08:57:00Z">
              <w:r w:rsidRPr="00575B10" w:rsidDel="00821F11">
                <w:rPr>
                  <w:rFonts w:ascii="Helvetica" w:hAnsi="Helvetica" w:cs="Calibri"/>
                  <w:color w:val="000000"/>
                  <w:sz w:val="20"/>
                  <w:szCs w:val="20"/>
                </w:rPr>
                <w:delText>M</w:delText>
              </w:r>
              <w:r w:rsidRPr="00967CBC" w:rsidDel="00821F11">
                <w:rPr>
                  <w:rFonts w:ascii="Helvetica" w:hAnsi="Helvetica" w:cs="Calibri"/>
                  <w:color w:val="000000"/>
                  <w:sz w:val="20"/>
                  <w:szCs w:val="20"/>
                </w:rPr>
                <w:delText>ean</w:delText>
              </w:r>
              <w:r w:rsidDel="00821F11">
                <w:rPr>
                  <w:rFonts w:ascii="Helvetica" w:hAnsi="Helvetica" w:cs="Calibri"/>
                  <w:color w:val="000000"/>
                  <w:sz w:val="20"/>
                  <w:szCs w:val="20"/>
                </w:rPr>
                <w:delText xml:space="preserve"> confounding</w:delText>
              </w:r>
              <w:r w:rsidRPr="00575B10" w:rsidDel="00821F11">
                <w:rPr>
                  <w:rFonts w:ascii="Helvetica" w:hAnsi="Helvetica" w:cs="Calibri"/>
                  <w:color w:val="000000"/>
                  <w:sz w:val="20"/>
                  <w:szCs w:val="20"/>
                </w:rPr>
                <w:delText xml:space="preserve"> </w:delText>
              </w:r>
              <w:r w:rsidRPr="00967CBC" w:rsidDel="00821F11">
                <w:rPr>
                  <w:rFonts w:ascii="Helvetica" w:hAnsi="Helvetica" w:cs="Calibri"/>
                  <w:color w:val="000000"/>
                  <w:sz w:val="20"/>
                  <w:szCs w:val="20"/>
                </w:rPr>
                <w:delText>ratio</w:delText>
              </w:r>
            </w:del>
          </w:p>
        </w:tc>
        <w:tc>
          <w:tcPr>
            <w:tcW w:w="1984" w:type="dxa"/>
            <w:noWrap/>
            <w:hideMark/>
          </w:tcPr>
          <w:p w14:paraId="57DB4D95" w14:textId="5779B6B0"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27" w:author="Jenny Sjaarda" w:date="2022-04-12T08:57:00Z"/>
                <w:rFonts w:ascii="Helvetica" w:hAnsi="Helvetica" w:cs="Calibri"/>
                <w:color w:val="000000"/>
                <w:sz w:val="20"/>
                <w:szCs w:val="20"/>
              </w:rPr>
            </w:pPr>
            <w:del w:id="428" w:author="Jenny Sjaarda" w:date="2022-04-12T08:57:00Z">
              <w:r w:rsidRPr="00575B10" w:rsidDel="00821F11">
                <w:rPr>
                  <w:rFonts w:ascii="Helvetica" w:hAnsi="Helvetica" w:cs="Calibri"/>
                  <w:color w:val="000000"/>
                  <w:sz w:val="20"/>
                  <w:szCs w:val="20"/>
                </w:rPr>
                <w:delText>M</w:delText>
              </w:r>
              <w:r w:rsidRPr="00967CBC" w:rsidDel="00821F11">
                <w:rPr>
                  <w:rFonts w:ascii="Helvetica" w:hAnsi="Helvetica" w:cs="Calibri"/>
                  <w:color w:val="000000"/>
                  <w:sz w:val="20"/>
                  <w:szCs w:val="20"/>
                </w:rPr>
                <w:delText>edian</w:delText>
              </w:r>
              <w:r w:rsidRPr="00575B10" w:rsidDel="00821F11">
                <w:rPr>
                  <w:rFonts w:ascii="Helvetica" w:hAnsi="Helvetica" w:cs="Calibri"/>
                  <w:color w:val="000000"/>
                  <w:sz w:val="20"/>
                  <w:szCs w:val="20"/>
                </w:rPr>
                <w:delText xml:space="preserve"> </w:delText>
              </w:r>
              <w:r w:rsidDel="00821F11">
                <w:rPr>
                  <w:rFonts w:ascii="Helvetica" w:hAnsi="Helvetica" w:cs="Calibri"/>
                  <w:color w:val="000000"/>
                  <w:sz w:val="20"/>
                  <w:szCs w:val="20"/>
                </w:rPr>
                <w:delText xml:space="preserve">confounding </w:delText>
              </w:r>
              <w:r w:rsidRPr="00967CBC" w:rsidDel="00821F11">
                <w:rPr>
                  <w:rFonts w:ascii="Helvetica" w:hAnsi="Helvetica" w:cs="Calibri"/>
                  <w:color w:val="000000"/>
                  <w:sz w:val="20"/>
                  <w:szCs w:val="20"/>
                </w:rPr>
                <w:delText>ratio</w:delText>
              </w:r>
            </w:del>
          </w:p>
        </w:tc>
        <w:tc>
          <w:tcPr>
            <w:tcW w:w="1984" w:type="dxa"/>
            <w:noWrap/>
            <w:hideMark/>
          </w:tcPr>
          <w:p w14:paraId="133C3AE7" w14:textId="3CC53F32"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29" w:author="Jenny Sjaarda" w:date="2022-04-12T08:57:00Z"/>
                <w:rFonts w:ascii="Helvetica" w:hAnsi="Helvetica" w:cs="Calibri"/>
                <w:color w:val="000000"/>
                <w:sz w:val="20"/>
                <w:szCs w:val="20"/>
              </w:rPr>
            </w:pPr>
            <w:del w:id="430" w:author="Jenny Sjaarda" w:date="2022-04-12T08:57:00Z">
              <w:r w:rsidRPr="00575B10" w:rsidDel="00821F11">
                <w:rPr>
                  <w:rFonts w:ascii="Helvetica" w:hAnsi="Helvetica" w:cs="Calibri"/>
                  <w:color w:val="000000"/>
                  <w:sz w:val="20"/>
                  <w:szCs w:val="20"/>
                </w:rPr>
                <w:delText>sd(</w:delText>
              </w:r>
              <w:r w:rsidDel="00821F11">
                <w:rPr>
                  <w:rFonts w:ascii="Helvetica" w:hAnsi="Helvetica" w:cs="Calibri"/>
                  <w:color w:val="000000"/>
                  <w:sz w:val="20"/>
                  <w:szCs w:val="20"/>
                </w:rPr>
                <w:delText xml:space="preserve">confounding </w:delText>
              </w:r>
              <w:r w:rsidRPr="00967CBC" w:rsidDel="00821F11">
                <w:rPr>
                  <w:rFonts w:ascii="Helvetica" w:hAnsi="Helvetica" w:cs="Calibri"/>
                  <w:color w:val="000000"/>
                  <w:sz w:val="20"/>
                  <w:szCs w:val="20"/>
                </w:rPr>
                <w:delText>ratio</w:delText>
              </w:r>
              <w:r w:rsidRPr="00575B10" w:rsidDel="00821F11">
                <w:rPr>
                  <w:rFonts w:ascii="Helvetica" w:hAnsi="Helvetica" w:cs="Calibri"/>
                  <w:color w:val="000000"/>
                  <w:sz w:val="20"/>
                  <w:szCs w:val="20"/>
                </w:rPr>
                <w:delText>)</w:delText>
              </w:r>
            </w:del>
          </w:p>
        </w:tc>
        <w:tc>
          <w:tcPr>
            <w:tcW w:w="1769" w:type="dxa"/>
            <w:noWrap/>
            <w:hideMark/>
          </w:tcPr>
          <w:p w14:paraId="08AC675E" w14:textId="211DE4B8"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31" w:author="Jenny Sjaarda" w:date="2022-04-12T08:57:00Z"/>
                <w:rFonts w:ascii="Helvetica" w:hAnsi="Helvetica" w:cs="Calibri"/>
                <w:color w:val="000000"/>
                <w:sz w:val="20"/>
                <w:szCs w:val="20"/>
              </w:rPr>
            </w:pPr>
            <w:del w:id="432" w:author="Jenny Sjaarda" w:date="2022-04-12T08:57:00Z">
              <w:r w:rsidRPr="00575B10" w:rsidDel="00821F11">
                <w:rPr>
                  <w:rFonts w:ascii="Helvetica" w:hAnsi="Helvetica" w:cs="Calibri"/>
                  <w:color w:val="000000"/>
                  <w:sz w:val="20"/>
                  <w:szCs w:val="20"/>
                </w:rPr>
                <w:delText xml:space="preserve">Number of traits </w:delText>
              </w:r>
              <w:r w:rsidR="002760EB" w:rsidDel="00821F11">
                <w:rPr>
                  <w:rFonts w:ascii="Helvetica" w:hAnsi="Helvetica" w:cs="Calibri"/>
                  <w:color w:val="000000"/>
                  <w:sz w:val="20"/>
                  <w:szCs w:val="20"/>
                </w:rPr>
                <w:delText>tested</w:delText>
              </w:r>
            </w:del>
          </w:p>
        </w:tc>
      </w:tr>
      <w:tr w:rsidR="00575B10" w:rsidRPr="00575B10" w:rsidDel="00821F11" w14:paraId="2AAB123B" w14:textId="31247CD9" w:rsidTr="002760EB">
        <w:trPr>
          <w:cnfStyle w:val="000000100000" w:firstRow="0" w:lastRow="0" w:firstColumn="0" w:lastColumn="0" w:oddVBand="0" w:evenVBand="0" w:oddHBand="1" w:evenHBand="0" w:firstRowFirstColumn="0" w:firstRowLastColumn="0" w:lastRowFirstColumn="0" w:lastRowLastColumn="0"/>
          <w:trHeight w:val="300"/>
          <w:del w:id="433"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607F1461" w14:textId="56A746F9" w:rsidR="00575B10" w:rsidRPr="00967CBC" w:rsidDel="00821F11" w:rsidRDefault="00575B10" w:rsidP="00967CBC">
            <w:pPr>
              <w:rPr>
                <w:del w:id="434" w:author="Jenny Sjaarda" w:date="2022-04-12T08:57:00Z"/>
                <w:rFonts w:ascii="Helvetica" w:hAnsi="Helvetica" w:cs="Calibri"/>
                <w:b w:val="0"/>
                <w:bCs w:val="0"/>
                <w:color w:val="000000"/>
                <w:sz w:val="20"/>
                <w:szCs w:val="20"/>
              </w:rPr>
            </w:pPr>
            <w:del w:id="435" w:author="Jenny Sjaarda" w:date="2022-04-12T08:57:00Z">
              <w:r w:rsidRPr="00967CBC" w:rsidDel="00821F11">
                <w:rPr>
                  <w:rFonts w:ascii="Helvetica" w:hAnsi="Helvetica" w:cs="Calibri"/>
                  <w:b w:val="0"/>
                  <w:bCs w:val="0"/>
                  <w:color w:val="000000"/>
                  <w:sz w:val="20"/>
                  <w:szCs w:val="20"/>
                </w:rPr>
                <w:delText>Leisure/social activities: Sports club or gym</w:delText>
              </w:r>
            </w:del>
          </w:p>
        </w:tc>
        <w:tc>
          <w:tcPr>
            <w:tcW w:w="1984" w:type="dxa"/>
            <w:noWrap/>
            <w:hideMark/>
          </w:tcPr>
          <w:p w14:paraId="077BADB7" w14:textId="34518216"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36" w:author="Jenny Sjaarda" w:date="2022-04-12T08:57:00Z"/>
                <w:rFonts w:ascii="Helvetica" w:hAnsi="Helvetica" w:cs="Calibri"/>
                <w:color w:val="000000"/>
                <w:sz w:val="20"/>
                <w:szCs w:val="20"/>
              </w:rPr>
            </w:pPr>
            <w:del w:id="437" w:author="Jenny Sjaarda" w:date="2022-04-12T08:57:00Z">
              <w:r w:rsidRPr="00967CBC" w:rsidDel="00821F11">
                <w:rPr>
                  <w:rFonts w:ascii="Helvetica" w:hAnsi="Helvetica" w:cs="Calibri"/>
                  <w:color w:val="000000"/>
                  <w:sz w:val="20"/>
                  <w:szCs w:val="20"/>
                </w:rPr>
                <w:delText>0.171141</w:delText>
              </w:r>
            </w:del>
          </w:p>
        </w:tc>
        <w:tc>
          <w:tcPr>
            <w:tcW w:w="1984" w:type="dxa"/>
            <w:noWrap/>
            <w:hideMark/>
          </w:tcPr>
          <w:p w14:paraId="2EC3FF8D" w14:textId="152238D0"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38" w:author="Jenny Sjaarda" w:date="2022-04-12T08:57:00Z"/>
                <w:rFonts w:ascii="Helvetica" w:hAnsi="Helvetica" w:cs="Calibri"/>
                <w:color w:val="000000"/>
                <w:sz w:val="20"/>
                <w:szCs w:val="20"/>
              </w:rPr>
            </w:pPr>
            <w:del w:id="439" w:author="Jenny Sjaarda" w:date="2022-04-12T08:57:00Z">
              <w:r w:rsidRPr="00967CBC" w:rsidDel="00821F11">
                <w:rPr>
                  <w:rFonts w:ascii="Helvetica" w:hAnsi="Helvetica" w:cs="Calibri"/>
                  <w:color w:val="000000"/>
                  <w:sz w:val="20"/>
                  <w:szCs w:val="20"/>
                </w:rPr>
                <w:delText>0.097595</w:delText>
              </w:r>
            </w:del>
          </w:p>
        </w:tc>
        <w:tc>
          <w:tcPr>
            <w:tcW w:w="1984" w:type="dxa"/>
            <w:noWrap/>
            <w:hideMark/>
          </w:tcPr>
          <w:p w14:paraId="302F954C" w14:textId="20260E1E"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40" w:author="Jenny Sjaarda" w:date="2022-04-12T08:57:00Z"/>
                <w:rFonts w:ascii="Helvetica" w:hAnsi="Helvetica" w:cs="Calibri"/>
                <w:color w:val="000000"/>
                <w:sz w:val="20"/>
                <w:szCs w:val="20"/>
              </w:rPr>
            </w:pPr>
            <w:del w:id="441" w:author="Jenny Sjaarda" w:date="2022-04-12T08:57:00Z">
              <w:r w:rsidRPr="00967CBC" w:rsidDel="00821F11">
                <w:rPr>
                  <w:rFonts w:ascii="Helvetica" w:hAnsi="Helvetica" w:cs="Calibri"/>
                  <w:color w:val="000000"/>
                  <w:sz w:val="20"/>
                  <w:szCs w:val="20"/>
                </w:rPr>
                <w:delText>0.215961</w:delText>
              </w:r>
            </w:del>
          </w:p>
        </w:tc>
        <w:tc>
          <w:tcPr>
            <w:tcW w:w="1769" w:type="dxa"/>
            <w:noWrap/>
            <w:hideMark/>
          </w:tcPr>
          <w:p w14:paraId="2C7F4C9E" w14:textId="48D1BBF5"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42" w:author="Jenny Sjaarda" w:date="2022-04-12T08:57:00Z"/>
                <w:rFonts w:ascii="Helvetica" w:hAnsi="Helvetica" w:cs="Calibri"/>
                <w:color w:val="000000"/>
                <w:sz w:val="20"/>
                <w:szCs w:val="20"/>
              </w:rPr>
            </w:pPr>
            <w:del w:id="443" w:author="Jenny Sjaarda" w:date="2022-04-12T08:57:00Z">
              <w:r w:rsidRPr="00967CBC" w:rsidDel="00821F11">
                <w:rPr>
                  <w:rFonts w:ascii="Helvetica" w:hAnsi="Helvetica" w:cs="Calibri"/>
                  <w:color w:val="000000"/>
                  <w:sz w:val="20"/>
                  <w:szCs w:val="20"/>
                </w:rPr>
                <w:delText>117</w:delText>
              </w:r>
            </w:del>
          </w:p>
        </w:tc>
      </w:tr>
      <w:tr w:rsidR="00575B10" w:rsidRPr="00575B10" w:rsidDel="00821F11" w14:paraId="0BB53D9B" w14:textId="671B6AA3" w:rsidTr="002760EB">
        <w:trPr>
          <w:trHeight w:val="300"/>
          <w:del w:id="444"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7FE72A2F" w14:textId="3D06D9D7" w:rsidR="00575B10" w:rsidRPr="00967CBC" w:rsidDel="00821F11" w:rsidRDefault="00575B10" w:rsidP="00967CBC">
            <w:pPr>
              <w:rPr>
                <w:del w:id="445" w:author="Jenny Sjaarda" w:date="2022-04-12T08:57:00Z"/>
                <w:rFonts w:ascii="Helvetica" w:hAnsi="Helvetica" w:cs="Calibri"/>
                <w:b w:val="0"/>
                <w:bCs w:val="0"/>
                <w:color w:val="000000"/>
                <w:sz w:val="20"/>
                <w:szCs w:val="20"/>
              </w:rPr>
            </w:pPr>
            <w:del w:id="446" w:author="Jenny Sjaarda" w:date="2022-04-12T08:57:00Z">
              <w:r w:rsidRPr="00967CBC" w:rsidDel="00821F11">
                <w:rPr>
                  <w:rFonts w:ascii="Helvetica" w:hAnsi="Helvetica" w:cs="Calibri"/>
                  <w:b w:val="0"/>
                  <w:bCs w:val="0"/>
                  <w:color w:val="000000"/>
                  <w:sz w:val="20"/>
                  <w:szCs w:val="20"/>
                </w:rPr>
                <w:delText>Average total household income before tax</w:delText>
              </w:r>
            </w:del>
          </w:p>
        </w:tc>
        <w:tc>
          <w:tcPr>
            <w:tcW w:w="1984" w:type="dxa"/>
            <w:noWrap/>
            <w:hideMark/>
          </w:tcPr>
          <w:p w14:paraId="59A875EA" w14:textId="0C6EEF49"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47" w:author="Jenny Sjaarda" w:date="2022-04-12T08:57:00Z"/>
                <w:rFonts w:ascii="Helvetica" w:hAnsi="Helvetica" w:cs="Calibri"/>
                <w:color w:val="000000"/>
                <w:sz w:val="20"/>
                <w:szCs w:val="20"/>
              </w:rPr>
            </w:pPr>
            <w:del w:id="448" w:author="Jenny Sjaarda" w:date="2022-04-12T08:57:00Z">
              <w:r w:rsidRPr="00967CBC" w:rsidDel="00821F11">
                <w:rPr>
                  <w:rFonts w:ascii="Helvetica" w:hAnsi="Helvetica" w:cs="Calibri"/>
                  <w:color w:val="000000"/>
                  <w:sz w:val="20"/>
                  <w:szCs w:val="20"/>
                </w:rPr>
                <w:delText>0.298122</w:delText>
              </w:r>
            </w:del>
          </w:p>
        </w:tc>
        <w:tc>
          <w:tcPr>
            <w:tcW w:w="1984" w:type="dxa"/>
            <w:noWrap/>
            <w:hideMark/>
          </w:tcPr>
          <w:p w14:paraId="2EC0657B" w14:textId="703CFE29"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49" w:author="Jenny Sjaarda" w:date="2022-04-12T08:57:00Z"/>
                <w:rFonts w:ascii="Helvetica" w:hAnsi="Helvetica" w:cs="Calibri"/>
                <w:color w:val="000000"/>
                <w:sz w:val="20"/>
                <w:szCs w:val="20"/>
              </w:rPr>
            </w:pPr>
            <w:del w:id="450" w:author="Jenny Sjaarda" w:date="2022-04-12T08:57:00Z">
              <w:r w:rsidRPr="00967CBC" w:rsidDel="00821F11">
                <w:rPr>
                  <w:rFonts w:ascii="Helvetica" w:hAnsi="Helvetica" w:cs="Calibri"/>
                  <w:color w:val="000000"/>
                  <w:sz w:val="20"/>
                  <w:szCs w:val="20"/>
                </w:rPr>
                <w:delText>0.183867</w:delText>
              </w:r>
            </w:del>
          </w:p>
        </w:tc>
        <w:tc>
          <w:tcPr>
            <w:tcW w:w="1984" w:type="dxa"/>
            <w:noWrap/>
            <w:hideMark/>
          </w:tcPr>
          <w:p w14:paraId="2601E080" w14:textId="6D71835A"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51" w:author="Jenny Sjaarda" w:date="2022-04-12T08:57:00Z"/>
                <w:rFonts w:ascii="Helvetica" w:hAnsi="Helvetica" w:cs="Calibri"/>
                <w:color w:val="000000"/>
                <w:sz w:val="20"/>
                <w:szCs w:val="20"/>
              </w:rPr>
            </w:pPr>
            <w:del w:id="452" w:author="Jenny Sjaarda" w:date="2022-04-12T08:57:00Z">
              <w:r w:rsidRPr="00967CBC" w:rsidDel="00821F11">
                <w:rPr>
                  <w:rFonts w:ascii="Helvetica" w:hAnsi="Helvetica" w:cs="Calibri"/>
                  <w:color w:val="000000"/>
                  <w:sz w:val="20"/>
                  <w:szCs w:val="20"/>
                </w:rPr>
                <w:delText>0.38749</w:delText>
              </w:r>
            </w:del>
          </w:p>
        </w:tc>
        <w:tc>
          <w:tcPr>
            <w:tcW w:w="1769" w:type="dxa"/>
            <w:noWrap/>
            <w:hideMark/>
          </w:tcPr>
          <w:p w14:paraId="310E468C" w14:textId="5A32BA21"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53" w:author="Jenny Sjaarda" w:date="2022-04-12T08:57:00Z"/>
                <w:rFonts w:ascii="Helvetica" w:hAnsi="Helvetica" w:cs="Calibri"/>
                <w:color w:val="000000"/>
                <w:sz w:val="20"/>
                <w:szCs w:val="20"/>
              </w:rPr>
            </w:pPr>
            <w:del w:id="454" w:author="Jenny Sjaarda" w:date="2022-04-12T08:57:00Z">
              <w:r w:rsidRPr="00967CBC" w:rsidDel="00821F11">
                <w:rPr>
                  <w:rFonts w:ascii="Helvetica" w:hAnsi="Helvetica" w:cs="Calibri"/>
                  <w:color w:val="000000"/>
                  <w:sz w:val="20"/>
                  <w:szCs w:val="20"/>
                </w:rPr>
                <w:delText>117</w:delText>
              </w:r>
            </w:del>
          </w:p>
        </w:tc>
      </w:tr>
      <w:tr w:rsidR="00575B10" w:rsidRPr="00575B10" w:rsidDel="00821F11" w14:paraId="53B9F451" w14:textId="2583D1F6" w:rsidTr="002760EB">
        <w:trPr>
          <w:cnfStyle w:val="000000100000" w:firstRow="0" w:lastRow="0" w:firstColumn="0" w:lastColumn="0" w:oddVBand="0" w:evenVBand="0" w:oddHBand="1" w:evenHBand="0" w:firstRowFirstColumn="0" w:firstRowLastColumn="0" w:lastRowFirstColumn="0" w:lastRowLastColumn="0"/>
          <w:trHeight w:val="300"/>
          <w:del w:id="455"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309277E" w14:textId="34B9436A" w:rsidR="00575B10" w:rsidRPr="00967CBC" w:rsidDel="00821F11" w:rsidRDefault="00575B10" w:rsidP="00967CBC">
            <w:pPr>
              <w:rPr>
                <w:del w:id="456" w:author="Jenny Sjaarda" w:date="2022-04-12T08:57:00Z"/>
                <w:rFonts w:ascii="Helvetica" w:hAnsi="Helvetica" w:cs="Calibri"/>
                <w:b w:val="0"/>
                <w:bCs w:val="0"/>
                <w:color w:val="000000"/>
                <w:sz w:val="20"/>
                <w:szCs w:val="20"/>
              </w:rPr>
            </w:pPr>
            <w:del w:id="457" w:author="Jenny Sjaarda" w:date="2022-04-12T08:57:00Z">
              <w:r w:rsidRPr="00967CBC" w:rsidDel="00821F11">
                <w:rPr>
                  <w:rFonts w:ascii="Helvetica" w:hAnsi="Helvetica" w:cs="Calibri"/>
                  <w:b w:val="0"/>
                  <w:bCs w:val="0"/>
                  <w:color w:val="000000"/>
                  <w:sz w:val="20"/>
                  <w:szCs w:val="20"/>
                </w:rPr>
                <w:delText>Age completed full time education</w:delText>
              </w:r>
            </w:del>
          </w:p>
        </w:tc>
        <w:tc>
          <w:tcPr>
            <w:tcW w:w="1984" w:type="dxa"/>
            <w:noWrap/>
            <w:hideMark/>
          </w:tcPr>
          <w:p w14:paraId="2A17134F" w14:textId="61003345"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58" w:author="Jenny Sjaarda" w:date="2022-04-12T08:57:00Z"/>
                <w:rFonts w:ascii="Helvetica" w:hAnsi="Helvetica" w:cs="Calibri"/>
                <w:color w:val="000000"/>
                <w:sz w:val="20"/>
                <w:szCs w:val="20"/>
              </w:rPr>
            </w:pPr>
            <w:del w:id="459" w:author="Jenny Sjaarda" w:date="2022-04-12T08:57:00Z">
              <w:r w:rsidRPr="00967CBC" w:rsidDel="00821F11">
                <w:rPr>
                  <w:rFonts w:ascii="Helvetica" w:hAnsi="Helvetica" w:cs="Calibri"/>
                  <w:color w:val="000000"/>
                  <w:sz w:val="20"/>
                  <w:szCs w:val="20"/>
                </w:rPr>
                <w:delText>0.116337</w:delText>
              </w:r>
            </w:del>
          </w:p>
        </w:tc>
        <w:tc>
          <w:tcPr>
            <w:tcW w:w="1984" w:type="dxa"/>
            <w:noWrap/>
            <w:hideMark/>
          </w:tcPr>
          <w:p w14:paraId="524C92BE" w14:textId="429BCDA6"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60" w:author="Jenny Sjaarda" w:date="2022-04-12T08:57:00Z"/>
                <w:rFonts w:ascii="Helvetica" w:hAnsi="Helvetica" w:cs="Calibri"/>
                <w:color w:val="000000"/>
                <w:sz w:val="20"/>
                <w:szCs w:val="20"/>
              </w:rPr>
            </w:pPr>
            <w:del w:id="461" w:author="Jenny Sjaarda" w:date="2022-04-12T08:57:00Z">
              <w:r w:rsidRPr="00967CBC" w:rsidDel="00821F11">
                <w:rPr>
                  <w:rFonts w:ascii="Helvetica" w:hAnsi="Helvetica" w:cs="Calibri"/>
                  <w:color w:val="000000"/>
                  <w:sz w:val="20"/>
                  <w:szCs w:val="20"/>
                </w:rPr>
                <w:delText>0.062482</w:delText>
              </w:r>
            </w:del>
          </w:p>
        </w:tc>
        <w:tc>
          <w:tcPr>
            <w:tcW w:w="1984" w:type="dxa"/>
            <w:noWrap/>
            <w:hideMark/>
          </w:tcPr>
          <w:p w14:paraId="5EA66314" w14:textId="551E9A7C"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62" w:author="Jenny Sjaarda" w:date="2022-04-12T08:57:00Z"/>
                <w:rFonts w:ascii="Helvetica" w:hAnsi="Helvetica" w:cs="Calibri"/>
                <w:color w:val="000000"/>
                <w:sz w:val="20"/>
                <w:szCs w:val="20"/>
              </w:rPr>
            </w:pPr>
            <w:del w:id="463" w:author="Jenny Sjaarda" w:date="2022-04-12T08:57:00Z">
              <w:r w:rsidRPr="00967CBC" w:rsidDel="00821F11">
                <w:rPr>
                  <w:rFonts w:ascii="Helvetica" w:hAnsi="Helvetica" w:cs="Calibri"/>
                  <w:color w:val="000000"/>
                  <w:sz w:val="20"/>
                  <w:szCs w:val="20"/>
                </w:rPr>
                <w:delText>0.177151</w:delText>
              </w:r>
            </w:del>
          </w:p>
        </w:tc>
        <w:tc>
          <w:tcPr>
            <w:tcW w:w="1769" w:type="dxa"/>
            <w:noWrap/>
            <w:hideMark/>
          </w:tcPr>
          <w:p w14:paraId="3033F139" w14:textId="75F3D01D"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64" w:author="Jenny Sjaarda" w:date="2022-04-12T08:57:00Z"/>
                <w:rFonts w:ascii="Helvetica" w:hAnsi="Helvetica" w:cs="Calibri"/>
                <w:color w:val="000000"/>
                <w:sz w:val="20"/>
                <w:szCs w:val="20"/>
              </w:rPr>
            </w:pPr>
            <w:del w:id="465" w:author="Jenny Sjaarda" w:date="2022-04-12T08:57:00Z">
              <w:r w:rsidRPr="00967CBC" w:rsidDel="00821F11">
                <w:rPr>
                  <w:rFonts w:ascii="Helvetica" w:hAnsi="Helvetica" w:cs="Calibri"/>
                  <w:color w:val="000000"/>
                  <w:sz w:val="20"/>
                  <w:szCs w:val="20"/>
                </w:rPr>
                <w:delText>117</w:delText>
              </w:r>
            </w:del>
          </w:p>
        </w:tc>
      </w:tr>
      <w:tr w:rsidR="00575B10" w:rsidRPr="00575B10" w:rsidDel="00821F11" w14:paraId="24FF300C" w14:textId="5EFB95F9" w:rsidTr="002760EB">
        <w:trPr>
          <w:trHeight w:val="300"/>
          <w:del w:id="466"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1FDEB4C0" w14:textId="53029B8A" w:rsidR="00575B10" w:rsidRPr="00967CBC" w:rsidDel="00821F11" w:rsidRDefault="00575B10" w:rsidP="00967CBC">
            <w:pPr>
              <w:rPr>
                <w:del w:id="467" w:author="Jenny Sjaarda" w:date="2022-04-12T08:57:00Z"/>
                <w:rFonts w:ascii="Helvetica" w:hAnsi="Helvetica" w:cs="Calibri"/>
                <w:b w:val="0"/>
                <w:bCs w:val="0"/>
                <w:color w:val="000000"/>
                <w:sz w:val="20"/>
                <w:szCs w:val="20"/>
              </w:rPr>
            </w:pPr>
            <w:del w:id="468" w:author="Jenny Sjaarda" w:date="2022-04-12T08:57:00Z">
              <w:r w:rsidRPr="00967CBC" w:rsidDel="00821F11">
                <w:rPr>
                  <w:rFonts w:ascii="Helvetica" w:hAnsi="Helvetica" w:cs="Calibri"/>
                  <w:b w:val="0"/>
                  <w:bCs w:val="0"/>
                  <w:color w:val="000000"/>
                  <w:sz w:val="20"/>
                  <w:szCs w:val="20"/>
                </w:rPr>
                <w:delText>Birth place coordinates</w:delText>
              </w:r>
              <w:r w:rsidR="002760EB" w:rsidDel="00821F11">
                <w:rPr>
                  <w:rFonts w:ascii="Helvetica" w:hAnsi="Helvetica" w:cs="Calibri"/>
                  <w:b w:val="0"/>
                  <w:bCs w:val="0"/>
                  <w:color w:val="000000"/>
                  <w:sz w:val="20"/>
                  <w:szCs w:val="20"/>
                </w:rPr>
                <w:delText xml:space="preserve"> (North and East)</w:delText>
              </w:r>
            </w:del>
          </w:p>
        </w:tc>
        <w:tc>
          <w:tcPr>
            <w:tcW w:w="1984" w:type="dxa"/>
            <w:noWrap/>
            <w:hideMark/>
          </w:tcPr>
          <w:p w14:paraId="5DEFEAD6" w14:textId="320C9BCA"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69" w:author="Jenny Sjaarda" w:date="2022-04-12T08:57:00Z"/>
                <w:rFonts w:ascii="Helvetica" w:hAnsi="Helvetica" w:cs="Calibri"/>
                <w:color w:val="000000"/>
                <w:sz w:val="20"/>
                <w:szCs w:val="20"/>
              </w:rPr>
            </w:pPr>
            <w:del w:id="470" w:author="Jenny Sjaarda" w:date="2022-04-12T08:57:00Z">
              <w:r w:rsidRPr="00967CBC" w:rsidDel="00821F11">
                <w:rPr>
                  <w:rFonts w:ascii="Helvetica" w:hAnsi="Helvetica" w:cs="Calibri"/>
                  <w:color w:val="000000"/>
                  <w:sz w:val="20"/>
                  <w:szCs w:val="20"/>
                </w:rPr>
                <w:delText>0.010319</w:delText>
              </w:r>
            </w:del>
          </w:p>
        </w:tc>
        <w:tc>
          <w:tcPr>
            <w:tcW w:w="1984" w:type="dxa"/>
            <w:noWrap/>
            <w:hideMark/>
          </w:tcPr>
          <w:p w14:paraId="5810F6A5" w14:textId="1E8BFF71"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71" w:author="Jenny Sjaarda" w:date="2022-04-12T08:57:00Z"/>
                <w:rFonts w:ascii="Helvetica" w:hAnsi="Helvetica" w:cs="Calibri"/>
                <w:color w:val="000000"/>
                <w:sz w:val="20"/>
                <w:szCs w:val="20"/>
              </w:rPr>
            </w:pPr>
            <w:del w:id="472" w:author="Jenny Sjaarda" w:date="2022-04-12T08:57:00Z">
              <w:r w:rsidRPr="00967CBC" w:rsidDel="00821F11">
                <w:rPr>
                  <w:rFonts w:ascii="Helvetica" w:hAnsi="Helvetica" w:cs="Calibri"/>
                  <w:color w:val="000000"/>
                  <w:sz w:val="20"/>
                  <w:szCs w:val="20"/>
                </w:rPr>
                <w:delText>0.005854</w:delText>
              </w:r>
            </w:del>
          </w:p>
        </w:tc>
        <w:tc>
          <w:tcPr>
            <w:tcW w:w="1984" w:type="dxa"/>
            <w:noWrap/>
            <w:hideMark/>
          </w:tcPr>
          <w:p w14:paraId="1DD30F28" w14:textId="77F0463B"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73" w:author="Jenny Sjaarda" w:date="2022-04-12T08:57:00Z"/>
                <w:rFonts w:ascii="Helvetica" w:hAnsi="Helvetica" w:cs="Calibri"/>
                <w:color w:val="000000"/>
                <w:sz w:val="20"/>
                <w:szCs w:val="20"/>
              </w:rPr>
            </w:pPr>
            <w:del w:id="474" w:author="Jenny Sjaarda" w:date="2022-04-12T08:57:00Z">
              <w:r w:rsidRPr="00967CBC" w:rsidDel="00821F11">
                <w:rPr>
                  <w:rFonts w:ascii="Helvetica" w:hAnsi="Helvetica" w:cs="Calibri"/>
                  <w:color w:val="000000"/>
                  <w:sz w:val="20"/>
                  <w:szCs w:val="20"/>
                </w:rPr>
                <w:delText>0.015892</w:delText>
              </w:r>
            </w:del>
          </w:p>
        </w:tc>
        <w:tc>
          <w:tcPr>
            <w:tcW w:w="1769" w:type="dxa"/>
            <w:noWrap/>
            <w:hideMark/>
          </w:tcPr>
          <w:p w14:paraId="44F924A2" w14:textId="78C9562B"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75" w:author="Jenny Sjaarda" w:date="2022-04-12T08:57:00Z"/>
                <w:rFonts w:ascii="Helvetica" w:hAnsi="Helvetica" w:cs="Calibri"/>
                <w:color w:val="000000"/>
                <w:sz w:val="20"/>
                <w:szCs w:val="20"/>
              </w:rPr>
            </w:pPr>
            <w:del w:id="476" w:author="Jenny Sjaarda" w:date="2022-04-12T08:57:00Z">
              <w:r w:rsidRPr="00967CBC" w:rsidDel="00821F11">
                <w:rPr>
                  <w:rFonts w:ascii="Helvetica" w:hAnsi="Helvetica" w:cs="Calibri"/>
                  <w:color w:val="000000"/>
                  <w:sz w:val="20"/>
                  <w:szCs w:val="20"/>
                </w:rPr>
                <w:delText>116</w:delText>
              </w:r>
            </w:del>
          </w:p>
        </w:tc>
      </w:tr>
    </w:tbl>
    <w:p w14:paraId="0A273DBC" w14:textId="4F8D8842" w:rsidR="00967CBC" w:rsidRDefault="00967CBC" w:rsidP="00476D49">
      <w:pPr>
        <w:spacing w:before="40"/>
        <w:jc w:val="both"/>
        <w:rPr>
          <w:ins w:id="477" w:author="Jenny Sjaarda" w:date="2022-04-12T08:57:00Z"/>
          <w:rFonts w:ascii="Helvetica" w:hAnsi="Helvetica"/>
          <w:lang w:val="en-GB"/>
        </w:rPr>
      </w:pPr>
    </w:p>
    <w:tbl>
      <w:tblPr>
        <w:tblStyle w:val="PlainTable2"/>
        <w:tblW w:w="10071" w:type="dxa"/>
        <w:tblLook w:val="04A0" w:firstRow="1" w:lastRow="0" w:firstColumn="1" w:lastColumn="0" w:noHBand="0" w:noVBand="1"/>
      </w:tblPr>
      <w:tblGrid>
        <w:gridCol w:w="2350"/>
        <w:gridCol w:w="1984"/>
        <w:gridCol w:w="1984"/>
        <w:gridCol w:w="1984"/>
        <w:gridCol w:w="1769"/>
        <w:tblGridChange w:id="478">
          <w:tblGrid>
            <w:gridCol w:w="2350"/>
            <w:gridCol w:w="1984"/>
            <w:gridCol w:w="1984"/>
            <w:gridCol w:w="1984"/>
            <w:gridCol w:w="1769"/>
          </w:tblGrid>
        </w:tblGridChange>
      </w:tblGrid>
      <w:tr w:rsidR="00821F11" w:rsidRPr="00575B10" w14:paraId="73817787" w14:textId="77777777" w:rsidTr="0000464B">
        <w:trPr>
          <w:cnfStyle w:val="100000000000" w:firstRow="1" w:lastRow="0" w:firstColumn="0" w:lastColumn="0" w:oddVBand="0" w:evenVBand="0" w:oddHBand="0" w:evenHBand="0" w:firstRowFirstColumn="0" w:firstRowLastColumn="0" w:lastRowFirstColumn="0" w:lastRowLastColumn="0"/>
          <w:trHeight w:val="300"/>
          <w:ins w:id="479"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15A4E30" w14:textId="77777777" w:rsidR="00821F11" w:rsidRPr="00967CBC" w:rsidRDefault="00821F11" w:rsidP="0000464B">
            <w:pPr>
              <w:rPr>
                <w:ins w:id="480" w:author="Jenny Sjaarda" w:date="2022-04-12T08:57:00Z"/>
                <w:rFonts w:ascii="Helvetica" w:hAnsi="Helvetica" w:cs="Calibri"/>
                <w:color w:val="000000"/>
                <w:sz w:val="20"/>
                <w:szCs w:val="20"/>
              </w:rPr>
            </w:pPr>
            <w:ins w:id="481" w:author="Jenny Sjaarda" w:date="2022-04-12T08:57:00Z">
              <w:r w:rsidRPr="00575B10">
                <w:rPr>
                  <w:rFonts w:ascii="Helvetica" w:hAnsi="Helvetica" w:cs="Calibri"/>
                  <w:color w:val="000000"/>
                  <w:sz w:val="20"/>
                  <w:szCs w:val="20"/>
                </w:rPr>
                <w:t>C</w:t>
              </w:r>
              <w:r w:rsidRPr="00967CBC">
                <w:rPr>
                  <w:rFonts w:ascii="Helvetica" w:hAnsi="Helvetica" w:cs="Calibri"/>
                  <w:color w:val="000000"/>
                  <w:sz w:val="20"/>
                  <w:szCs w:val="20"/>
                </w:rPr>
                <w:t>onfounder</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trait</w:t>
              </w:r>
            </w:ins>
          </w:p>
        </w:tc>
        <w:tc>
          <w:tcPr>
            <w:tcW w:w="1984" w:type="dxa"/>
            <w:noWrap/>
            <w:hideMark/>
          </w:tcPr>
          <w:p w14:paraId="40766480"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2" w:author="Jenny Sjaarda" w:date="2022-04-12T08:57:00Z"/>
                <w:rFonts w:ascii="Helvetica" w:hAnsi="Helvetica" w:cs="Calibri"/>
                <w:color w:val="000000"/>
                <w:sz w:val="20"/>
                <w:szCs w:val="20"/>
              </w:rPr>
            </w:pPr>
            <w:ins w:id="483" w:author="Jenny Sjaarda" w:date="2022-04-12T08:57:00Z">
              <w:r w:rsidRPr="00575B10">
                <w:rPr>
                  <w:rFonts w:ascii="Helvetica" w:hAnsi="Helvetica" w:cs="Calibri"/>
                  <w:color w:val="000000"/>
                  <w:sz w:val="20"/>
                  <w:szCs w:val="20"/>
                </w:rPr>
                <w:t>M</w:t>
              </w:r>
              <w:r w:rsidRPr="00967CBC">
                <w:rPr>
                  <w:rFonts w:ascii="Helvetica" w:hAnsi="Helvetica" w:cs="Calibri"/>
                  <w:color w:val="000000"/>
                  <w:sz w:val="20"/>
                  <w:szCs w:val="20"/>
                </w:rPr>
                <w:t>ean</w:t>
              </w:r>
              <w:r>
                <w:rPr>
                  <w:rFonts w:ascii="Helvetica" w:hAnsi="Helvetica" w:cs="Calibri"/>
                  <w:color w:val="000000"/>
                  <w:sz w:val="20"/>
                  <w:szCs w:val="20"/>
                </w:rPr>
                <w:t xml:space="preserve"> confounding</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ratio</w:t>
              </w:r>
            </w:ins>
          </w:p>
        </w:tc>
        <w:tc>
          <w:tcPr>
            <w:tcW w:w="1984" w:type="dxa"/>
            <w:noWrap/>
            <w:hideMark/>
          </w:tcPr>
          <w:p w14:paraId="18FA4CE8"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4" w:author="Jenny Sjaarda" w:date="2022-04-12T08:57:00Z"/>
                <w:rFonts w:ascii="Helvetica" w:hAnsi="Helvetica" w:cs="Calibri"/>
                <w:color w:val="000000"/>
                <w:sz w:val="20"/>
                <w:szCs w:val="20"/>
              </w:rPr>
            </w:pPr>
            <w:ins w:id="485" w:author="Jenny Sjaarda" w:date="2022-04-12T08:57:00Z">
              <w:r w:rsidRPr="00575B10">
                <w:rPr>
                  <w:rFonts w:ascii="Helvetica" w:hAnsi="Helvetica" w:cs="Calibri"/>
                  <w:color w:val="000000"/>
                  <w:sz w:val="20"/>
                  <w:szCs w:val="20"/>
                </w:rPr>
                <w:t>M</w:t>
              </w:r>
              <w:r w:rsidRPr="00967CBC">
                <w:rPr>
                  <w:rFonts w:ascii="Helvetica" w:hAnsi="Helvetica" w:cs="Calibri"/>
                  <w:color w:val="000000"/>
                  <w:sz w:val="20"/>
                  <w:szCs w:val="20"/>
                </w:rPr>
                <w:t>edian</w:t>
              </w:r>
              <w:r w:rsidRPr="00575B10">
                <w:rPr>
                  <w:rFonts w:ascii="Helvetica" w:hAnsi="Helvetica" w:cs="Calibri"/>
                  <w:color w:val="000000"/>
                  <w:sz w:val="20"/>
                  <w:szCs w:val="20"/>
                </w:rPr>
                <w:t xml:space="preserve"> </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ins>
          </w:p>
        </w:tc>
        <w:tc>
          <w:tcPr>
            <w:tcW w:w="1984" w:type="dxa"/>
            <w:noWrap/>
            <w:hideMark/>
          </w:tcPr>
          <w:p w14:paraId="556521EB"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6" w:author="Jenny Sjaarda" w:date="2022-04-12T08:57:00Z"/>
                <w:rFonts w:ascii="Helvetica" w:hAnsi="Helvetica" w:cs="Calibri"/>
                <w:color w:val="000000"/>
                <w:sz w:val="20"/>
                <w:szCs w:val="20"/>
              </w:rPr>
            </w:pPr>
            <w:proofErr w:type="spellStart"/>
            <w:proofErr w:type="gramStart"/>
            <w:ins w:id="487" w:author="Jenny Sjaarda" w:date="2022-04-12T08:57:00Z">
              <w:r w:rsidRPr="00575B10">
                <w:rPr>
                  <w:rFonts w:ascii="Helvetica" w:hAnsi="Helvetica" w:cs="Calibri"/>
                  <w:color w:val="000000"/>
                  <w:sz w:val="20"/>
                  <w:szCs w:val="20"/>
                </w:rPr>
                <w:t>sd</w:t>
              </w:r>
              <w:proofErr w:type="spellEnd"/>
              <w:r w:rsidRPr="00575B10">
                <w:rPr>
                  <w:rFonts w:ascii="Helvetica" w:hAnsi="Helvetica" w:cs="Calibri"/>
                  <w:color w:val="000000"/>
                  <w:sz w:val="20"/>
                  <w:szCs w:val="20"/>
                </w:rPr>
                <w:t>(</w:t>
              </w:r>
              <w:proofErr w:type="gramEnd"/>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r w:rsidRPr="00575B10">
                <w:rPr>
                  <w:rFonts w:ascii="Helvetica" w:hAnsi="Helvetica" w:cs="Calibri"/>
                  <w:color w:val="000000"/>
                  <w:sz w:val="20"/>
                  <w:szCs w:val="20"/>
                </w:rPr>
                <w:t>)</w:t>
              </w:r>
            </w:ins>
          </w:p>
        </w:tc>
        <w:tc>
          <w:tcPr>
            <w:tcW w:w="1769" w:type="dxa"/>
            <w:noWrap/>
            <w:hideMark/>
          </w:tcPr>
          <w:p w14:paraId="23D312B5"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8" w:author="Jenny Sjaarda" w:date="2022-04-12T08:57:00Z"/>
                <w:rFonts w:ascii="Helvetica" w:hAnsi="Helvetica" w:cs="Calibri"/>
                <w:color w:val="000000"/>
                <w:sz w:val="20"/>
                <w:szCs w:val="20"/>
              </w:rPr>
            </w:pPr>
            <w:ins w:id="489" w:author="Jenny Sjaarda" w:date="2022-04-12T08:57:00Z">
              <w:r w:rsidRPr="00575B10">
                <w:rPr>
                  <w:rFonts w:ascii="Helvetica" w:hAnsi="Helvetica" w:cs="Calibri"/>
                  <w:color w:val="000000"/>
                  <w:sz w:val="20"/>
                  <w:szCs w:val="20"/>
                </w:rPr>
                <w:t xml:space="preserve">Number of traits </w:t>
              </w:r>
              <w:r>
                <w:rPr>
                  <w:rFonts w:ascii="Helvetica" w:hAnsi="Helvetica" w:cs="Calibri"/>
                  <w:color w:val="000000"/>
                  <w:sz w:val="20"/>
                  <w:szCs w:val="20"/>
                </w:rPr>
                <w:t>tested</w:t>
              </w:r>
            </w:ins>
          </w:p>
        </w:tc>
      </w:tr>
      <w:tr w:rsidR="00821F11" w:rsidRPr="00575B10" w14:paraId="4AF06097" w14:textId="77777777" w:rsidTr="00521403">
        <w:tblPrEx>
          <w:tblW w:w="10071" w:type="dxa"/>
          <w:tblPrExChange w:id="490" w:author="Jenny Sjaarda" w:date="2022-04-12T08:57:00Z">
            <w:tblPrEx>
              <w:tblW w:w="10071"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491" w:author="Jenny Sjaarda" w:date="2022-04-12T08:57:00Z"/>
          <w:trPrChange w:id="492"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493" w:author="Jenny Sjaarda" w:date="2022-04-12T08:57:00Z">
              <w:tcPr>
                <w:tcW w:w="2350" w:type="dxa"/>
                <w:noWrap/>
                <w:hideMark/>
              </w:tcPr>
            </w:tcPrChange>
          </w:tcPr>
          <w:p w14:paraId="48D364B6" w14:textId="6C37ABE3" w:rsidR="00821F11" w:rsidRPr="00821F11" w:rsidRDefault="00821F11" w:rsidP="00821F11">
            <w:pPr>
              <w:cnfStyle w:val="001000100000" w:firstRow="0" w:lastRow="0" w:firstColumn="1" w:lastColumn="0" w:oddVBand="0" w:evenVBand="0" w:oddHBand="1" w:evenHBand="0" w:firstRowFirstColumn="0" w:firstRowLastColumn="0" w:lastRowFirstColumn="0" w:lastRowLastColumn="0"/>
              <w:rPr>
                <w:ins w:id="494" w:author="Jenny Sjaarda" w:date="2022-04-12T08:57:00Z"/>
                <w:rFonts w:ascii="Helvetica" w:hAnsi="Helvetica" w:cs="Calibri"/>
                <w:b w:val="0"/>
                <w:bCs w:val="0"/>
                <w:color w:val="000000"/>
                <w:sz w:val="20"/>
                <w:szCs w:val="20"/>
              </w:rPr>
            </w:pPr>
            <w:ins w:id="495" w:author="Jenny Sjaarda" w:date="2022-04-12T08:57:00Z">
              <w:r w:rsidRPr="00821F11">
                <w:rPr>
                  <w:rFonts w:ascii="Helvetica" w:hAnsi="Helvetica" w:cs="Calibri"/>
                  <w:b w:val="0"/>
                  <w:bCs w:val="0"/>
                  <w:color w:val="000000"/>
                  <w:sz w:val="20"/>
                  <w:szCs w:val="20"/>
                  <w:rPrChange w:id="496" w:author="Jenny Sjaarda" w:date="2022-04-12T08:57:00Z">
                    <w:rPr>
                      <w:rFonts w:ascii="Calibri" w:hAnsi="Calibri" w:cs="Calibri"/>
                      <w:color w:val="000000"/>
                      <w:sz w:val="22"/>
                      <w:szCs w:val="22"/>
                    </w:rPr>
                  </w:rPrChange>
                </w:rPr>
                <w:t>Current tobacco smoking</w:t>
              </w:r>
            </w:ins>
          </w:p>
        </w:tc>
        <w:tc>
          <w:tcPr>
            <w:tcW w:w="1984" w:type="dxa"/>
            <w:noWrap/>
            <w:vAlign w:val="bottom"/>
            <w:hideMark/>
            <w:tcPrChange w:id="497" w:author="Jenny Sjaarda" w:date="2022-04-12T08:57:00Z">
              <w:tcPr>
                <w:tcW w:w="1984" w:type="dxa"/>
                <w:noWrap/>
                <w:hideMark/>
              </w:tcPr>
            </w:tcPrChange>
          </w:tcPr>
          <w:p w14:paraId="70CB7EE5" w14:textId="1B1AB0A1"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498" w:author="Jenny Sjaarda" w:date="2022-04-12T08:57:00Z"/>
                <w:rFonts w:ascii="Helvetica" w:hAnsi="Helvetica" w:cs="Calibri"/>
                <w:color w:val="000000"/>
                <w:sz w:val="20"/>
                <w:szCs w:val="20"/>
              </w:rPr>
            </w:pPr>
            <w:ins w:id="499" w:author="Jenny Sjaarda" w:date="2022-04-12T08:57:00Z">
              <w:r w:rsidRPr="00821F11">
                <w:rPr>
                  <w:rFonts w:ascii="Helvetica" w:hAnsi="Helvetica" w:cs="Calibri"/>
                  <w:color w:val="000000"/>
                  <w:sz w:val="20"/>
                  <w:szCs w:val="20"/>
                  <w:rPrChange w:id="500" w:author="Jenny Sjaarda" w:date="2022-04-12T08:57:00Z">
                    <w:rPr>
                      <w:rFonts w:ascii="Calibri" w:hAnsi="Calibri" w:cs="Calibri"/>
                      <w:color w:val="000000"/>
                      <w:sz w:val="22"/>
                      <w:szCs w:val="22"/>
                    </w:rPr>
                  </w:rPrChange>
                </w:rPr>
                <w:t>0.047784</w:t>
              </w:r>
            </w:ins>
          </w:p>
        </w:tc>
        <w:tc>
          <w:tcPr>
            <w:tcW w:w="1984" w:type="dxa"/>
            <w:noWrap/>
            <w:vAlign w:val="bottom"/>
            <w:hideMark/>
            <w:tcPrChange w:id="501" w:author="Jenny Sjaarda" w:date="2022-04-12T08:57:00Z">
              <w:tcPr>
                <w:tcW w:w="1984" w:type="dxa"/>
                <w:noWrap/>
                <w:hideMark/>
              </w:tcPr>
            </w:tcPrChange>
          </w:tcPr>
          <w:p w14:paraId="49CFFCCB" w14:textId="3E5223AA"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02" w:author="Jenny Sjaarda" w:date="2022-04-12T08:57:00Z"/>
                <w:rFonts w:ascii="Helvetica" w:hAnsi="Helvetica" w:cs="Calibri"/>
                <w:color w:val="000000"/>
                <w:sz w:val="20"/>
                <w:szCs w:val="20"/>
              </w:rPr>
            </w:pPr>
            <w:ins w:id="503" w:author="Jenny Sjaarda" w:date="2022-04-12T08:57:00Z">
              <w:r w:rsidRPr="00821F11">
                <w:rPr>
                  <w:rFonts w:ascii="Helvetica" w:hAnsi="Helvetica" w:cs="Calibri"/>
                  <w:color w:val="000000"/>
                  <w:sz w:val="20"/>
                  <w:szCs w:val="20"/>
                  <w:rPrChange w:id="504" w:author="Jenny Sjaarda" w:date="2022-04-12T08:57:00Z">
                    <w:rPr>
                      <w:rFonts w:ascii="Calibri" w:hAnsi="Calibri" w:cs="Calibri"/>
                      <w:color w:val="000000"/>
                      <w:sz w:val="22"/>
                      <w:szCs w:val="22"/>
                    </w:rPr>
                  </w:rPrChange>
                </w:rPr>
                <w:t>0.013493</w:t>
              </w:r>
            </w:ins>
          </w:p>
        </w:tc>
        <w:tc>
          <w:tcPr>
            <w:tcW w:w="1984" w:type="dxa"/>
            <w:noWrap/>
            <w:vAlign w:val="bottom"/>
            <w:hideMark/>
            <w:tcPrChange w:id="505" w:author="Jenny Sjaarda" w:date="2022-04-12T08:57:00Z">
              <w:tcPr>
                <w:tcW w:w="1984" w:type="dxa"/>
                <w:noWrap/>
                <w:hideMark/>
              </w:tcPr>
            </w:tcPrChange>
          </w:tcPr>
          <w:p w14:paraId="4B21DD46" w14:textId="5893B74B"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06" w:author="Jenny Sjaarda" w:date="2022-04-12T08:57:00Z"/>
                <w:rFonts w:ascii="Helvetica" w:hAnsi="Helvetica" w:cs="Calibri"/>
                <w:color w:val="000000"/>
                <w:sz w:val="20"/>
                <w:szCs w:val="20"/>
              </w:rPr>
            </w:pPr>
            <w:ins w:id="507" w:author="Jenny Sjaarda" w:date="2022-04-12T08:57:00Z">
              <w:r w:rsidRPr="00821F11">
                <w:rPr>
                  <w:rFonts w:ascii="Helvetica" w:hAnsi="Helvetica" w:cs="Calibri"/>
                  <w:color w:val="000000"/>
                  <w:sz w:val="20"/>
                  <w:szCs w:val="20"/>
                  <w:rPrChange w:id="508" w:author="Jenny Sjaarda" w:date="2022-04-12T08:57:00Z">
                    <w:rPr>
                      <w:rFonts w:ascii="Calibri" w:hAnsi="Calibri" w:cs="Calibri"/>
                      <w:color w:val="000000"/>
                      <w:sz w:val="22"/>
                      <w:szCs w:val="22"/>
                    </w:rPr>
                  </w:rPrChange>
                </w:rPr>
                <w:t>0.115313</w:t>
              </w:r>
            </w:ins>
          </w:p>
        </w:tc>
        <w:tc>
          <w:tcPr>
            <w:tcW w:w="1769" w:type="dxa"/>
            <w:noWrap/>
            <w:vAlign w:val="bottom"/>
            <w:hideMark/>
            <w:tcPrChange w:id="509" w:author="Jenny Sjaarda" w:date="2022-04-12T08:57:00Z">
              <w:tcPr>
                <w:tcW w:w="1769" w:type="dxa"/>
                <w:noWrap/>
                <w:hideMark/>
              </w:tcPr>
            </w:tcPrChange>
          </w:tcPr>
          <w:p w14:paraId="6D32A4FD" w14:textId="2D71F813"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10" w:author="Jenny Sjaarda" w:date="2022-04-12T08:57:00Z"/>
                <w:rFonts w:ascii="Helvetica" w:hAnsi="Helvetica" w:cs="Calibri"/>
                <w:color w:val="000000"/>
                <w:sz w:val="20"/>
                <w:szCs w:val="20"/>
              </w:rPr>
            </w:pPr>
            <w:ins w:id="511" w:author="Jenny Sjaarda" w:date="2022-04-12T08:57:00Z">
              <w:r w:rsidRPr="00821F11">
                <w:rPr>
                  <w:rFonts w:ascii="Helvetica" w:hAnsi="Helvetica" w:cs="Calibri"/>
                  <w:color w:val="000000"/>
                  <w:sz w:val="20"/>
                  <w:szCs w:val="20"/>
                  <w:rPrChange w:id="512" w:author="Jenny Sjaarda" w:date="2022-04-12T08:57:00Z">
                    <w:rPr>
                      <w:rFonts w:ascii="Calibri" w:hAnsi="Calibri" w:cs="Calibri"/>
                      <w:color w:val="000000"/>
                      <w:sz w:val="22"/>
                      <w:szCs w:val="22"/>
                    </w:rPr>
                  </w:rPrChange>
                </w:rPr>
                <w:t>117</w:t>
              </w:r>
            </w:ins>
          </w:p>
        </w:tc>
      </w:tr>
      <w:tr w:rsidR="00821F11" w:rsidRPr="00575B10" w14:paraId="1DBF6B90" w14:textId="77777777" w:rsidTr="00521403">
        <w:tblPrEx>
          <w:tblW w:w="10071" w:type="dxa"/>
          <w:tblPrExChange w:id="513" w:author="Jenny Sjaarda" w:date="2022-04-12T08:57:00Z">
            <w:tblPrEx>
              <w:tblW w:w="10071" w:type="dxa"/>
            </w:tblPrEx>
          </w:tblPrExChange>
        </w:tblPrEx>
        <w:trPr>
          <w:trHeight w:val="300"/>
          <w:ins w:id="514" w:author="Jenny Sjaarda" w:date="2022-04-12T08:57:00Z"/>
          <w:trPrChange w:id="515"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tcPrChange w:id="516" w:author="Jenny Sjaarda" w:date="2022-04-12T08:57:00Z">
              <w:tcPr>
                <w:tcW w:w="2350" w:type="dxa"/>
                <w:noWrap/>
              </w:tcPr>
            </w:tcPrChange>
          </w:tcPr>
          <w:p w14:paraId="02B6633E" w14:textId="0846B5EA" w:rsidR="00821F11" w:rsidRPr="00821F11" w:rsidRDefault="00821F11" w:rsidP="00821F11">
            <w:pPr>
              <w:rPr>
                <w:ins w:id="517" w:author="Jenny Sjaarda" w:date="2022-04-12T08:57:00Z"/>
                <w:rFonts w:ascii="Helvetica" w:hAnsi="Helvetica" w:cs="Calibri"/>
                <w:b w:val="0"/>
                <w:bCs w:val="0"/>
                <w:color w:val="000000"/>
                <w:sz w:val="20"/>
                <w:szCs w:val="20"/>
                <w:rPrChange w:id="518" w:author="Jenny Sjaarda" w:date="2022-04-12T08:57:00Z">
                  <w:rPr>
                    <w:ins w:id="519" w:author="Jenny Sjaarda" w:date="2022-04-12T08:57:00Z"/>
                    <w:rFonts w:ascii="Helvetica" w:hAnsi="Helvetica" w:cs="Calibri"/>
                    <w:color w:val="000000"/>
                    <w:sz w:val="20"/>
                    <w:szCs w:val="20"/>
                  </w:rPr>
                </w:rPrChange>
              </w:rPr>
            </w:pPr>
            <w:ins w:id="520" w:author="Jenny Sjaarda" w:date="2022-04-12T08:57:00Z">
              <w:r w:rsidRPr="00821F11">
                <w:rPr>
                  <w:rFonts w:ascii="Helvetica" w:hAnsi="Helvetica" w:cs="Calibri"/>
                  <w:b w:val="0"/>
                  <w:bCs w:val="0"/>
                  <w:color w:val="000000"/>
                  <w:sz w:val="20"/>
                  <w:szCs w:val="20"/>
                  <w:rPrChange w:id="521" w:author="Jenny Sjaarda" w:date="2022-04-12T08:57:00Z">
                    <w:rPr>
                      <w:rFonts w:ascii="Calibri" w:hAnsi="Calibri" w:cs="Calibri"/>
                      <w:color w:val="000000"/>
                      <w:sz w:val="22"/>
                      <w:szCs w:val="22"/>
                    </w:rPr>
                  </w:rPrChange>
                </w:rPr>
                <w:t>Overall health rating</w:t>
              </w:r>
            </w:ins>
          </w:p>
        </w:tc>
        <w:tc>
          <w:tcPr>
            <w:tcW w:w="1984" w:type="dxa"/>
            <w:noWrap/>
            <w:vAlign w:val="bottom"/>
            <w:tcPrChange w:id="522" w:author="Jenny Sjaarda" w:date="2022-04-12T08:57:00Z">
              <w:tcPr>
                <w:tcW w:w="1984" w:type="dxa"/>
                <w:noWrap/>
              </w:tcPr>
            </w:tcPrChange>
          </w:tcPr>
          <w:p w14:paraId="2A09E198" w14:textId="1BBD90A7"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23" w:author="Jenny Sjaarda" w:date="2022-04-12T08:57:00Z"/>
                <w:rFonts w:ascii="Helvetica" w:hAnsi="Helvetica" w:cs="Calibri"/>
                <w:color w:val="000000"/>
                <w:sz w:val="20"/>
                <w:szCs w:val="20"/>
              </w:rPr>
            </w:pPr>
            <w:ins w:id="524" w:author="Jenny Sjaarda" w:date="2022-04-12T08:57:00Z">
              <w:r w:rsidRPr="00821F11">
                <w:rPr>
                  <w:rFonts w:ascii="Helvetica" w:hAnsi="Helvetica" w:cs="Calibri"/>
                  <w:color w:val="000000"/>
                  <w:sz w:val="20"/>
                  <w:szCs w:val="20"/>
                  <w:rPrChange w:id="525" w:author="Jenny Sjaarda" w:date="2022-04-12T08:57:00Z">
                    <w:rPr>
                      <w:rFonts w:ascii="Calibri" w:hAnsi="Calibri" w:cs="Calibri"/>
                      <w:color w:val="000000"/>
                      <w:sz w:val="22"/>
                      <w:szCs w:val="22"/>
                    </w:rPr>
                  </w:rPrChange>
                </w:rPr>
                <w:t>0.141006</w:t>
              </w:r>
            </w:ins>
          </w:p>
        </w:tc>
        <w:tc>
          <w:tcPr>
            <w:tcW w:w="1984" w:type="dxa"/>
            <w:noWrap/>
            <w:vAlign w:val="bottom"/>
            <w:tcPrChange w:id="526" w:author="Jenny Sjaarda" w:date="2022-04-12T08:57:00Z">
              <w:tcPr>
                <w:tcW w:w="1984" w:type="dxa"/>
                <w:noWrap/>
              </w:tcPr>
            </w:tcPrChange>
          </w:tcPr>
          <w:p w14:paraId="5820542B" w14:textId="52630473"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27" w:author="Jenny Sjaarda" w:date="2022-04-12T08:57:00Z"/>
                <w:rFonts w:ascii="Helvetica" w:hAnsi="Helvetica" w:cs="Calibri"/>
                <w:color w:val="000000"/>
                <w:sz w:val="20"/>
                <w:szCs w:val="20"/>
              </w:rPr>
            </w:pPr>
            <w:ins w:id="528" w:author="Jenny Sjaarda" w:date="2022-04-12T08:57:00Z">
              <w:r w:rsidRPr="00821F11">
                <w:rPr>
                  <w:rFonts w:ascii="Helvetica" w:hAnsi="Helvetica" w:cs="Calibri"/>
                  <w:color w:val="000000"/>
                  <w:sz w:val="20"/>
                  <w:szCs w:val="20"/>
                  <w:rPrChange w:id="529" w:author="Jenny Sjaarda" w:date="2022-04-12T08:57:00Z">
                    <w:rPr>
                      <w:rFonts w:ascii="Calibri" w:hAnsi="Calibri" w:cs="Calibri"/>
                      <w:color w:val="000000"/>
                      <w:sz w:val="22"/>
                      <w:szCs w:val="22"/>
                    </w:rPr>
                  </w:rPrChange>
                </w:rPr>
                <w:t>0.096063</w:t>
              </w:r>
            </w:ins>
          </w:p>
        </w:tc>
        <w:tc>
          <w:tcPr>
            <w:tcW w:w="1984" w:type="dxa"/>
            <w:noWrap/>
            <w:vAlign w:val="bottom"/>
            <w:tcPrChange w:id="530" w:author="Jenny Sjaarda" w:date="2022-04-12T08:57:00Z">
              <w:tcPr>
                <w:tcW w:w="1984" w:type="dxa"/>
                <w:noWrap/>
              </w:tcPr>
            </w:tcPrChange>
          </w:tcPr>
          <w:p w14:paraId="6B49DF31" w14:textId="3BAE88F1"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31" w:author="Jenny Sjaarda" w:date="2022-04-12T08:57:00Z"/>
                <w:rFonts w:ascii="Helvetica" w:hAnsi="Helvetica" w:cs="Calibri"/>
                <w:color w:val="000000"/>
                <w:sz w:val="20"/>
                <w:szCs w:val="20"/>
              </w:rPr>
            </w:pPr>
            <w:ins w:id="532" w:author="Jenny Sjaarda" w:date="2022-04-12T08:57:00Z">
              <w:r w:rsidRPr="00821F11">
                <w:rPr>
                  <w:rFonts w:ascii="Helvetica" w:hAnsi="Helvetica" w:cs="Calibri"/>
                  <w:color w:val="000000"/>
                  <w:sz w:val="20"/>
                  <w:szCs w:val="20"/>
                  <w:rPrChange w:id="533" w:author="Jenny Sjaarda" w:date="2022-04-12T08:57:00Z">
                    <w:rPr>
                      <w:rFonts w:ascii="Calibri" w:hAnsi="Calibri" w:cs="Calibri"/>
                      <w:color w:val="000000"/>
                      <w:sz w:val="22"/>
                      <w:szCs w:val="22"/>
                    </w:rPr>
                  </w:rPrChange>
                </w:rPr>
                <w:t>0.14611</w:t>
              </w:r>
            </w:ins>
          </w:p>
        </w:tc>
        <w:tc>
          <w:tcPr>
            <w:tcW w:w="1769" w:type="dxa"/>
            <w:noWrap/>
            <w:vAlign w:val="bottom"/>
            <w:tcPrChange w:id="534" w:author="Jenny Sjaarda" w:date="2022-04-12T08:57:00Z">
              <w:tcPr>
                <w:tcW w:w="1769" w:type="dxa"/>
                <w:noWrap/>
              </w:tcPr>
            </w:tcPrChange>
          </w:tcPr>
          <w:p w14:paraId="0C045862" w14:textId="31C8653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35" w:author="Jenny Sjaarda" w:date="2022-04-12T08:57:00Z"/>
                <w:rFonts w:ascii="Helvetica" w:hAnsi="Helvetica" w:cs="Calibri"/>
                <w:color w:val="000000"/>
                <w:sz w:val="20"/>
                <w:szCs w:val="20"/>
              </w:rPr>
            </w:pPr>
            <w:ins w:id="536" w:author="Jenny Sjaarda" w:date="2022-04-12T08:57:00Z">
              <w:r w:rsidRPr="00821F11">
                <w:rPr>
                  <w:rFonts w:ascii="Helvetica" w:hAnsi="Helvetica" w:cs="Calibri"/>
                  <w:color w:val="000000"/>
                  <w:sz w:val="20"/>
                  <w:szCs w:val="20"/>
                  <w:rPrChange w:id="537" w:author="Jenny Sjaarda" w:date="2022-04-12T08:57:00Z">
                    <w:rPr>
                      <w:rFonts w:ascii="Calibri" w:hAnsi="Calibri" w:cs="Calibri"/>
                      <w:color w:val="000000"/>
                      <w:sz w:val="22"/>
                      <w:szCs w:val="22"/>
                    </w:rPr>
                  </w:rPrChange>
                </w:rPr>
                <w:t>117</w:t>
              </w:r>
            </w:ins>
          </w:p>
        </w:tc>
      </w:tr>
      <w:tr w:rsidR="00821F11" w:rsidRPr="00575B10" w14:paraId="14BC4F2F" w14:textId="77777777" w:rsidTr="00521403">
        <w:tblPrEx>
          <w:tblW w:w="10071" w:type="dxa"/>
          <w:tblPrExChange w:id="538" w:author="Jenny Sjaarda" w:date="2022-04-12T08:57:00Z">
            <w:tblPrEx>
              <w:tblW w:w="10071"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539" w:author="Jenny Sjaarda" w:date="2022-04-12T08:57:00Z"/>
          <w:trPrChange w:id="540"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tcPrChange w:id="541" w:author="Jenny Sjaarda" w:date="2022-04-12T08:57:00Z">
              <w:tcPr>
                <w:tcW w:w="2350" w:type="dxa"/>
                <w:noWrap/>
              </w:tcPr>
            </w:tcPrChange>
          </w:tcPr>
          <w:p w14:paraId="538E437C" w14:textId="6FE086E9" w:rsidR="00821F11" w:rsidRPr="00821F11" w:rsidRDefault="00821F11" w:rsidP="00821F11">
            <w:pPr>
              <w:cnfStyle w:val="001000100000" w:firstRow="0" w:lastRow="0" w:firstColumn="1" w:lastColumn="0" w:oddVBand="0" w:evenVBand="0" w:oddHBand="1" w:evenHBand="0" w:firstRowFirstColumn="0" w:firstRowLastColumn="0" w:lastRowFirstColumn="0" w:lastRowLastColumn="0"/>
              <w:rPr>
                <w:ins w:id="542" w:author="Jenny Sjaarda" w:date="2022-04-12T08:57:00Z"/>
                <w:rFonts w:ascii="Helvetica" w:hAnsi="Helvetica" w:cs="Calibri"/>
                <w:b w:val="0"/>
                <w:bCs w:val="0"/>
                <w:color w:val="000000"/>
                <w:sz w:val="20"/>
                <w:szCs w:val="20"/>
                <w:rPrChange w:id="543" w:author="Jenny Sjaarda" w:date="2022-04-12T08:57:00Z">
                  <w:rPr>
                    <w:ins w:id="544" w:author="Jenny Sjaarda" w:date="2022-04-12T08:57:00Z"/>
                    <w:rFonts w:ascii="Helvetica" w:hAnsi="Helvetica" w:cs="Calibri"/>
                    <w:color w:val="000000"/>
                    <w:sz w:val="20"/>
                    <w:szCs w:val="20"/>
                  </w:rPr>
                </w:rPrChange>
              </w:rPr>
            </w:pPr>
            <w:ins w:id="545" w:author="Jenny Sjaarda" w:date="2022-04-12T08:57:00Z">
              <w:r w:rsidRPr="00821F11">
                <w:rPr>
                  <w:rFonts w:ascii="Helvetica" w:hAnsi="Helvetica" w:cs="Calibri"/>
                  <w:b w:val="0"/>
                  <w:bCs w:val="0"/>
                  <w:color w:val="000000"/>
                  <w:sz w:val="20"/>
                  <w:szCs w:val="20"/>
                  <w:rPrChange w:id="546" w:author="Jenny Sjaarda" w:date="2022-04-12T08:57:00Z">
                    <w:rPr>
                      <w:rFonts w:ascii="Calibri" w:hAnsi="Calibri" w:cs="Calibri"/>
                      <w:color w:val="000000"/>
                      <w:sz w:val="22"/>
                      <w:szCs w:val="22"/>
                    </w:rPr>
                  </w:rPrChange>
                </w:rPr>
                <w:t>Leisure/social activities: Sports club or gym</w:t>
              </w:r>
            </w:ins>
          </w:p>
        </w:tc>
        <w:tc>
          <w:tcPr>
            <w:tcW w:w="1984" w:type="dxa"/>
            <w:noWrap/>
            <w:vAlign w:val="bottom"/>
            <w:tcPrChange w:id="547" w:author="Jenny Sjaarda" w:date="2022-04-12T08:57:00Z">
              <w:tcPr>
                <w:tcW w:w="1984" w:type="dxa"/>
                <w:noWrap/>
              </w:tcPr>
            </w:tcPrChange>
          </w:tcPr>
          <w:p w14:paraId="13BFD387" w14:textId="13A489D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48" w:author="Jenny Sjaarda" w:date="2022-04-12T08:57:00Z"/>
                <w:rFonts w:ascii="Helvetica" w:hAnsi="Helvetica" w:cs="Calibri"/>
                <w:color w:val="000000"/>
                <w:sz w:val="20"/>
                <w:szCs w:val="20"/>
              </w:rPr>
            </w:pPr>
            <w:ins w:id="549" w:author="Jenny Sjaarda" w:date="2022-04-12T08:57:00Z">
              <w:r w:rsidRPr="00821F11">
                <w:rPr>
                  <w:rFonts w:ascii="Helvetica" w:hAnsi="Helvetica" w:cs="Calibri"/>
                  <w:color w:val="000000"/>
                  <w:sz w:val="20"/>
                  <w:szCs w:val="20"/>
                  <w:rPrChange w:id="550" w:author="Jenny Sjaarda" w:date="2022-04-12T08:57:00Z">
                    <w:rPr>
                      <w:rFonts w:ascii="Calibri" w:hAnsi="Calibri" w:cs="Calibri"/>
                      <w:color w:val="000000"/>
                      <w:sz w:val="22"/>
                      <w:szCs w:val="22"/>
                    </w:rPr>
                  </w:rPrChange>
                </w:rPr>
                <w:t>0.171141</w:t>
              </w:r>
            </w:ins>
          </w:p>
        </w:tc>
        <w:tc>
          <w:tcPr>
            <w:tcW w:w="1984" w:type="dxa"/>
            <w:noWrap/>
            <w:vAlign w:val="bottom"/>
            <w:tcPrChange w:id="551" w:author="Jenny Sjaarda" w:date="2022-04-12T08:57:00Z">
              <w:tcPr>
                <w:tcW w:w="1984" w:type="dxa"/>
                <w:noWrap/>
              </w:tcPr>
            </w:tcPrChange>
          </w:tcPr>
          <w:p w14:paraId="41228F9A" w14:textId="2A49A872"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52" w:author="Jenny Sjaarda" w:date="2022-04-12T08:57:00Z"/>
                <w:rFonts w:ascii="Helvetica" w:hAnsi="Helvetica" w:cs="Calibri"/>
                <w:color w:val="000000"/>
                <w:sz w:val="20"/>
                <w:szCs w:val="20"/>
              </w:rPr>
            </w:pPr>
            <w:ins w:id="553" w:author="Jenny Sjaarda" w:date="2022-04-12T08:57:00Z">
              <w:r w:rsidRPr="00821F11">
                <w:rPr>
                  <w:rFonts w:ascii="Helvetica" w:hAnsi="Helvetica" w:cs="Calibri"/>
                  <w:color w:val="000000"/>
                  <w:sz w:val="20"/>
                  <w:szCs w:val="20"/>
                  <w:rPrChange w:id="554" w:author="Jenny Sjaarda" w:date="2022-04-12T08:57:00Z">
                    <w:rPr>
                      <w:rFonts w:ascii="Calibri" w:hAnsi="Calibri" w:cs="Calibri"/>
                      <w:color w:val="000000"/>
                      <w:sz w:val="22"/>
                      <w:szCs w:val="22"/>
                    </w:rPr>
                  </w:rPrChange>
                </w:rPr>
                <w:t>0.097595</w:t>
              </w:r>
            </w:ins>
          </w:p>
        </w:tc>
        <w:tc>
          <w:tcPr>
            <w:tcW w:w="1984" w:type="dxa"/>
            <w:noWrap/>
            <w:vAlign w:val="bottom"/>
            <w:tcPrChange w:id="555" w:author="Jenny Sjaarda" w:date="2022-04-12T08:57:00Z">
              <w:tcPr>
                <w:tcW w:w="1984" w:type="dxa"/>
                <w:noWrap/>
              </w:tcPr>
            </w:tcPrChange>
          </w:tcPr>
          <w:p w14:paraId="65EBCB34" w14:textId="66CFE9F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56" w:author="Jenny Sjaarda" w:date="2022-04-12T08:57:00Z"/>
                <w:rFonts w:ascii="Helvetica" w:hAnsi="Helvetica" w:cs="Calibri"/>
                <w:color w:val="000000"/>
                <w:sz w:val="20"/>
                <w:szCs w:val="20"/>
              </w:rPr>
            </w:pPr>
            <w:ins w:id="557" w:author="Jenny Sjaarda" w:date="2022-04-12T08:57:00Z">
              <w:r w:rsidRPr="00821F11">
                <w:rPr>
                  <w:rFonts w:ascii="Helvetica" w:hAnsi="Helvetica" w:cs="Calibri"/>
                  <w:color w:val="000000"/>
                  <w:sz w:val="20"/>
                  <w:szCs w:val="20"/>
                  <w:rPrChange w:id="558" w:author="Jenny Sjaarda" w:date="2022-04-12T08:57:00Z">
                    <w:rPr>
                      <w:rFonts w:ascii="Calibri" w:hAnsi="Calibri" w:cs="Calibri"/>
                      <w:color w:val="000000"/>
                      <w:sz w:val="22"/>
                      <w:szCs w:val="22"/>
                    </w:rPr>
                  </w:rPrChange>
                </w:rPr>
                <w:t>0.215961</w:t>
              </w:r>
            </w:ins>
          </w:p>
        </w:tc>
        <w:tc>
          <w:tcPr>
            <w:tcW w:w="1769" w:type="dxa"/>
            <w:noWrap/>
            <w:vAlign w:val="bottom"/>
            <w:tcPrChange w:id="559" w:author="Jenny Sjaarda" w:date="2022-04-12T08:57:00Z">
              <w:tcPr>
                <w:tcW w:w="1769" w:type="dxa"/>
                <w:noWrap/>
              </w:tcPr>
            </w:tcPrChange>
          </w:tcPr>
          <w:p w14:paraId="21DF75F0" w14:textId="5150812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60" w:author="Jenny Sjaarda" w:date="2022-04-12T08:57:00Z"/>
                <w:rFonts w:ascii="Helvetica" w:hAnsi="Helvetica" w:cs="Calibri"/>
                <w:color w:val="000000"/>
                <w:sz w:val="20"/>
                <w:szCs w:val="20"/>
              </w:rPr>
            </w:pPr>
            <w:ins w:id="561" w:author="Jenny Sjaarda" w:date="2022-04-12T08:57:00Z">
              <w:r w:rsidRPr="00821F11">
                <w:rPr>
                  <w:rFonts w:ascii="Helvetica" w:hAnsi="Helvetica" w:cs="Calibri"/>
                  <w:color w:val="000000"/>
                  <w:sz w:val="20"/>
                  <w:szCs w:val="20"/>
                  <w:rPrChange w:id="562" w:author="Jenny Sjaarda" w:date="2022-04-12T08:57:00Z">
                    <w:rPr>
                      <w:rFonts w:ascii="Calibri" w:hAnsi="Calibri" w:cs="Calibri"/>
                      <w:color w:val="000000"/>
                      <w:sz w:val="22"/>
                      <w:szCs w:val="22"/>
                    </w:rPr>
                  </w:rPrChange>
                </w:rPr>
                <w:t>117</w:t>
              </w:r>
            </w:ins>
          </w:p>
        </w:tc>
      </w:tr>
      <w:tr w:rsidR="00821F11" w:rsidRPr="00575B10" w14:paraId="216B3510" w14:textId="77777777" w:rsidTr="00521403">
        <w:tblPrEx>
          <w:tblW w:w="10071" w:type="dxa"/>
          <w:tblPrExChange w:id="563" w:author="Jenny Sjaarda" w:date="2022-04-12T08:57:00Z">
            <w:tblPrEx>
              <w:tblW w:w="10071" w:type="dxa"/>
            </w:tblPrEx>
          </w:tblPrExChange>
        </w:tblPrEx>
        <w:trPr>
          <w:trHeight w:val="300"/>
          <w:ins w:id="564" w:author="Jenny Sjaarda" w:date="2022-04-12T08:57:00Z"/>
          <w:trPrChange w:id="565"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566" w:author="Jenny Sjaarda" w:date="2022-04-12T08:57:00Z">
              <w:tcPr>
                <w:tcW w:w="2350" w:type="dxa"/>
                <w:noWrap/>
                <w:hideMark/>
              </w:tcPr>
            </w:tcPrChange>
          </w:tcPr>
          <w:p w14:paraId="17366D22" w14:textId="603763FA" w:rsidR="00821F11" w:rsidRPr="00821F11" w:rsidRDefault="00821F11" w:rsidP="00821F11">
            <w:pPr>
              <w:rPr>
                <w:ins w:id="567" w:author="Jenny Sjaarda" w:date="2022-04-12T08:57:00Z"/>
                <w:rFonts w:ascii="Helvetica" w:hAnsi="Helvetica" w:cs="Calibri"/>
                <w:b w:val="0"/>
                <w:bCs w:val="0"/>
                <w:color w:val="000000"/>
                <w:sz w:val="20"/>
                <w:szCs w:val="20"/>
              </w:rPr>
            </w:pPr>
            <w:ins w:id="568" w:author="Jenny Sjaarda" w:date="2022-04-12T08:57:00Z">
              <w:r w:rsidRPr="00821F11">
                <w:rPr>
                  <w:rFonts w:ascii="Helvetica" w:hAnsi="Helvetica" w:cs="Calibri"/>
                  <w:b w:val="0"/>
                  <w:bCs w:val="0"/>
                  <w:color w:val="000000"/>
                  <w:sz w:val="20"/>
                  <w:szCs w:val="20"/>
                  <w:rPrChange w:id="569" w:author="Jenny Sjaarda" w:date="2022-04-12T08:57:00Z">
                    <w:rPr>
                      <w:rFonts w:ascii="Calibri" w:hAnsi="Calibri" w:cs="Calibri"/>
                      <w:color w:val="000000"/>
                      <w:sz w:val="22"/>
                      <w:szCs w:val="22"/>
                    </w:rPr>
                  </w:rPrChange>
                </w:rPr>
                <w:t>Average total household income before tax</w:t>
              </w:r>
            </w:ins>
          </w:p>
        </w:tc>
        <w:tc>
          <w:tcPr>
            <w:tcW w:w="1984" w:type="dxa"/>
            <w:noWrap/>
            <w:vAlign w:val="bottom"/>
            <w:hideMark/>
            <w:tcPrChange w:id="570" w:author="Jenny Sjaarda" w:date="2022-04-12T08:57:00Z">
              <w:tcPr>
                <w:tcW w:w="1984" w:type="dxa"/>
                <w:noWrap/>
                <w:hideMark/>
              </w:tcPr>
            </w:tcPrChange>
          </w:tcPr>
          <w:p w14:paraId="1E056787" w14:textId="45F155BE"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71" w:author="Jenny Sjaarda" w:date="2022-04-12T08:57:00Z"/>
                <w:rFonts w:ascii="Helvetica" w:hAnsi="Helvetica" w:cs="Calibri"/>
                <w:color w:val="000000"/>
                <w:sz w:val="20"/>
                <w:szCs w:val="20"/>
              </w:rPr>
            </w:pPr>
            <w:ins w:id="572" w:author="Jenny Sjaarda" w:date="2022-04-12T08:57:00Z">
              <w:r w:rsidRPr="00821F11">
                <w:rPr>
                  <w:rFonts w:ascii="Helvetica" w:hAnsi="Helvetica" w:cs="Calibri"/>
                  <w:color w:val="000000"/>
                  <w:sz w:val="20"/>
                  <w:szCs w:val="20"/>
                  <w:rPrChange w:id="573" w:author="Jenny Sjaarda" w:date="2022-04-12T08:57:00Z">
                    <w:rPr>
                      <w:rFonts w:ascii="Calibri" w:hAnsi="Calibri" w:cs="Calibri"/>
                      <w:color w:val="000000"/>
                      <w:sz w:val="22"/>
                      <w:szCs w:val="22"/>
                    </w:rPr>
                  </w:rPrChange>
                </w:rPr>
                <w:t>0.298122</w:t>
              </w:r>
            </w:ins>
          </w:p>
        </w:tc>
        <w:tc>
          <w:tcPr>
            <w:tcW w:w="1984" w:type="dxa"/>
            <w:noWrap/>
            <w:vAlign w:val="bottom"/>
            <w:hideMark/>
            <w:tcPrChange w:id="574" w:author="Jenny Sjaarda" w:date="2022-04-12T08:57:00Z">
              <w:tcPr>
                <w:tcW w:w="1984" w:type="dxa"/>
                <w:noWrap/>
                <w:hideMark/>
              </w:tcPr>
            </w:tcPrChange>
          </w:tcPr>
          <w:p w14:paraId="50616608" w14:textId="19F5F55A"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75" w:author="Jenny Sjaarda" w:date="2022-04-12T08:57:00Z"/>
                <w:rFonts w:ascii="Helvetica" w:hAnsi="Helvetica" w:cs="Calibri"/>
                <w:color w:val="000000"/>
                <w:sz w:val="20"/>
                <w:szCs w:val="20"/>
              </w:rPr>
            </w:pPr>
            <w:ins w:id="576" w:author="Jenny Sjaarda" w:date="2022-04-12T08:57:00Z">
              <w:r w:rsidRPr="00821F11">
                <w:rPr>
                  <w:rFonts w:ascii="Helvetica" w:hAnsi="Helvetica" w:cs="Calibri"/>
                  <w:color w:val="000000"/>
                  <w:sz w:val="20"/>
                  <w:szCs w:val="20"/>
                  <w:rPrChange w:id="577" w:author="Jenny Sjaarda" w:date="2022-04-12T08:57:00Z">
                    <w:rPr>
                      <w:rFonts w:ascii="Calibri" w:hAnsi="Calibri" w:cs="Calibri"/>
                      <w:color w:val="000000"/>
                      <w:sz w:val="22"/>
                      <w:szCs w:val="22"/>
                    </w:rPr>
                  </w:rPrChange>
                </w:rPr>
                <w:t>0.183867</w:t>
              </w:r>
            </w:ins>
          </w:p>
        </w:tc>
        <w:tc>
          <w:tcPr>
            <w:tcW w:w="1984" w:type="dxa"/>
            <w:noWrap/>
            <w:vAlign w:val="bottom"/>
            <w:hideMark/>
            <w:tcPrChange w:id="578" w:author="Jenny Sjaarda" w:date="2022-04-12T08:57:00Z">
              <w:tcPr>
                <w:tcW w:w="1984" w:type="dxa"/>
                <w:noWrap/>
                <w:hideMark/>
              </w:tcPr>
            </w:tcPrChange>
          </w:tcPr>
          <w:p w14:paraId="43941F64" w14:textId="1B0B4745"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79" w:author="Jenny Sjaarda" w:date="2022-04-12T08:57:00Z"/>
                <w:rFonts w:ascii="Helvetica" w:hAnsi="Helvetica" w:cs="Calibri"/>
                <w:color w:val="000000"/>
                <w:sz w:val="20"/>
                <w:szCs w:val="20"/>
              </w:rPr>
            </w:pPr>
            <w:ins w:id="580" w:author="Jenny Sjaarda" w:date="2022-04-12T08:57:00Z">
              <w:r w:rsidRPr="00821F11">
                <w:rPr>
                  <w:rFonts w:ascii="Helvetica" w:hAnsi="Helvetica" w:cs="Calibri"/>
                  <w:color w:val="000000"/>
                  <w:sz w:val="20"/>
                  <w:szCs w:val="20"/>
                  <w:rPrChange w:id="581" w:author="Jenny Sjaarda" w:date="2022-04-12T08:57:00Z">
                    <w:rPr>
                      <w:rFonts w:ascii="Calibri" w:hAnsi="Calibri" w:cs="Calibri"/>
                      <w:color w:val="000000"/>
                      <w:sz w:val="22"/>
                      <w:szCs w:val="22"/>
                    </w:rPr>
                  </w:rPrChange>
                </w:rPr>
                <w:t>0.38749</w:t>
              </w:r>
            </w:ins>
          </w:p>
        </w:tc>
        <w:tc>
          <w:tcPr>
            <w:tcW w:w="1769" w:type="dxa"/>
            <w:noWrap/>
            <w:vAlign w:val="bottom"/>
            <w:hideMark/>
            <w:tcPrChange w:id="582" w:author="Jenny Sjaarda" w:date="2022-04-12T08:57:00Z">
              <w:tcPr>
                <w:tcW w:w="1769" w:type="dxa"/>
                <w:noWrap/>
                <w:hideMark/>
              </w:tcPr>
            </w:tcPrChange>
          </w:tcPr>
          <w:p w14:paraId="24851B0B" w14:textId="676FD996"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83" w:author="Jenny Sjaarda" w:date="2022-04-12T08:57:00Z"/>
                <w:rFonts w:ascii="Helvetica" w:hAnsi="Helvetica" w:cs="Calibri"/>
                <w:color w:val="000000"/>
                <w:sz w:val="20"/>
                <w:szCs w:val="20"/>
              </w:rPr>
            </w:pPr>
            <w:ins w:id="584" w:author="Jenny Sjaarda" w:date="2022-04-12T08:57:00Z">
              <w:r w:rsidRPr="00821F11">
                <w:rPr>
                  <w:rFonts w:ascii="Helvetica" w:hAnsi="Helvetica" w:cs="Calibri"/>
                  <w:color w:val="000000"/>
                  <w:sz w:val="20"/>
                  <w:szCs w:val="20"/>
                  <w:rPrChange w:id="585" w:author="Jenny Sjaarda" w:date="2022-04-12T08:57:00Z">
                    <w:rPr>
                      <w:rFonts w:ascii="Calibri" w:hAnsi="Calibri" w:cs="Calibri"/>
                      <w:color w:val="000000"/>
                      <w:sz w:val="22"/>
                      <w:szCs w:val="22"/>
                    </w:rPr>
                  </w:rPrChange>
                </w:rPr>
                <w:t>117</w:t>
              </w:r>
            </w:ins>
          </w:p>
        </w:tc>
      </w:tr>
      <w:tr w:rsidR="00821F11" w:rsidRPr="00575B10" w14:paraId="38A76604" w14:textId="77777777" w:rsidTr="00521403">
        <w:tblPrEx>
          <w:tblW w:w="10071" w:type="dxa"/>
          <w:tblPrExChange w:id="586" w:author="Jenny Sjaarda" w:date="2022-04-12T08:57:00Z">
            <w:tblPrEx>
              <w:tblW w:w="10071"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587" w:author="Jenny Sjaarda" w:date="2022-04-12T08:57:00Z"/>
          <w:trPrChange w:id="588"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589" w:author="Jenny Sjaarda" w:date="2022-04-12T08:57:00Z">
              <w:tcPr>
                <w:tcW w:w="2350" w:type="dxa"/>
                <w:noWrap/>
                <w:hideMark/>
              </w:tcPr>
            </w:tcPrChange>
          </w:tcPr>
          <w:p w14:paraId="28DF65E7" w14:textId="6DCEE7EC" w:rsidR="00821F11" w:rsidRPr="00821F11" w:rsidRDefault="00821F11" w:rsidP="00821F11">
            <w:pPr>
              <w:cnfStyle w:val="001000100000" w:firstRow="0" w:lastRow="0" w:firstColumn="1" w:lastColumn="0" w:oddVBand="0" w:evenVBand="0" w:oddHBand="1" w:evenHBand="0" w:firstRowFirstColumn="0" w:firstRowLastColumn="0" w:lastRowFirstColumn="0" w:lastRowLastColumn="0"/>
              <w:rPr>
                <w:ins w:id="590" w:author="Jenny Sjaarda" w:date="2022-04-12T08:57:00Z"/>
                <w:rFonts w:ascii="Helvetica" w:hAnsi="Helvetica" w:cs="Calibri"/>
                <w:b w:val="0"/>
                <w:bCs w:val="0"/>
                <w:color w:val="000000"/>
                <w:sz w:val="20"/>
                <w:szCs w:val="20"/>
              </w:rPr>
            </w:pPr>
            <w:ins w:id="591" w:author="Jenny Sjaarda" w:date="2022-04-12T08:57:00Z">
              <w:r w:rsidRPr="00821F11">
                <w:rPr>
                  <w:rFonts w:ascii="Helvetica" w:hAnsi="Helvetica" w:cs="Calibri"/>
                  <w:b w:val="0"/>
                  <w:bCs w:val="0"/>
                  <w:color w:val="000000"/>
                  <w:sz w:val="20"/>
                  <w:szCs w:val="20"/>
                  <w:rPrChange w:id="592" w:author="Jenny Sjaarda" w:date="2022-04-12T08:57:00Z">
                    <w:rPr>
                      <w:rFonts w:ascii="Calibri" w:hAnsi="Calibri" w:cs="Calibri"/>
                      <w:color w:val="000000"/>
                      <w:sz w:val="22"/>
                      <w:szCs w:val="22"/>
                    </w:rPr>
                  </w:rPrChange>
                </w:rPr>
                <w:t>Age completed full time education</w:t>
              </w:r>
            </w:ins>
          </w:p>
        </w:tc>
        <w:tc>
          <w:tcPr>
            <w:tcW w:w="1984" w:type="dxa"/>
            <w:noWrap/>
            <w:vAlign w:val="bottom"/>
            <w:hideMark/>
            <w:tcPrChange w:id="593" w:author="Jenny Sjaarda" w:date="2022-04-12T08:57:00Z">
              <w:tcPr>
                <w:tcW w:w="1984" w:type="dxa"/>
                <w:noWrap/>
                <w:hideMark/>
              </w:tcPr>
            </w:tcPrChange>
          </w:tcPr>
          <w:p w14:paraId="1D552683" w14:textId="7633A31C"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94" w:author="Jenny Sjaarda" w:date="2022-04-12T08:57:00Z"/>
                <w:rFonts w:ascii="Helvetica" w:hAnsi="Helvetica" w:cs="Calibri"/>
                <w:color w:val="000000"/>
                <w:sz w:val="20"/>
                <w:szCs w:val="20"/>
              </w:rPr>
            </w:pPr>
            <w:ins w:id="595" w:author="Jenny Sjaarda" w:date="2022-04-12T08:57:00Z">
              <w:r w:rsidRPr="00821F11">
                <w:rPr>
                  <w:rFonts w:ascii="Helvetica" w:hAnsi="Helvetica" w:cs="Calibri"/>
                  <w:color w:val="000000"/>
                  <w:sz w:val="20"/>
                  <w:szCs w:val="20"/>
                  <w:rPrChange w:id="596" w:author="Jenny Sjaarda" w:date="2022-04-12T08:57:00Z">
                    <w:rPr>
                      <w:rFonts w:ascii="Calibri" w:hAnsi="Calibri" w:cs="Calibri"/>
                      <w:color w:val="000000"/>
                      <w:sz w:val="22"/>
                      <w:szCs w:val="22"/>
                    </w:rPr>
                  </w:rPrChange>
                </w:rPr>
                <w:t>0.116337</w:t>
              </w:r>
            </w:ins>
          </w:p>
        </w:tc>
        <w:tc>
          <w:tcPr>
            <w:tcW w:w="1984" w:type="dxa"/>
            <w:noWrap/>
            <w:vAlign w:val="bottom"/>
            <w:hideMark/>
            <w:tcPrChange w:id="597" w:author="Jenny Sjaarda" w:date="2022-04-12T08:57:00Z">
              <w:tcPr>
                <w:tcW w:w="1984" w:type="dxa"/>
                <w:noWrap/>
                <w:hideMark/>
              </w:tcPr>
            </w:tcPrChange>
          </w:tcPr>
          <w:p w14:paraId="66B33007" w14:textId="07CB03A9"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98" w:author="Jenny Sjaarda" w:date="2022-04-12T08:57:00Z"/>
                <w:rFonts w:ascii="Helvetica" w:hAnsi="Helvetica" w:cs="Calibri"/>
                <w:color w:val="000000"/>
                <w:sz w:val="20"/>
                <w:szCs w:val="20"/>
              </w:rPr>
            </w:pPr>
            <w:ins w:id="599" w:author="Jenny Sjaarda" w:date="2022-04-12T08:57:00Z">
              <w:r w:rsidRPr="00821F11">
                <w:rPr>
                  <w:rFonts w:ascii="Helvetica" w:hAnsi="Helvetica" w:cs="Calibri"/>
                  <w:color w:val="000000"/>
                  <w:sz w:val="20"/>
                  <w:szCs w:val="20"/>
                  <w:rPrChange w:id="600" w:author="Jenny Sjaarda" w:date="2022-04-12T08:57:00Z">
                    <w:rPr>
                      <w:rFonts w:ascii="Calibri" w:hAnsi="Calibri" w:cs="Calibri"/>
                      <w:color w:val="000000"/>
                      <w:sz w:val="22"/>
                      <w:szCs w:val="22"/>
                    </w:rPr>
                  </w:rPrChange>
                </w:rPr>
                <w:t>0.062482</w:t>
              </w:r>
            </w:ins>
          </w:p>
        </w:tc>
        <w:tc>
          <w:tcPr>
            <w:tcW w:w="1984" w:type="dxa"/>
            <w:noWrap/>
            <w:vAlign w:val="bottom"/>
            <w:hideMark/>
            <w:tcPrChange w:id="601" w:author="Jenny Sjaarda" w:date="2022-04-12T08:57:00Z">
              <w:tcPr>
                <w:tcW w:w="1984" w:type="dxa"/>
                <w:noWrap/>
                <w:hideMark/>
              </w:tcPr>
            </w:tcPrChange>
          </w:tcPr>
          <w:p w14:paraId="03465E7A" w14:textId="5753FEA4"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602" w:author="Jenny Sjaarda" w:date="2022-04-12T08:57:00Z"/>
                <w:rFonts w:ascii="Helvetica" w:hAnsi="Helvetica" w:cs="Calibri"/>
                <w:color w:val="000000"/>
                <w:sz w:val="20"/>
                <w:szCs w:val="20"/>
              </w:rPr>
            </w:pPr>
            <w:ins w:id="603" w:author="Jenny Sjaarda" w:date="2022-04-12T08:57:00Z">
              <w:r w:rsidRPr="00821F11">
                <w:rPr>
                  <w:rFonts w:ascii="Helvetica" w:hAnsi="Helvetica" w:cs="Calibri"/>
                  <w:color w:val="000000"/>
                  <w:sz w:val="20"/>
                  <w:szCs w:val="20"/>
                  <w:rPrChange w:id="604" w:author="Jenny Sjaarda" w:date="2022-04-12T08:57:00Z">
                    <w:rPr>
                      <w:rFonts w:ascii="Calibri" w:hAnsi="Calibri" w:cs="Calibri"/>
                      <w:color w:val="000000"/>
                      <w:sz w:val="22"/>
                      <w:szCs w:val="22"/>
                    </w:rPr>
                  </w:rPrChange>
                </w:rPr>
                <w:t>0.177151</w:t>
              </w:r>
            </w:ins>
          </w:p>
        </w:tc>
        <w:tc>
          <w:tcPr>
            <w:tcW w:w="1769" w:type="dxa"/>
            <w:noWrap/>
            <w:vAlign w:val="bottom"/>
            <w:hideMark/>
            <w:tcPrChange w:id="605" w:author="Jenny Sjaarda" w:date="2022-04-12T08:57:00Z">
              <w:tcPr>
                <w:tcW w:w="1769" w:type="dxa"/>
                <w:noWrap/>
                <w:hideMark/>
              </w:tcPr>
            </w:tcPrChange>
          </w:tcPr>
          <w:p w14:paraId="3DA3314F" w14:textId="1F8091D3"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606" w:author="Jenny Sjaarda" w:date="2022-04-12T08:57:00Z"/>
                <w:rFonts w:ascii="Helvetica" w:hAnsi="Helvetica" w:cs="Calibri"/>
                <w:color w:val="000000"/>
                <w:sz w:val="20"/>
                <w:szCs w:val="20"/>
              </w:rPr>
            </w:pPr>
            <w:ins w:id="607" w:author="Jenny Sjaarda" w:date="2022-04-12T08:57:00Z">
              <w:r w:rsidRPr="00821F11">
                <w:rPr>
                  <w:rFonts w:ascii="Helvetica" w:hAnsi="Helvetica" w:cs="Calibri"/>
                  <w:color w:val="000000"/>
                  <w:sz w:val="20"/>
                  <w:szCs w:val="20"/>
                  <w:rPrChange w:id="608" w:author="Jenny Sjaarda" w:date="2022-04-12T08:57:00Z">
                    <w:rPr>
                      <w:rFonts w:ascii="Calibri" w:hAnsi="Calibri" w:cs="Calibri"/>
                      <w:color w:val="000000"/>
                      <w:sz w:val="22"/>
                      <w:szCs w:val="22"/>
                    </w:rPr>
                  </w:rPrChange>
                </w:rPr>
                <w:t>117</w:t>
              </w:r>
            </w:ins>
          </w:p>
        </w:tc>
      </w:tr>
      <w:tr w:rsidR="00821F11" w:rsidRPr="00575B10" w14:paraId="560EF693" w14:textId="77777777" w:rsidTr="00521403">
        <w:tblPrEx>
          <w:tblW w:w="10071" w:type="dxa"/>
          <w:tblPrExChange w:id="609" w:author="Jenny Sjaarda" w:date="2022-04-12T08:57:00Z">
            <w:tblPrEx>
              <w:tblW w:w="10071" w:type="dxa"/>
            </w:tblPrEx>
          </w:tblPrExChange>
        </w:tblPrEx>
        <w:trPr>
          <w:trHeight w:val="300"/>
          <w:ins w:id="610" w:author="Jenny Sjaarda" w:date="2022-04-12T08:57:00Z"/>
          <w:trPrChange w:id="611"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612" w:author="Jenny Sjaarda" w:date="2022-04-12T08:57:00Z">
              <w:tcPr>
                <w:tcW w:w="2350" w:type="dxa"/>
                <w:noWrap/>
                <w:hideMark/>
              </w:tcPr>
            </w:tcPrChange>
          </w:tcPr>
          <w:p w14:paraId="0901686B" w14:textId="799D1DDB" w:rsidR="00821F11" w:rsidRPr="00821F11" w:rsidRDefault="00821F11" w:rsidP="00821F11">
            <w:pPr>
              <w:rPr>
                <w:ins w:id="613" w:author="Jenny Sjaarda" w:date="2022-04-12T08:57:00Z"/>
                <w:rFonts w:ascii="Helvetica" w:hAnsi="Helvetica" w:cs="Calibri"/>
                <w:b w:val="0"/>
                <w:bCs w:val="0"/>
                <w:color w:val="000000"/>
                <w:sz w:val="20"/>
                <w:szCs w:val="20"/>
              </w:rPr>
            </w:pPr>
            <w:proofErr w:type="gramStart"/>
            <w:ins w:id="614" w:author="Jenny Sjaarda" w:date="2022-04-12T08:57:00Z">
              <w:r w:rsidRPr="00821F11">
                <w:rPr>
                  <w:rFonts w:ascii="Helvetica" w:hAnsi="Helvetica" w:cs="Calibri"/>
                  <w:b w:val="0"/>
                  <w:bCs w:val="0"/>
                  <w:color w:val="000000"/>
                  <w:sz w:val="20"/>
                  <w:szCs w:val="20"/>
                  <w:rPrChange w:id="615" w:author="Jenny Sjaarda" w:date="2022-04-12T08:57:00Z">
                    <w:rPr>
                      <w:rFonts w:ascii="Calibri" w:hAnsi="Calibri" w:cs="Calibri"/>
                      <w:color w:val="000000"/>
                      <w:sz w:val="22"/>
                      <w:szCs w:val="22"/>
                    </w:rPr>
                  </w:rPrChange>
                </w:rPr>
                <w:t>Birth place</w:t>
              </w:r>
              <w:proofErr w:type="gramEnd"/>
              <w:r w:rsidRPr="00821F11">
                <w:rPr>
                  <w:rFonts w:ascii="Helvetica" w:hAnsi="Helvetica" w:cs="Calibri"/>
                  <w:b w:val="0"/>
                  <w:bCs w:val="0"/>
                  <w:color w:val="000000"/>
                  <w:sz w:val="20"/>
                  <w:szCs w:val="20"/>
                  <w:rPrChange w:id="616" w:author="Jenny Sjaarda" w:date="2022-04-12T08:57:00Z">
                    <w:rPr>
                      <w:rFonts w:ascii="Calibri" w:hAnsi="Calibri" w:cs="Calibri"/>
                      <w:color w:val="000000"/>
                      <w:sz w:val="22"/>
                      <w:szCs w:val="22"/>
                    </w:rPr>
                  </w:rPrChange>
                </w:rPr>
                <w:t xml:space="preserve"> coordinates</w:t>
              </w:r>
            </w:ins>
            <w:ins w:id="617" w:author="Jenny Sjaarda" w:date="2022-04-12T08:58:00Z">
              <w:r>
                <w:rPr>
                  <w:rFonts w:ascii="Helvetica" w:hAnsi="Helvetica" w:cs="Calibri"/>
                  <w:b w:val="0"/>
                  <w:bCs w:val="0"/>
                  <w:color w:val="000000"/>
                  <w:sz w:val="20"/>
                  <w:szCs w:val="20"/>
                </w:rPr>
                <w:t xml:space="preserve"> (North and East)</w:t>
              </w:r>
            </w:ins>
          </w:p>
        </w:tc>
        <w:tc>
          <w:tcPr>
            <w:tcW w:w="1984" w:type="dxa"/>
            <w:noWrap/>
            <w:vAlign w:val="bottom"/>
            <w:hideMark/>
            <w:tcPrChange w:id="618" w:author="Jenny Sjaarda" w:date="2022-04-12T08:57:00Z">
              <w:tcPr>
                <w:tcW w:w="1984" w:type="dxa"/>
                <w:noWrap/>
                <w:hideMark/>
              </w:tcPr>
            </w:tcPrChange>
          </w:tcPr>
          <w:p w14:paraId="160F96DB" w14:textId="20D2F13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19" w:author="Jenny Sjaarda" w:date="2022-04-12T08:57:00Z"/>
                <w:rFonts w:ascii="Helvetica" w:hAnsi="Helvetica" w:cs="Calibri"/>
                <w:color w:val="000000"/>
                <w:sz w:val="20"/>
                <w:szCs w:val="20"/>
              </w:rPr>
            </w:pPr>
            <w:ins w:id="620" w:author="Jenny Sjaarda" w:date="2022-04-12T08:57:00Z">
              <w:r w:rsidRPr="00821F11">
                <w:rPr>
                  <w:rFonts w:ascii="Helvetica" w:hAnsi="Helvetica" w:cs="Calibri"/>
                  <w:color w:val="000000"/>
                  <w:sz w:val="20"/>
                  <w:szCs w:val="20"/>
                  <w:rPrChange w:id="621" w:author="Jenny Sjaarda" w:date="2022-04-12T08:57:00Z">
                    <w:rPr>
                      <w:rFonts w:ascii="Calibri" w:hAnsi="Calibri" w:cs="Calibri"/>
                      <w:color w:val="000000"/>
                      <w:sz w:val="22"/>
                      <w:szCs w:val="22"/>
                    </w:rPr>
                  </w:rPrChange>
                </w:rPr>
                <w:t>0.010319</w:t>
              </w:r>
            </w:ins>
          </w:p>
        </w:tc>
        <w:tc>
          <w:tcPr>
            <w:tcW w:w="1984" w:type="dxa"/>
            <w:noWrap/>
            <w:vAlign w:val="bottom"/>
            <w:hideMark/>
            <w:tcPrChange w:id="622" w:author="Jenny Sjaarda" w:date="2022-04-12T08:57:00Z">
              <w:tcPr>
                <w:tcW w:w="1984" w:type="dxa"/>
                <w:noWrap/>
                <w:hideMark/>
              </w:tcPr>
            </w:tcPrChange>
          </w:tcPr>
          <w:p w14:paraId="6F1B1C0F" w14:textId="0D1A8803"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23" w:author="Jenny Sjaarda" w:date="2022-04-12T08:57:00Z"/>
                <w:rFonts w:ascii="Helvetica" w:hAnsi="Helvetica" w:cs="Calibri"/>
                <w:color w:val="000000"/>
                <w:sz w:val="20"/>
                <w:szCs w:val="20"/>
              </w:rPr>
            </w:pPr>
            <w:ins w:id="624" w:author="Jenny Sjaarda" w:date="2022-04-12T08:57:00Z">
              <w:r w:rsidRPr="00821F11">
                <w:rPr>
                  <w:rFonts w:ascii="Helvetica" w:hAnsi="Helvetica" w:cs="Calibri"/>
                  <w:color w:val="000000"/>
                  <w:sz w:val="20"/>
                  <w:szCs w:val="20"/>
                  <w:rPrChange w:id="625" w:author="Jenny Sjaarda" w:date="2022-04-12T08:57:00Z">
                    <w:rPr>
                      <w:rFonts w:ascii="Calibri" w:hAnsi="Calibri" w:cs="Calibri"/>
                      <w:color w:val="000000"/>
                      <w:sz w:val="22"/>
                      <w:szCs w:val="22"/>
                    </w:rPr>
                  </w:rPrChange>
                </w:rPr>
                <w:t>0.005854</w:t>
              </w:r>
            </w:ins>
          </w:p>
        </w:tc>
        <w:tc>
          <w:tcPr>
            <w:tcW w:w="1984" w:type="dxa"/>
            <w:noWrap/>
            <w:vAlign w:val="bottom"/>
            <w:hideMark/>
            <w:tcPrChange w:id="626" w:author="Jenny Sjaarda" w:date="2022-04-12T08:57:00Z">
              <w:tcPr>
                <w:tcW w:w="1984" w:type="dxa"/>
                <w:noWrap/>
                <w:hideMark/>
              </w:tcPr>
            </w:tcPrChange>
          </w:tcPr>
          <w:p w14:paraId="7E1056BE" w14:textId="3923955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27" w:author="Jenny Sjaarda" w:date="2022-04-12T08:57:00Z"/>
                <w:rFonts w:ascii="Helvetica" w:hAnsi="Helvetica" w:cs="Calibri"/>
                <w:color w:val="000000"/>
                <w:sz w:val="20"/>
                <w:szCs w:val="20"/>
              </w:rPr>
            </w:pPr>
            <w:ins w:id="628" w:author="Jenny Sjaarda" w:date="2022-04-12T08:57:00Z">
              <w:r w:rsidRPr="00821F11">
                <w:rPr>
                  <w:rFonts w:ascii="Helvetica" w:hAnsi="Helvetica" w:cs="Calibri"/>
                  <w:color w:val="000000"/>
                  <w:sz w:val="20"/>
                  <w:szCs w:val="20"/>
                  <w:rPrChange w:id="629" w:author="Jenny Sjaarda" w:date="2022-04-12T08:57:00Z">
                    <w:rPr>
                      <w:rFonts w:ascii="Calibri" w:hAnsi="Calibri" w:cs="Calibri"/>
                      <w:color w:val="000000"/>
                      <w:sz w:val="22"/>
                      <w:szCs w:val="22"/>
                    </w:rPr>
                  </w:rPrChange>
                </w:rPr>
                <w:t>0.015892</w:t>
              </w:r>
            </w:ins>
          </w:p>
        </w:tc>
        <w:tc>
          <w:tcPr>
            <w:tcW w:w="1769" w:type="dxa"/>
            <w:noWrap/>
            <w:vAlign w:val="bottom"/>
            <w:hideMark/>
            <w:tcPrChange w:id="630" w:author="Jenny Sjaarda" w:date="2022-04-12T08:57:00Z">
              <w:tcPr>
                <w:tcW w:w="1769" w:type="dxa"/>
                <w:noWrap/>
                <w:hideMark/>
              </w:tcPr>
            </w:tcPrChange>
          </w:tcPr>
          <w:p w14:paraId="53DCBB6C" w14:textId="33A23EA0"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31" w:author="Jenny Sjaarda" w:date="2022-04-12T08:57:00Z"/>
                <w:rFonts w:ascii="Helvetica" w:hAnsi="Helvetica" w:cs="Calibri"/>
                <w:color w:val="000000"/>
                <w:sz w:val="20"/>
                <w:szCs w:val="20"/>
              </w:rPr>
            </w:pPr>
            <w:ins w:id="632" w:author="Jenny Sjaarda" w:date="2022-04-12T08:57:00Z">
              <w:r w:rsidRPr="00821F11">
                <w:rPr>
                  <w:rFonts w:ascii="Helvetica" w:hAnsi="Helvetica" w:cs="Calibri"/>
                  <w:color w:val="000000"/>
                  <w:sz w:val="20"/>
                  <w:szCs w:val="20"/>
                  <w:rPrChange w:id="633" w:author="Jenny Sjaarda" w:date="2022-04-12T08:57:00Z">
                    <w:rPr>
                      <w:rFonts w:ascii="Calibri" w:hAnsi="Calibri" w:cs="Calibri"/>
                      <w:color w:val="000000"/>
                      <w:sz w:val="22"/>
                      <w:szCs w:val="22"/>
                    </w:rPr>
                  </w:rPrChange>
                </w:rPr>
                <w:t>116</w:t>
              </w:r>
            </w:ins>
          </w:p>
        </w:tc>
      </w:tr>
    </w:tbl>
    <w:p w14:paraId="03B13C13" w14:textId="77777777" w:rsidR="00821F11" w:rsidRDefault="00821F11" w:rsidP="00476D49">
      <w:pPr>
        <w:spacing w:before="40"/>
        <w:jc w:val="both"/>
        <w:rPr>
          <w:rFonts w:ascii="Helvetica" w:hAnsi="Helvetica"/>
          <w:lang w:val="en-GB"/>
        </w:rPr>
      </w:pPr>
    </w:p>
    <w:p w14:paraId="0F126904" w14:textId="70A2AF6E" w:rsidR="002760EB" w:rsidRPr="00FE622A" w:rsidRDefault="002760EB" w:rsidP="00476D49">
      <w:pPr>
        <w:spacing w:before="40"/>
        <w:jc w:val="both"/>
        <w:rPr>
          <w:rFonts w:ascii="Helvetica" w:hAnsi="Helvetica"/>
          <w:lang w:val="en-GB"/>
        </w:rPr>
      </w:pPr>
      <w:r>
        <w:rPr>
          <w:rFonts w:ascii="Helvetica" w:hAnsi="Helvetica"/>
          <w:lang w:val="en-GB"/>
        </w:rPr>
        <w:t>The confounding ratio correspond</w:t>
      </w:r>
      <w:r w:rsidR="004149FB">
        <w:rPr>
          <w:rFonts w:ascii="Helvetica" w:hAnsi="Helvetica"/>
          <w:lang w:val="en-GB"/>
        </w:rPr>
        <w:t>s</w:t>
      </w:r>
      <w:r>
        <w:rPr>
          <w:rFonts w:ascii="Helvetica" w:hAnsi="Helvetica"/>
          <w:lang w:val="en-GB"/>
        </w:rPr>
        <w:t xml:space="preserve"> to the ratio of correlation due to confounding over phenotypic correlation in couples (</w:t>
      </w:r>
      <w:proofErr w:type="gramStart"/>
      <w:r>
        <w:rPr>
          <w:rFonts w:ascii="Helvetica" w:hAnsi="Helvetica"/>
          <w:lang w:val="en-GB"/>
        </w:rPr>
        <w:t>i.e.</w:t>
      </w:r>
      <w:proofErr w:type="gramEnd"/>
      <w:r>
        <w:rPr>
          <w:rFonts w:ascii="Helvetica" w:hAnsi="Helvetica"/>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i/>
          <w:iCs/>
          <w:color w:val="000000"/>
          <w:lang w:val="en-GB"/>
        </w:rPr>
        <w:t>)</w:t>
      </w:r>
      <w:r>
        <w:rPr>
          <w:rFonts w:ascii="Helvetica" w:hAnsi="Helvetica"/>
          <w:i/>
          <w:iCs/>
          <w:color w:val="000000"/>
          <w:lang w:val="en-GB"/>
        </w:rPr>
        <w:t>,</w:t>
      </w:r>
      <w:r>
        <w:rPr>
          <w:rFonts w:ascii="Helvetica" w:hAnsi="Helvetica"/>
          <w:color w:val="000000"/>
          <w:lang w:val="en-GB"/>
        </w:rPr>
        <w:t xml:space="preserve"> where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z</m:t>
            </m:r>
          </m:sub>
        </m:sSub>
      </m:oMath>
      <w:r>
        <w:rPr>
          <w:rFonts w:ascii="Helvetica" w:hAnsi="Helvetica"/>
          <w:color w:val="000000"/>
          <w:lang w:val="en-GB"/>
        </w:rPr>
        <w:t xml:space="preserve">). </w:t>
      </w:r>
    </w:p>
    <w:p w14:paraId="4D5470F2" w14:textId="163E866C" w:rsidR="00917B0D" w:rsidRPr="0081577A" w:rsidRDefault="00917B0D" w:rsidP="002B237D">
      <w:pPr>
        <w:jc w:val="both"/>
        <w:rPr>
          <w:rFonts w:ascii="Helvetica" w:hAnsi="Helvetica"/>
          <w:lang w:val="en-GB"/>
        </w:rPr>
      </w:pPr>
    </w:p>
    <w:p w14:paraId="2DBB3F30" w14:textId="0B40028C" w:rsidR="004E1A6F" w:rsidRPr="0081577A" w:rsidRDefault="004E1A6F" w:rsidP="002B237D">
      <w:pPr>
        <w:jc w:val="both"/>
        <w:rPr>
          <w:rFonts w:ascii="Helvetica" w:hAnsi="Helvetica"/>
          <w:lang w:val="en-GB"/>
        </w:rPr>
      </w:pPr>
      <w:r w:rsidRPr="0081577A">
        <w:rPr>
          <w:rFonts w:ascii="Helvetica" w:hAnsi="Helvetica" w:cs="Arial"/>
          <w:color w:val="2F5496"/>
          <w:sz w:val="26"/>
          <w:szCs w:val="26"/>
          <w:lang w:val="en-GB"/>
        </w:rPr>
        <w:t xml:space="preserve">Effect of sex, </w:t>
      </w:r>
      <w:proofErr w:type="gramStart"/>
      <w:r w:rsidRPr="0081577A">
        <w:rPr>
          <w:rFonts w:ascii="Helvetica" w:hAnsi="Helvetica" w:cs="Arial"/>
          <w:color w:val="2F5496"/>
          <w:sz w:val="26"/>
          <w:szCs w:val="26"/>
          <w:lang w:val="en-GB"/>
        </w:rPr>
        <w:t>age</w:t>
      </w:r>
      <w:proofErr w:type="gramEnd"/>
      <w:r w:rsidRPr="0081577A">
        <w:rPr>
          <w:rFonts w:ascii="Helvetica" w:hAnsi="Helvetica" w:cs="Arial"/>
          <w:color w:val="2F5496"/>
          <w:sz w:val="26"/>
          <w:szCs w:val="26"/>
          <w:lang w:val="en-GB"/>
        </w:rPr>
        <w:t xml:space="preserve"> and time together causal effects in couples</w:t>
      </w:r>
    </w:p>
    <w:p w14:paraId="0373DFF8" w14:textId="77777777" w:rsidR="004E1A6F" w:rsidRPr="0081577A" w:rsidRDefault="004E1A6F" w:rsidP="002B237D">
      <w:pPr>
        <w:jc w:val="both"/>
        <w:rPr>
          <w:rFonts w:ascii="Helvetica" w:hAnsi="Helvetica"/>
          <w:lang w:val="en-GB"/>
        </w:rPr>
      </w:pPr>
    </w:p>
    <w:p w14:paraId="0F63E42B" w14:textId="16EDBA63" w:rsidR="004E1A6F" w:rsidRPr="0081577A" w:rsidRDefault="004E1A6F" w:rsidP="002B237D">
      <w:pPr>
        <w:jc w:val="both"/>
        <w:rPr>
          <w:rFonts w:ascii="Helvetica" w:hAnsi="Helvetica"/>
          <w:lang w:val="en-GB"/>
        </w:rPr>
      </w:pPr>
      <w:commentRangeStart w:id="634"/>
      <w:r w:rsidRPr="0081577A">
        <w:rPr>
          <w:rFonts w:ascii="Helvetica" w:hAnsi="Helvetica"/>
          <w:color w:val="000000"/>
          <w:lang w:val="en-GB"/>
        </w:rPr>
        <w:t xml:space="preserve">Among the </w:t>
      </w:r>
      <w:r w:rsidR="00D97F47" w:rsidRPr="0081577A">
        <w:rPr>
          <w:rFonts w:ascii="Helvetica" w:hAnsi="Helvetica"/>
          <w:color w:val="000000"/>
          <w:lang w:val="en-GB"/>
        </w:rPr>
        <w:t>118</w:t>
      </w:r>
      <w:r w:rsidRPr="0081577A">
        <w:rPr>
          <w:rFonts w:ascii="Helvetica" w:hAnsi="Helvetica"/>
          <w:color w:val="000000"/>
          <w:lang w:val="en-GB"/>
        </w:rPr>
        <w:t xml:space="preserve"> phenotypes tested, we identified 6</w:t>
      </w:r>
      <w:r w:rsidR="00C24905" w:rsidRPr="0081577A">
        <w:rPr>
          <w:rFonts w:ascii="Helvetica" w:hAnsi="Helvetica"/>
          <w:color w:val="000000"/>
          <w:lang w:val="en-GB"/>
        </w:rPr>
        <w:t>4</w:t>
      </w:r>
      <w:r w:rsidRPr="0081577A">
        <w:rPr>
          <w:rFonts w:ascii="Helvetica" w:hAnsi="Helvetica"/>
          <w:color w:val="000000"/>
          <w:lang w:val="en-GB"/>
        </w:rPr>
        <w:t xml:space="preserve"> significant causal effects in partners after adjusting for the effective number of tests (</w:t>
      </w:r>
      <w:r w:rsidRPr="0081577A">
        <w:rPr>
          <w:rFonts w:ascii="Helvetica" w:hAnsi="Helvetica"/>
          <w:i/>
          <w:iCs/>
          <w:color w:val="000000"/>
          <w:lang w:val="en-GB"/>
        </w:rPr>
        <w:t>p</w:t>
      </w:r>
      <w:r w:rsidRPr="0081577A">
        <w:rPr>
          <w:rFonts w:ascii="Helvetica" w:hAnsi="Helvetica"/>
          <w:color w:val="000000"/>
          <w:lang w:val="en-GB"/>
        </w:rPr>
        <w:t xml:space="preserve"> &lt; 0.05/6</w:t>
      </w:r>
      <w:r w:rsidR="00C24905" w:rsidRPr="0081577A">
        <w:rPr>
          <w:rFonts w:ascii="Helvetica" w:hAnsi="Helvetica"/>
          <w:color w:val="000000"/>
          <w:lang w:val="en-GB"/>
        </w:rPr>
        <w:t>6</w:t>
      </w:r>
      <w:r w:rsidRPr="0081577A">
        <w:rPr>
          <w:rFonts w:ascii="Helvetica" w:hAnsi="Helvetica"/>
          <w:color w:val="000000"/>
          <w:lang w:val="en-GB"/>
        </w:rPr>
        <w:t>)</w:t>
      </w:r>
      <w:r w:rsidR="00C638A0" w:rsidRPr="0081577A">
        <w:rPr>
          <w:rFonts w:ascii="Helvetica" w:hAnsi="Helvetica"/>
          <w:color w:val="000000"/>
          <w:lang w:val="en-GB"/>
        </w:rPr>
        <w:t xml:space="preserve"> (</w:t>
      </w:r>
      <w:r w:rsidR="00B15545" w:rsidRPr="007344CF">
        <w:rPr>
          <w:rFonts w:ascii="Helvetica" w:hAnsi="Helvetica"/>
          <w:color w:val="000000"/>
          <w:lang w:val="en-GB"/>
        </w:rPr>
        <w:t xml:space="preserve">see Supplementary </w:t>
      </w:r>
      <w:r w:rsidR="00C638A0" w:rsidRPr="007344CF">
        <w:rPr>
          <w:rFonts w:ascii="Helvetica" w:hAnsi="Helvetica"/>
          <w:color w:val="000000"/>
          <w:lang w:val="en-GB"/>
        </w:rPr>
        <w:t xml:space="preserve">Table </w:t>
      </w:r>
      <w:r w:rsidR="007344CF" w:rsidRPr="007344CF">
        <w:rPr>
          <w:rFonts w:ascii="Helvetica" w:hAnsi="Helvetica"/>
          <w:color w:val="000000"/>
          <w:lang w:val="en-GB"/>
        </w:rPr>
        <w:t>3</w:t>
      </w:r>
      <w:r w:rsidR="00C638A0" w:rsidRPr="0081577A">
        <w:rPr>
          <w:rFonts w:ascii="Helvetica" w:hAnsi="Helvetica"/>
          <w:color w:val="000000"/>
          <w:lang w:val="en-GB"/>
        </w:rPr>
        <w:t>)</w:t>
      </w:r>
      <w:r w:rsidRPr="0081577A">
        <w:rPr>
          <w:rFonts w:ascii="Helvetica" w:hAnsi="Helvetica"/>
          <w:color w:val="000000"/>
          <w:lang w:val="en-GB"/>
        </w:rPr>
        <w:t xml:space="preserve">. We also examined </w:t>
      </w:r>
      <w:r w:rsidR="00047323" w:rsidRPr="0081577A">
        <w:rPr>
          <w:rFonts w:ascii="Helvetica" w:hAnsi="Helvetica"/>
          <w:color w:val="000000"/>
          <w:lang w:val="en-GB"/>
        </w:rPr>
        <w:t xml:space="preserve">the </w:t>
      </w:r>
      <w:r w:rsidRPr="0081577A">
        <w:rPr>
          <w:rFonts w:ascii="Helvetica" w:hAnsi="Helvetica"/>
          <w:color w:val="000000"/>
          <w:lang w:val="en-GB"/>
        </w:rPr>
        <w:t>Cochran’s heterogeneity Q-stat</w:t>
      </w:r>
      <w:r w:rsidR="00047323" w:rsidRPr="0081577A">
        <w:rPr>
          <w:rFonts w:ascii="Helvetica" w:hAnsi="Helvetica"/>
          <w:color w:val="000000"/>
          <w:lang w:val="en-GB"/>
        </w:rPr>
        <w:t>istic</w:t>
      </w:r>
      <w:r w:rsidRPr="0081577A">
        <w:rPr>
          <w:rFonts w:ascii="Helvetica" w:hAnsi="Helvetica"/>
          <w:color w:val="000000"/>
          <w:lang w:val="en-GB"/>
        </w:rPr>
        <w:t xml:space="preserve"> to identify traits with high heterogeneity and found no evidence of heterogeneity in the MR-estimates (all </w:t>
      </w:r>
      <w:r w:rsidR="00BD033C" w:rsidRPr="0081577A">
        <w:rPr>
          <w:rFonts w:ascii="Helvetica" w:hAnsi="Helvetica"/>
          <w:i/>
          <w:iCs/>
          <w:color w:val="000000"/>
          <w:lang w:val="en-GB"/>
        </w:rPr>
        <w:t>p</w:t>
      </w:r>
      <w:r w:rsidRPr="0081577A">
        <w:rPr>
          <w:rFonts w:ascii="Helvetica" w:hAnsi="Helvetica"/>
          <w:color w:val="000000"/>
          <w:lang w:val="en-GB"/>
        </w:rPr>
        <w:t xml:space="preserve"> &gt; 0.05/6</w:t>
      </w:r>
      <w:r w:rsidR="00C24905" w:rsidRPr="0081577A">
        <w:rPr>
          <w:rFonts w:ascii="Helvetica" w:hAnsi="Helvetica"/>
          <w:color w:val="000000"/>
          <w:lang w:val="en-GB"/>
        </w:rPr>
        <w:t>6</w:t>
      </w:r>
      <w:r w:rsidRPr="0081577A">
        <w:rPr>
          <w:rFonts w:ascii="Helvetica" w:hAnsi="Helvetica"/>
          <w:color w:val="000000"/>
          <w:lang w:val="en-GB"/>
        </w:rPr>
        <w:t xml:space="preserve">). </w:t>
      </w:r>
      <w:commentRangeEnd w:id="634"/>
      <w:r w:rsidR="00E445D9">
        <w:rPr>
          <w:rStyle w:val="CommentReference"/>
          <w:rFonts w:asciiTheme="minorHAnsi" w:eastAsiaTheme="minorHAnsi" w:hAnsiTheme="minorHAnsi" w:cstheme="minorBidi"/>
        </w:rPr>
        <w:commentReference w:id="634"/>
      </w:r>
      <w:ins w:id="635" w:author="Jenny Sjaarda" w:date="2022-04-11T14:20:00Z">
        <w:r w:rsidR="00E445D9">
          <w:rPr>
            <w:rFonts w:ascii="Helvetica" w:hAnsi="Helvetica"/>
            <w:color w:val="000000"/>
            <w:lang w:val="en-GB"/>
          </w:rPr>
          <w:t xml:space="preserve">We </w:t>
        </w:r>
      </w:ins>
      <w:ins w:id="636" w:author="Jenny Sjaarda" w:date="2022-04-11T14:21:00Z">
        <w:r w:rsidR="00E445D9">
          <w:rPr>
            <w:rFonts w:ascii="Helvetica" w:hAnsi="Helvetica"/>
            <w:color w:val="000000"/>
            <w:lang w:val="en-GB"/>
          </w:rPr>
          <w:t>assessed</w:t>
        </w:r>
      </w:ins>
      <w:del w:id="637" w:author="Jenny Sjaarda" w:date="2022-04-11T14:20:00Z">
        <w:r w:rsidRPr="0081577A" w:rsidDel="00E445D9">
          <w:rPr>
            <w:rFonts w:ascii="Helvetica" w:hAnsi="Helvetica"/>
            <w:color w:val="000000"/>
            <w:lang w:val="en-GB"/>
          </w:rPr>
          <w:delText>Of</w:delText>
        </w:r>
      </w:del>
      <w:r w:rsidRPr="0081577A">
        <w:rPr>
          <w:rFonts w:ascii="Helvetica" w:hAnsi="Helvetica"/>
          <w:color w:val="000000"/>
          <w:lang w:val="en-GB"/>
        </w:rPr>
        <w:t xml:space="preserve"> the </w:t>
      </w:r>
      <w:r w:rsidRPr="0081577A">
        <w:rPr>
          <w:rFonts w:ascii="Helvetica" w:hAnsi="Helvetica"/>
          <w:color w:val="000000"/>
          <w:shd w:val="clear" w:color="auto" w:fill="FFFFFF"/>
          <w:lang w:val="en-GB"/>
        </w:rPr>
        <w:t>6</w:t>
      </w:r>
      <w:r w:rsidR="00C24905" w:rsidRPr="0081577A">
        <w:rPr>
          <w:rFonts w:ascii="Helvetica" w:hAnsi="Helvetica"/>
          <w:color w:val="000000"/>
          <w:shd w:val="clear" w:color="auto" w:fill="FFFFFF"/>
          <w:lang w:val="en-GB"/>
        </w:rPr>
        <w:t>4</w:t>
      </w:r>
      <w:r w:rsidRPr="0081577A">
        <w:rPr>
          <w:rFonts w:ascii="Helvetica" w:hAnsi="Helvetica"/>
          <w:color w:val="000000"/>
          <w:lang w:val="en-GB"/>
        </w:rPr>
        <w:t xml:space="preserve"> significant results</w:t>
      </w:r>
      <w:del w:id="638" w:author="Jenny Sjaarda" w:date="2022-04-11T14:21:00Z">
        <w:r w:rsidRPr="0081577A" w:rsidDel="00E445D9">
          <w:rPr>
            <w:rFonts w:ascii="Helvetica" w:hAnsi="Helvetica"/>
            <w:color w:val="000000"/>
            <w:lang w:val="en-GB"/>
          </w:rPr>
          <w:delText>, we then tested to see if there was any difference between</w:delText>
        </w:r>
      </w:del>
      <w:ins w:id="639" w:author="Jenny Sjaarda" w:date="2022-04-11T14:21:00Z">
        <w:r w:rsidR="00E445D9">
          <w:rPr>
            <w:rFonts w:ascii="Helvetica" w:hAnsi="Helvetica"/>
            <w:color w:val="000000"/>
            <w:lang w:val="en-GB"/>
          </w:rPr>
          <w:t xml:space="preserve"> for significant sex-differences</w:t>
        </w:r>
      </w:ins>
      <w:del w:id="640" w:author="Jenny Sjaarda" w:date="2022-04-11T14:21:00Z">
        <w:r w:rsidRPr="0081577A" w:rsidDel="00E445D9">
          <w:rPr>
            <w:rFonts w:ascii="Helvetica" w:hAnsi="Helvetica"/>
            <w:color w:val="000000"/>
            <w:lang w:val="en-GB"/>
          </w:rPr>
          <w:delText xml:space="preserve"> sexes</w:delText>
        </w:r>
      </w:del>
      <w:ins w:id="641" w:author="Jenny Sjaarda" w:date="2022-04-11T14:21:00Z">
        <w:r w:rsidR="00E445D9">
          <w:rPr>
            <w:rFonts w:ascii="Helvetica" w:hAnsi="Helvetica"/>
            <w:color w:val="000000"/>
            <w:lang w:val="en-GB"/>
          </w:rPr>
          <w:t xml:space="preserve">, but did not identify </w:t>
        </w:r>
      </w:ins>
      <w:del w:id="642" w:author="Jenny Sjaarda" w:date="2022-04-11T14:21:00Z">
        <w:r w:rsidRPr="0081577A" w:rsidDel="00E445D9">
          <w:rPr>
            <w:rFonts w:ascii="Helvetica" w:hAnsi="Helvetica"/>
            <w:color w:val="000000"/>
            <w:lang w:val="en-GB"/>
          </w:rPr>
          <w:delText>.</w:delText>
        </w:r>
      </w:del>
      <w:r w:rsidRPr="0081577A">
        <w:rPr>
          <w:rFonts w:ascii="Helvetica" w:hAnsi="Helvetica"/>
          <w:color w:val="000000"/>
          <w:lang w:val="en-GB"/>
        </w:rPr>
        <w:t xml:space="preserve"> </w:t>
      </w:r>
      <w:ins w:id="643" w:author="Jenny Sjaarda" w:date="2022-04-11T14:21:00Z">
        <w:r w:rsidR="00E445D9">
          <w:rPr>
            <w:rFonts w:ascii="Helvetica" w:hAnsi="Helvetica"/>
            <w:color w:val="000000"/>
            <w:lang w:val="en-GB"/>
          </w:rPr>
          <w:t xml:space="preserve">any </w:t>
        </w:r>
      </w:ins>
      <w:ins w:id="644" w:author="Jenny Sjaarda" w:date="2022-04-11T14:22:00Z">
        <w:r w:rsidR="00E445D9">
          <w:rPr>
            <w:rFonts w:ascii="Helvetica" w:hAnsi="Helvetica"/>
            <w:color w:val="000000"/>
            <w:lang w:val="en-GB"/>
          </w:rPr>
          <w:t>a</w:t>
        </w:r>
      </w:ins>
      <w:del w:id="645" w:author="Jenny Sjaarda" w:date="2022-04-11T14:22:00Z">
        <w:r w:rsidRPr="0081577A" w:rsidDel="00E445D9">
          <w:rPr>
            <w:rFonts w:ascii="Helvetica" w:hAnsi="Helvetica"/>
            <w:color w:val="000000"/>
            <w:lang w:val="en-GB"/>
          </w:rPr>
          <w:delText>A</w:delText>
        </w:r>
      </w:del>
      <w:r w:rsidRPr="0081577A">
        <w:rPr>
          <w:rFonts w:ascii="Helvetica" w:hAnsi="Helvetica"/>
          <w:color w:val="000000"/>
          <w:lang w:val="en-GB"/>
        </w:rPr>
        <w:t xml:space="preserve">fter adjusting for the effective number of tests among the remaining </w:t>
      </w:r>
      <w:del w:id="646" w:author="Jenny Sjaarda" w:date="2022-04-11T14:22:00Z">
        <w:r w:rsidRPr="0081577A" w:rsidDel="00E445D9">
          <w:rPr>
            <w:rFonts w:ascii="Helvetica" w:hAnsi="Helvetica"/>
            <w:color w:val="000000"/>
            <w:lang w:val="en-GB"/>
          </w:rPr>
          <w:delText>6</w:delText>
        </w:r>
      </w:del>
      <w:del w:id="647" w:author="Jenny Sjaarda" w:date="2022-04-11T14:18:00Z">
        <w:r w:rsidRPr="0081577A" w:rsidDel="00E445D9">
          <w:rPr>
            <w:rFonts w:ascii="Helvetica" w:hAnsi="Helvetica"/>
            <w:color w:val="000000"/>
            <w:lang w:val="en-GB"/>
          </w:rPr>
          <w:delText>0</w:delText>
        </w:r>
      </w:del>
      <w:del w:id="648" w:author="Jenny Sjaarda" w:date="2022-04-11T14:22:00Z">
        <w:r w:rsidRPr="0081577A" w:rsidDel="00E445D9">
          <w:rPr>
            <w:rFonts w:ascii="Helvetica" w:hAnsi="Helvetica"/>
            <w:color w:val="000000"/>
            <w:lang w:val="en-GB"/>
          </w:rPr>
          <w:delText xml:space="preserve"> </w:delText>
        </w:r>
      </w:del>
      <w:r w:rsidRPr="0081577A">
        <w:rPr>
          <w:rFonts w:ascii="Helvetica" w:hAnsi="Helvetica"/>
          <w:color w:val="000000"/>
          <w:lang w:val="en-GB"/>
        </w:rPr>
        <w:t>traits based on the</w:t>
      </w:r>
      <w:r w:rsidR="00B02303" w:rsidRPr="0081577A">
        <w:rPr>
          <w:rFonts w:ascii="Helvetica" w:hAnsi="Helvetica"/>
          <w:color w:val="000000"/>
          <w:lang w:val="en-GB"/>
        </w:rPr>
        <w:t>ir pair-wise</w:t>
      </w:r>
      <w:r w:rsidRPr="0081577A">
        <w:rPr>
          <w:rFonts w:ascii="Helvetica" w:hAnsi="Helvetica"/>
          <w:color w:val="000000"/>
          <w:lang w:val="en-GB"/>
        </w:rPr>
        <w:t xml:space="preserve"> correlation matrix (</w:t>
      </w:r>
      <w:r w:rsidRPr="0081577A">
        <w:rPr>
          <w:rFonts w:ascii="Helvetica" w:hAnsi="Helvetica"/>
          <w:i/>
          <w:iCs/>
          <w:color w:val="000000"/>
          <w:lang w:val="en-GB"/>
        </w:rPr>
        <w:t>p</w:t>
      </w:r>
      <w:r w:rsidRPr="0081577A">
        <w:rPr>
          <w:rFonts w:ascii="Helvetica" w:hAnsi="Helvetica"/>
          <w:color w:val="000000"/>
          <w:lang w:val="en-GB"/>
        </w:rPr>
        <w:t xml:space="preserve"> &lt; 0.05/2</w:t>
      </w:r>
      <w:r w:rsidR="00C24905" w:rsidRPr="0081577A">
        <w:rPr>
          <w:rFonts w:ascii="Helvetica" w:hAnsi="Helvetica"/>
          <w:color w:val="000000"/>
          <w:lang w:val="en-GB"/>
        </w:rPr>
        <w:t>9</w:t>
      </w:r>
      <w:r w:rsidRPr="0081577A">
        <w:rPr>
          <w:rFonts w:ascii="Helvetica" w:hAnsi="Helvetica"/>
          <w:color w:val="000000"/>
          <w:lang w:val="en-GB"/>
        </w:rPr>
        <w:t>)</w:t>
      </w:r>
      <w:del w:id="649" w:author="Jenny Sjaarda" w:date="2022-04-11T14:22:00Z">
        <w:r w:rsidRPr="0081577A" w:rsidDel="00E445D9">
          <w:rPr>
            <w:rFonts w:ascii="Helvetica" w:hAnsi="Helvetica"/>
            <w:color w:val="000000"/>
            <w:lang w:val="en-GB"/>
          </w:rPr>
          <w:delText>, no traits showed significant difference between sexes</w:delText>
        </w:r>
      </w:del>
      <w:r w:rsidRPr="0081577A">
        <w:rPr>
          <w:rFonts w:ascii="Helvetica" w:hAnsi="Helvetica"/>
          <w:color w:val="000000"/>
          <w:lang w:val="en-GB"/>
        </w:rPr>
        <w:t>. However, 1</w:t>
      </w:r>
      <w:r w:rsidR="00C24905" w:rsidRPr="0081577A">
        <w:rPr>
          <w:rFonts w:ascii="Helvetica" w:hAnsi="Helvetica"/>
          <w:color w:val="000000"/>
          <w:lang w:val="en-GB"/>
        </w:rPr>
        <w:t>5</w:t>
      </w:r>
      <w:r w:rsidRPr="0081577A">
        <w:rPr>
          <w:rFonts w:ascii="Helvetica" w:hAnsi="Helvetica"/>
          <w:color w:val="000000"/>
          <w:lang w:val="en-GB"/>
        </w:rPr>
        <w:t xml:space="preserve"> traits showed a nominally significant difference between sexes (</w:t>
      </w:r>
      <w:r w:rsidRPr="0081577A">
        <w:rPr>
          <w:rFonts w:ascii="Helvetica" w:hAnsi="Helvetica"/>
          <w:i/>
          <w:iCs/>
          <w:color w:val="000000"/>
          <w:lang w:val="en-GB"/>
        </w:rPr>
        <w:t>p</w:t>
      </w:r>
      <w:r w:rsidRPr="0081577A">
        <w:rPr>
          <w:rFonts w:ascii="Helvetica" w:hAnsi="Helvetica"/>
          <w:color w:val="000000"/>
          <w:lang w:val="en-GB"/>
        </w:rPr>
        <w:t xml:space="preserve"> &lt; 0.05</w:t>
      </w:r>
      <w:del w:id="650" w:author="Jenny Sjaarda" w:date="2022-04-11T14:21:00Z">
        <w:r w:rsidRPr="0081577A" w:rsidDel="00E445D9">
          <w:rPr>
            <w:rFonts w:ascii="Helvetica" w:hAnsi="Helvetica"/>
            <w:color w:val="000000"/>
            <w:lang w:val="en-GB"/>
          </w:rPr>
          <w:delText>)</w:delText>
        </w:r>
      </w:del>
      <w:r w:rsidRPr="0081577A">
        <w:rPr>
          <w:rFonts w:ascii="Helvetica" w:hAnsi="Helvetica"/>
          <w:color w:val="000000"/>
          <w:lang w:val="en-GB"/>
        </w:rPr>
        <w:t xml:space="preserve">, </w:t>
      </w:r>
      <w:del w:id="651" w:author="Jenny Sjaarda" w:date="2022-04-11T14:21:00Z">
        <w:r w:rsidRPr="0081577A" w:rsidDel="00E445D9">
          <w:rPr>
            <w:rFonts w:ascii="Helvetica" w:hAnsi="Helvetica"/>
            <w:color w:val="000000"/>
            <w:lang w:val="en-GB"/>
          </w:rPr>
          <w:delText xml:space="preserve">as shown in </w:delText>
        </w:r>
      </w:del>
      <w:r w:rsidR="00B15545" w:rsidRPr="007344CF">
        <w:rPr>
          <w:rFonts w:ascii="Helvetica" w:hAnsi="Helvetica"/>
          <w:color w:val="000000"/>
          <w:lang w:val="en-GB"/>
        </w:rPr>
        <w:t xml:space="preserve">Supplementary </w:t>
      </w:r>
      <w:r w:rsidRPr="007344CF">
        <w:rPr>
          <w:rFonts w:ascii="Helvetica" w:hAnsi="Helvetica"/>
          <w:color w:val="000000"/>
          <w:lang w:val="en-GB"/>
        </w:rPr>
        <w:t>Tabl</w:t>
      </w:r>
      <w:r w:rsidRPr="007344CF">
        <w:rPr>
          <w:rFonts w:ascii="Helvetica" w:hAnsi="Helvetica"/>
          <w:color w:val="000000"/>
          <w:shd w:val="clear" w:color="auto" w:fill="FFFFFF"/>
          <w:lang w:val="en-GB"/>
        </w:rPr>
        <w:t xml:space="preserve">e </w:t>
      </w:r>
      <w:r w:rsidR="007344CF" w:rsidRPr="007344CF">
        <w:rPr>
          <w:rFonts w:ascii="Helvetica" w:hAnsi="Helvetica"/>
          <w:color w:val="000000"/>
          <w:shd w:val="clear" w:color="auto" w:fill="FFFFFF"/>
          <w:lang w:val="en-GB"/>
        </w:rPr>
        <w:t>4</w:t>
      </w:r>
      <w:r w:rsidR="00C638A0" w:rsidRPr="007344CF">
        <w:rPr>
          <w:rFonts w:ascii="Helvetica" w:hAnsi="Helvetica"/>
          <w:color w:val="000000"/>
          <w:shd w:val="clear" w:color="auto" w:fill="FFFFFF"/>
          <w:lang w:val="en-GB"/>
        </w:rPr>
        <w:t>)</w:t>
      </w:r>
      <w:r w:rsidRPr="007344CF">
        <w:rPr>
          <w:rFonts w:ascii="Helvetica" w:hAnsi="Helvetica"/>
          <w:color w:val="000000"/>
          <w:shd w:val="clear" w:color="auto" w:fill="FFFFFF"/>
          <w:lang w:val="en-GB"/>
        </w:rPr>
        <w:t>,</w:t>
      </w:r>
      <w:r w:rsidRPr="0081577A">
        <w:rPr>
          <w:rFonts w:ascii="Helvetica" w:hAnsi="Helvetica"/>
          <w:color w:val="000000"/>
          <w:shd w:val="clear" w:color="auto" w:fill="FFFFFF"/>
          <w:lang w:val="en-GB"/>
        </w:rPr>
        <w:t xml:space="preserve"> which is 4</w:t>
      </w:r>
      <w:r w:rsidR="004E7C00" w:rsidRPr="0081577A">
        <w:rPr>
          <w:rFonts w:ascii="Helvetica" w:hAnsi="Helvetica"/>
          <w:color w:val="000000"/>
          <w:shd w:val="clear" w:color="auto" w:fill="FFFFFF"/>
          <w:lang w:val="en-GB"/>
        </w:rPr>
        <w:t>.7</w:t>
      </w:r>
      <w:r w:rsidRPr="0081577A">
        <w:rPr>
          <w:rFonts w:ascii="Helvetica" w:hAnsi="Helvetica"/>
          <w:color w:val="000000"/>
          <w:shd w:val="clear" w:color="auto" w:fill="FFFFFF"/>
          <w:lang w:val="en-GB"/>
        </w:rPr>
        <w:t xml:space="preserve">-times higher than expected </w:t>
      </w:r>
      <w:r w:rsidRPr="0081577A">
        <w:rPr>
          <w:rFonts w:ascii="Helvetica" w:hAnsi="Helvetica"/>
          <w:color w:val="000000"/>
          <w:shd w:val="clear" w:color="auto" w:fill="FFFFFF"/>
          <w:lang w:val="en-GB"/>
        </w:rPr>
        <w:lastRenderedPageBreak/>
        <w:t>(</w:t>
      </w:r>
      <w:proofErr w:type="spellStart"/>
      <w:r w:rsidR="00DB0310" w:rsidRPr="0081577A">
        <w:rPr>
          <w:rFonts w:ascii="Helvetica" w:hAnsi="Helvetica"/>
          <w:i/>
          <w:iCs/>
          <w:color w:val="000000"/>
          <w:shd w:val="clear" w:color="auto" w:fill="FFFFFF"/>
          <w:lang w:val="en-GB"/>
        </w:rPr>
        <w:t>p</w:t>
      </w:r>
      <w:r w:rsidR="00DB0310" w:rsidRPr="0081577A">
        <w:rPr>
          <w:rFonts w:ascii="Helvetica" w:hAnsi="Helvetica"/>
          <w:i/>
          <w:iCs/>
          <w:color w:val="000000"/>
          <w:shd w:val="clear" w:color="auto" w:fill="FFFFFF"/>
          <w:vertAlign w:val="subscript"/>
          <w:lang w:val="en-GB"/>
        </w:rPr>
        <w:t>binomial</w:t>
      </w:r>
      <w:proofErr w:type="spellEnd"/>
      <w:r w:rsidRPr="0081577A">
        <w:rPr>
          <w:rFonts w:ascii="Helvetica" w:hAnsi="Helvetica"/>
          <w:color w:val="000000"/>
          <w:shd w:val="clear" w:color="auto" w:fill="FFFFFF"/>
          <w:lang w:val="en-GB"/>
        </w:rPr>
        <w:t xml:space="preserve"> = </w:t>
      </w:r>
      <w:r w:rsidR="00DB0310" w:rsidRPr="0081577A">
        <w:rPr>
          <w:rFonts w:ascii="Helvetica" w:hAnsi="Helvetica"/>
          <w:color w:val="000000"/>
          <w:shd w:val="clear" w:color="auto" w:fill="FFFFFF"/>
          <w:lang w:val="en-GB"/>
        </w:rPr>
        <w:t>7.45</w:t>
      </w:r>
      <w:r w:rsidRPr="0081577A">
        <w:rPr>
          <w:rFonts w:ascii="Helvetica" w:hAnsi="Helvetica"/>
          <w:color w:val="000000"/>
          <w:shd w:val="clear" w:color="auto" w:fill="FFFFFF"/>
          <w:lang w:val="en-GB"/>
        </w:rPr>
        <w:t>x1</w:t>
      </w:r>
      <w:r w:rsidR="00C24905" w:rsidRPr="0081577A">
        <w:rPr>
          <w:rFonts w:ascii="Helvetica" w:hAnsi="Helvetica"/>
          <w:color w:val="000000"/>
          <w:shd w:val="clear" w:color="auto" w:fill="FFFFFF"/>
          <w:lang w:val="en-GB"/>
        </w:rPr>
        <w:t>0</w:t>
      </w:r>
      <w:r w:rsidR="00C24905" w:rsidRPr="0081577A">
        <w:rPr>
          <w:rFonts w:ascii="Helvetica" w:hAnsi="Helvetica"/>
          <w:color w:val="000000"/>
          <w:shd w:val="clear" w:color="auto" w:fill="FFFFFF"/>
          <w:vertAlign w:val="superscript"/>
          <w:lang w:val="en-GB"/>
        </w:rPr>
        <w:t>-</w:t>
      </w:r>
      <w:r w:rsidR="00DB0310" w:rsidRPr="0081577A">
        <w:rPr>
          <w:rFonts w:ascii="Helvetica" w:hAnsi="Helvetica"/>
          <w:color w:val="000000"/>
          <w:shd w:val="clear" w:color="auto" w:fill="FFFFFF"/>
          <w:vertAlign w:val="superscript"/>
          <w:lang w:val="en-GB"/>
        </w:rPr>
        <w:t>8</w:t>
      </w:r>
      <w:r w:rsidRPr="0081577A">
        <w:rPr>
          <w:rFonts w:ascii="Helvetica" w:hAnsi="Helvetica"/>
          <w:color w:val="000000"/>
          <w:shd w:val="clear" w:color="auto" w:fill="FFFFFF"/>
          <w:lang w:val="en-GB"/>
        </w:rPr>
        <w:t>). </w:t>
      </w:r>
      <w:commentRangeStart w:id="652"/>
      <w:commentRangeStart w:id="653"/>
      <w:r w:rsidR="00D31B53" w:rsidRPr="0081577A">
        <w:rPr>
          <w:rFonts w:ascii="Helvetica" w:hAnsi="Helvetica"/>
          <w:color w:val="000000"/>
          <w:shd w:val="clear" w:color="auto" w:fill="FFFFFF"/>
          <w:lang w:val="en-GB"/>
        </w:rPr>
        <w:t>Applying a paired t-test among these 15 traits revealed that female-to-male MR-estimates are on average larger than male-to-female estimates (</w:t>
      </w:r>
      <w:r w:rsidR="00D31B53" w:rsidRPr="0081577A">
        <w:rPr>
          <w:rFonts w:ascii="Helvetica" w:hAnsi="Helvetica"/>
          <w:i/>
          <w:iCs/>
          <w:color w:val="000000"/>
          <w:shd w:val="clear" w:color="auto" w:fill="FFFFFF"/>
          <w:lang w:val="en-GB"/>
        </w:rPr>
        <w:t xml:space="preserve">p </w:t>
      </w:r>
      <w:r w:rsidR="00D31B53" w:rsidRPr="0081577A">
        <w:rPr>
          <w:rFonts w:ascii="Helvetica" w:hAnsi="Helvetica"/>
          <w:color w:val="000000"/>
          <w:shd w:val="clear" w:color="auto" w:fill="FFFFFF"/>
          <w:lang w:val="en-GB"/>
        </w:rPr>
        <w:t xml:space="preserve">= 0.014). </w:t>
      </w:r>
      <w:commentRangeEnd w:id="652"/>
      <w:r w:rsidR="002F2FC7">
        <w:rPr>
          <w:rStyle w:val="CommentReference"/>
          <w:rFonts w:asciiTheme="minorHAnsi" w:eastAsiaTheme="minorHAnsi" w:hAnsiTheme="minorHAnsi" w:cstheme="minorBidi"/>
        </w:rPr>
        <w:commentReference w:id="652"/>
      </w:r>
      <w:commentRangeEnd w:id="653"/>
      <w:r w:rsidR="002F2FC7">
        <w:rPr>
          <w:rStyle w:val="CommentReference"/>
          <w:rFonts w:asciiTheme="minorHAnsi" w:eastAsiaTheme="minorHAnsi" w:hAnsiTheme="minorHAnsi" w:cstheme="minorBidi"/>
        </w:rPr>
        <w:commentReference w:id="653"/>
      </w:r>
    </w:p>
    <w:p w14:paraId="06350C82" w14:textId="77777777" w:rsidR="004E1A6F" w:rsidRPr="0081577A" w:rsidRDefault="004E1A6F" w:rsidP="002B237D">
      <w:pPr>
        <w:jc w:val="both"/>
        <w:rPr>
          <w:rFonts w:ascii="Helvetica" w:hAnsi="Helvetica"/>
          <w:lang w:val="en-GB"/>
        </w:rPr>
      </w:pPr>
    </w:p>
    <w:p w14:paraId="3C2D8442" w14:textId="0E3805FE" w:rsidR="004E1A6F" w:rsidRPr="0081577A" w:rsidDel="002F2FC7" w:rsidRDefault="004E1A6F" w:rsidP="002B237D">
      <w:pPr>
        <w:jc w:val="both"/>
        <w:rPr>
          <w:del w:id="654" w:author="Jenny Sjaarda" w:date="2022-04-11T21:18:00Z"/>
          <w:rFonts w:ascii="Helvetica" w:hAnsi="Helvetica"/>
          <w:color w:val="000000"/>
          <w:lang w:val="en-GB"/>
        </w:rPr>
      </w:pPr>
      <w:commentRangeStart w:id="655"/>
      <w:commentRangeStart w:id="656"/>
      <w:del w:id="657" w:author="Jenny Sjaarda" w:date="2022-04-11T21:17:00Z">
        <w:r w:rsidRPr="0081577A" w:rsidDel="002F2FC7">
          <w:rPr>
            <w:rFonts w:ascii="Helvetica" w:hAnsi="Helvetica"/>
            <w:color w:val="000000"/>
            <w:shd w:val="clear" w:color="auto" w:fill="FFFFFF"/>
            <w:lang w:val="en-GB"/>
          </w:rPr>
          <w:delText>N</w:delText>
        </w:r>
        <w:r w:rsidRPr="0081577A" w:rsidDel="002F2FC7">
          <w:rPr>
            <w:rFonts w:ascii="Helvetica" w:hAnsi="Helvetica"/>
            <w:color w:val="000000"/>
            <w:lang w:val="en-GB"/>
          </w:rPr>
          <w:delText>ex</w:delText>
        </w:r>
      </w:del>
      <w:ins w:id="658" w:author="Jenny Sjaarda" w:date="2022-04-11T21:18:00Z">
        <w:r w:rsidR="002F2FC7">
          <w:rPr>
            <w:rFonts w:ascii="Helvetica" w:hAnsi="Helvetica"/>
            <w:color w:val="000000"/>
            <w:lang w:val="en-GB"/>
          </w:rPr>
          <w:t>T</w:t>
        </w:r>
      </w:ins>
      <w:del w:id="659" w:author="Jenny Sjaarda" w:date="2022-04-11T21:17:00Z">
        <w:r w:rsidRPr="0081577A" w:rsidDel="002F2FC7">
          <w:rPr>
            <w:rFonts w:ascii="Helvetica" w:hAnsi="Helvetica"/>
            <w:color w:val="000000"/>
            <w:lang w:val="en-GB"/>
          </w:rPr>
          <w:delText>t,</w:delText>
        </w:r>
      </w:del>
      <w:commentRangeEnd w:id="655"/>
      <w:r w:rsidR="00E445D9">
        <w:rPr>
          <w:rStyle w:val="CommentReference"/>
          <w:rFonts w:asciiTheme="minorHAnsi" w:eastAsiaTheme="minorHAnsi" w:hAnsiTheme="minorHAnsi" w:cstheme="minorBidi"/>
        </w:rPr>
        <w:commentReference w:id="655"/>
      </w:r>
      <w:del w:id="660" w:author="Jenny Sjaarda" w:date="2022-04-11T21:17:00Z">
        <w:r w:rsidRPr="0081577A" w:rsidDel="002F2FC7">
          <w:rPr>
            <w:rFonts w:ascii="Helvetica" w:hAnsi="Helvetica"/>
            <w:color w:val="000000"/>
            <w:lang w:val="en-GB"/>
          </w:rPr>
          <w:delText xml:space="preserve"> </w:delText>
        </w:r>
      </w:del>
      <w:ins w:id="661" w:author="Jenny Sjaarda" w:date="2022-04-11T21:17:00Z">
        <w:r w:rsidR="002F2FC7">
          <w:rPr>
            <w:rFonts w:ascii="Helvetica" w:hAnsi="Helvetica"/>
            <w:color w:val="000000"/>
            <w:lang w:val="en-GB"/>
          </w:rPr>
          <w:t xml:space="preserve">o identify </w:t>
        </w:r>
      </w:ins>
      <w:commentRangeEnd w:id="656"/>
      <w:ins w:id="662" w:author="Jenny Sjaarda" w:date="2022-04-11T21:18:00Z">
        <w:r w:rsidR="002F2FC7">
          <w:rPr>
            <w:rStyle w:val="CommentReference"/>
            <w:rFonts w:asciiTheme="minorHAnsi" w:eastAsiaTheme="minorHAnsi" w:hAnsiTheme="minorHAnsi" w:cstheme="minorBidi"/>
          </w:rPr>
          <w:commentReference w:id="656"/>
        </w:r>
      </w:ins>
      <w:ins w:id="663" w:author="Jenny Sjaarda" w:date="2022-04-11T21:17:00Z">
        <w:r w:rsidR="002F2FC7">
          <w:rPr>
            <w:rFonts w:ascii="Helvetica" w:hAnsi="Helvetica"/>
            <w:color w:val="000000"/>
            <w:lang w:val="en-GB"/>
          </w:rPr>
          <w:t xml:space="preserve">if partner traits converge over time, </w:t>
        </w:r>
      </w:ins>
      <w:r w:rsidRPr="0081577A">
        <w:rPr>
          <w:rFonts w:ascii="Helvetica" w:hAnsi="Helvetica"/>
          <w:color w:val="000000"/>
          <w:lang w:val="en-GB"/>
        </w:rPr>
        <w:t xml:space="preserve">we explored the impact of age and time-spent-together </w:t>
      </w:r>
      <w:ins w:id="664" w:author="Jenny Sjaarda" w:date="2022-04-11T14:22:00Z">
        <w:r w:rsidR="00BF2F9C" w:rsidRPr="0081577A">
          <w:rPr>
            <w:rFonts w:ascii="Helvetica" w:hAnsi="Helvetica"/>
            <w:color w:val="000000"/>
            <w:lang w:val="en-GB"/>
          </w:rPr>
          <w:t xml:space="preserve">(proxied by the amount of time at same address) </w:t>
        </w:r>
      </w:ins>
      <w:r w:rsidRPr="0081577A">
        <w:rPr>
          <w:rFonts w:ascii="Helvetica" w:hAnsi="Helvetica"/>
          <w:color w:val="000000"/>
          <w:lang w:val="en-GB"/>
        </w:rPr>
        <w:t xml:space="preserve">among the </w:t>
      </w:r>
      <w:r w:rsidRPr="0081577A">
        <w:rPr>
          <w:rFonts w:ascii="Helvetica" w:hAnsi="Helvetica"/>
          <w:color w:val="000000"/>
          <w:shd w:val="clear" w:color="auto" w:fill="FFFFFF"/>
          <w:lang w:val="en-GB"/>
        </w:rPr>
        <w:t>6</w:t>
      </w:r>
      <w:r w:rsidR="00DB0310" w:rsidRPr="0081577A">
        <w:rPr>
          <w:rFonts w:ascii="Helvetica" w:hAnsi="Helvetica"/>
          <w:color w:val="000000"/>
          <w:shd w:val="clear" w:color="auto" w:fill="FFFFFF"/>
          <w:lang w:val="en-GB"/>
        </w:rPr>
        <w:t>4</w:t>
      </w:r>
      <w:r w:rsidRPr="0081577A">
        <w:rPr>
          <w:rFonts w:ascii="Helvetica" w:hAnsi="Helvetica"/>
          <w:color w:val="000000"/>
          <w:lang w:val="en-GB"/>
        </w:rPr>
        <w:t xml:space="preserve"> significant </w:t>
      </w:r>
      <w:r w:rsidR="004A32F6" w:rsidRPr="0081577A">
        <w:rPr>
          <w:rFonts w:ascii="Helvetica" w:hAnsi="Helvetica"/>
          <w:color w:val="000000"/>
          <w:lang w:val="en-GB"/>
        </w:rPr>
        <w:t>traits</w:t>
      </w:r>
      <w:r w:rsidRPr="0081577A">
        <w:rPr>
          <w:rFonts w:ascii="Helvetica" w:hAnsi="Helvetica"/>
          <w:color w:val="000000"/>
          <w:lang w:val="en-GB"/>
        </w:rPr>
        <w:t xml:space="preserve"> in both males and females separately and both sexes combined</w:t>
      </w:r>
      <w:ins w:id="665" w:author="Jenny Sjaarda" w:date="2022-04-11T14:23:00Z">
        <w:r w:rsidR="00BF2F9C">
          <w:rPr>
            <w:rFonts w:ascii="Helvetica" w:hAnsi="Helvetica"/>
            <w:color w:val="000000"/>
            <w:lang w:val="en-GB"/>
          </w:rPr>
          <w:t>.</w:t>
        </w:r>
      </w:ins>
      <w:del w:id="666" w:author="Jenny Sjaarda" w:date="2022-04-11T14:23:00Z">
        <w:r w:rsidR="004A32F6" w:rsidRPr="0081577A" w:rsidDel="00BF2F9C">
          <w:rPr>
            <w:rFonts w:ascii="Helvetica" w:hAnsi="Helvetica"/>
            <w:color w:val="000000"/>
            <w:lang w:val="en-GB"/>
          </w:rPr>
          <w:delText>,</w:delText>
        </w:r>
      </w:del>
      <w:r w:rsidR="004A32F6" w:rsidRPr="0081577A">
        <w:rPr>
          <w:rFonts w:ascii="Helvetica" w:hAnsi="Helvetica"/>
          <w:color w:val="000000"/>
          <w:lang w:val="en-GB"/>
        </w:rPr>
        <w:t xml:space="preserve"> </w:t>
      </w:r>
      <w:ins w:id="667" w:author="Jenny Sjaarda" w:date="2022-04-11T14:23:00Z">
        <w:r w:rsidR="00BF2F9C">
          <w:rPr>
            <w:rFonts w:ascii="Helvetica" w:hAnsi="Helvetica"/>
            <w:color w:val="000000"/>
            <w:lang w:val="en-GB"/>
          </w:rPr>
          <w:t>U</w:t>
        </w:r>
      </w:ins>
      <w:del w:id="668" w:author="Jenny Sjaarda" w:date="2022-04-11T14:23:00Z">
        <w:r w:rsidRPr="0081577A" w:rsidDel="00BF2F9C">
          <w:rPr>
            <w:rFonts w:ascii="Helvetica" w:hAnsi="Helvetica"/>
            <w:color w:val="000000"/>
            <w:lang w:val="en-GB"/>
          </w:rPr>
          <w:delText>u</w:delText>
        </w:r>
      </w:del>
      <w:r w:rsidRPr="0081577A">
        <w:rPr>
          <w:rFonts w:ascii="Helvetica" w:hAnsi="Helvetica"/>
          <w:color w:val="000000"/>
          <w:lang w:val="en-GB"/>
        </w:rPr>
        <w:t xml:space="preserve">sing linear regression </w:t>
      </w:r>
      <w:del w:id="669" w:author="Jenny Sjaarda" w:date="2022-04-11T14:24:00Z">
        <w:r w:rsidRPr="0081577A" w:rsidDel="00BF2F9C">
          <w:rPr>
            <w:rFonts w:ascii="Helvetica" w:hAnsi="Helvetica"/>
            <w:color w:val="000000"/>
            <w:lang w:val="en-GB"/>
          </w:rPr>
          <w:delText xml:space="preserve">to assess the trend across different bins (measured using a linear regression </w:delText>
        </w:r>
      </w:del>
      <w:r w:rsidRPr="0081577A">
        <w:rPr>
          <w:rFonts w:ascii="Helvetica" w:hAnsi="Helvetica"/>
          <w:color w:val="000000"/>
          <w:lang w:val="en-GB"/>
        </w:rPr>
        <w:t xml:space="preserve">of MR-estimates versus </w:t>
      </w:r>
      <w:ins w:id="670" w:author="Jenny Sjaarda" w:date="2022-04-11T14:24:00Z">
        <w:r w:rsidR="00BF2F9C">
          <w:rPr>
            <w:rFonts w:ascii="Helvetica" w:hAnsi="Helvetica"/>
            <w:color w:val="000000"/>
            <w:lang w:val="en-GB"/>
          </w:rPr>
          <w:t xml:space="preserve">the </w:t>
        </w:r>
      </w:ins>
      <w:r w:rsidRPr="0081577A">
        <w:rPr>
          <w:rFonts w:ascii="Helvetica" w:hAnsi="Helvetica"/>
          <w:color w:val="000000"/>
          <w:lang w:val="en-GB"/>
        </w:rPr>
        <w:t xml:space="preserve">median </w:t>
      </w:r>
      <w:del w:id="671" w:author="Jenny Sjaarda" w:date="2022-04-11T14:24:00Z">
        <w:r w:rsidRPr="0081577A" w:rsidDel="00BF2F9C">
          <w:rPr>
            <w:rFonts w:ascii="Helvetica" w:hAnsi="Helvetica"/>
            <w:color w:val="000000"/>
            <w:lang w:val="en-GB"/>
          </w:rPr>
          <w:delText>bin</w:delText>
        </w:r>
      </w:del>
      <w:ins w:id="672" w:author="Jenny Sjaarda" w:date="2022-04-11T14:24:00Z">
        <w:r w:rsidR="00BF2F9C">
          <w:rPr>
            <w:rFonts w:ascii="Helvetica" w:hAnsi="Helvetica"/>
            <w:color w:val="000000"/>
            <w:lang w:val="en-GB"/>
          </w:rPr>
          <w:t>of the five age and/or time-spent together bin</w:t>
        </w:r>
      </w:ins>
      <w:ins w:id="673" w:author="Jenny Sjaarda" w:date="2022-04-11T14:25:00Z">
        <w:r w:rsidR="00BF2F9C">
          <w:rPr>
            <w:rFonts w:ascii="Helvetica" w:hAnsi="Helvetica"/>
            <w:color w:val="000000"/>
            <w:lang w:val="en-GB"/>
          </w:rPr>
          <w:t>s</w:t>
        </w:r>
      </w:ins>
      <w:del w:id="674" w:author="Jenny Sjaarda" w:date="2022-04-11T14:24:00Z">
        <w:r w:rsidRPr="0081577A" w:rsidDel="00BF2F9C">
          <w:rPr>
            <w:rFonts w:ascii="Helvetica" w:hAnsi="Helvetica"/>
            <w:color w:val="000000"/>
            <w:lang w:val="en-GB"/>
          </w:rPr>
          <w:delText>)</w:delText>
        </w:r>
      </w:del>
      <w:ins w:id="675" w:author="Jenny Sjaarda" w:date="2022-04-11T14:25:00Z">
        <w:r w:rsidR="00BF2F9C">
          <w:rPr>
            <w:rFonts w:ascii="Helvetica" w:hAnsi="Helvetica"/>
            <w:color w:val="000000"/>
            <w:lang w:val="en-GB"/>
          </w:rPr>
          <w:t>, we</w:t>
        </w:r>
      </w:ins>
      <w:del w:id="676" w:author="Jenny Sjaarda" w:date="2022-04-11T14:25:00Z">
        <w:r w:rsidRPr="0081577A" w:rsidDel="00BF2F9C">
          <w:rPr>
            <w:rFonts w:ascii="Helvetica" w:hAnsi="Helvetica"/>
            <w:color w:val="000000"/>
            <w:lang w:val="en-GB"/>
          </w:rPr>
          <w:delText>.</w:delText>
        </w:r>
      </w:del>
      <w:r w:rsidRPr="0081577A">
        <w:rPr>
          <w:rFonts w:ascii="Helvetica" w:hAnsi="Helvetica"/>
          <w:color w:val="000000"/>
          <w:lang w:val="en-GB"/>
        </w:rPr>
        <w:t xml:space="preserve"> </w:t>
      </w:r>
      <w:del w:id="677" w:author="Jenny Sjaarda" w:date="2022-04-11T14:25:00Z">
        <w:r w:rsidRPr="0081577A" w:rsidDel="00BF2F9C">
          <w:rPr>
            <w:rFonts w:ascii="Helvetica" w:hAnsi="Helvetica"/>
            <w:color w:val="000000"/>
            <w:lang w:val="en-GB"/>
          </w:rPr>
          <w:delText>There were</w:delText>
        </w:r>
      </w:del>
      <w:ins w:id="678" w:author="Jenny Sjaarda" w:date="2022-04-11T14:25:00Z">
        <w:r w:rsidR="00BF2F9C">
          <w:rPr>
            <w:rFonts w:ascii="Helvetica" w:hAnsi="Helvetica"/>
            <w:color w:val="000000"/>
            <w:lang w:val="en-GB"/>
          </w:rPr>
          <w:t>detected</w:t>
        </w:r>
      </w:ins>
      <w:r w:rsidRPr="0081577A">
        <w:rPr>
          <w:rFonts w:ascii="Helvetica" w:hAnsi="Helvetica"/>
          <w:color w:val="000000"/>
          <w:lang w:val="en-GB"/>
        </w:rPr>
        <w:t xml:space="preserve"> no significant results in the sex-combined results after adjustment for number of effective tests (p &lt; 0.05/2</w:t>
      </w:r>
      <w:r w:rsidR="00DB0310" w:rsidRPr="0081577A">
        <w:rPr>
          <w:rFonts w:ascii="Helvetica" w:hAnsi="Helvetica"/>
          <w:color w:val="000000"/>
          <w:lang w:val="en-GB"/>
        </w:rPr>
        <w:t>9</w:t>
      </w:r>
      <w:r w:rsidRPr="0081577A">
        <w:rPr>
          <w:rFonts w:ascii="Helvetica" w:hAnsi="Helvetica"/>
          <w:color w:val="000000"/>
          <w:lang w:val="en-GB"/>
        </w:rPr>
        <w:t>)</w:t>
      </w:r>
      <w:ins w:id="679" w:author="Jenny Sjaarda" w:date="2022-04-11T14:25:00Z">
        <w:r w:rsidR="00BF2F9C">
          <w:rPr>
            <w:rFonts w:ascii="Helvetica" w:hAnsi="Helvetica"/>
            <w:color w:val="000000"/>
            <w:lang w:val="en-GB"/>
          </w:rPr>
          <w:t>.</w:t>
        </w:r>
      </w:ins>
      <w:del w:id="680" w:author="Jenny Sjaarda" w:date="2022-04-11T14:25:00Z">
        <w:r w:rsidRPr="0081577A" w:rsidDel="00BF2F9C">
          <w:rPr>
            <w:rFonts w:ascii="Helvetica" w:hAnsi="Helvetica"/>
            <w:color w:val="000000"/>
            <w:lang w:val="en-GB"/>
          </w:rPr>
          <w:delText xml:space="preserve"> in both the results binned by age </w:delText>
        </w:r>
        <w:r w:rsidR="00B02303" w:rsidRPr="0081577A" w:rsidDel="00BF2F9C">
          <w:rPr>
            <w:rFonts w:ascii="Helvetica" w:hAnsi="Helvetica"/>
            <w:color w:val="000000"/>
            <w:lang w:val="en-GB"/>
          </w:rPr>
          <w:delText>or</w:delText>
        </w:r>
        <w:r w:rsidRPr="0081577A" w:rsidDel="00BF2F9C">
          <w:rPr>
            <w:rFonts w:ascii="Helvetica" w:hAnsi="Helvetica"/>
            <w:color w:val="000000"/>
            <w:lang w:val="en-GB"/>
          </w:rPr>
          <w:delText xml:space="preserve"> time-</w:delText>
        </w:r>
        <w:r w:rsidR="00F42FA5" w:rsidRPr="0081577A" w:rsidDel="00BF2F9C">
          <w:rPr>
            <w:rFonts w:ascii="Helvetica" w:hAnsi="Helvetica"/>
            <w:color w:val="000000"/>
            <w:lang w:val="en-GB"/>
          </w:rPr>
          <w:delText>spent-</w:delText>
        </w:r>
        <w:r w:rsidRPr="0081577A" w:rsidDel="00BF2F9C">
          <w:rPr>
            <w:rFonts w:ascii="Helvetica" w:hAnsi="Helvetica"/>
            <w:color w:val="000000"/>
            <w:lang w:val="en-GB"/>
          </w:rPr>
          <w:delText xml:space="preserve">together (proxied by the amount of time at same address). </w:delText>
        </w:r>
      </w:del>
      <w:ins w:id="681" w:author="Jenny Sjaarda" w:date="2022-04-11T21:18:00Z">
        <w:r w:rsidR="002F2FC7">
          <w:rPr>
            <w:rFonts w:ascii="Helvetica" w:hAnsi="Helvetica"/>
            <w:lang w:val="en-GB"/>
          </w:rPr>
          <w:t xml:space="preserve"> </w:t>
        </w:r>
      </w:ins>
    </w:p>
    <w:p w14:paraId="3937B82F" w14:textId="77777777" w:rsidR="004E1A6F" w:rsidRPr="0081577A" w:rsidDel="002F2FC7" w:rsidRDefault="004E1A6F" w:rsidP="002B237D">
      <w:pPr>
        <w:jc w:val="both"/>
        <w:rPr>
          <w:del w:id="682" w:author="Jenny Sjaarda" w:date="2022-04-11T21:18:00Z"/>
          <w:rFonts w:ascii="Helvetica" w:hAnsi="Helvetica"/>
          <w:lang w:val="en-GB"/>
        </w:rPr>
      </w:pPr>
    </w:p>
    <w:p w14:paraId="29A1C59B" w14:textId="6E19CB5E" w:rsidR="004E1A6F" w:rsidRPr="0081577A" w:rsidRDefault="009670CF" w:rsidP="002F2FC7">
      <w:pPr>
        <w:jc w:val="both"/>
        <w:rPr>
          <w:rFonts w:ascii="Helvetica" w:hAnsi="Helvetica"/>
          <w:lang w:val="en-GB"/>
        </w:rPr>
      </w:pPr>
      <w:del w:id="683" w:author="Jenny Sjaarda" w:date="2022-04-11T21:18:00Z">
        <w:r w:rsidRPr="0081577A" w:rsidDel="002F2FC7">
          <w:rPr>
            <w:rFonts w:ascii="Helvetica" w:hAnsi="Helvetica"/>
            <w:lang w:val="en-GB"/>
          </w:rPr>
          <w:delText xml:space="preserve">Finally, </w:delText>
        </w:r>
      </w:del>
      <w:ins w:id="684" w:author="Jenny Sjaarda" w:date="2022-04-11T21:18:00Z">
        <w:r w:rsidR="002F2FC7">
          <w:rPr>
            <w:rFonts w:ascii="Helvetica" w:hAnsi="Helvetica"/>
            <w:lang w:val="en-GB"/>
          </w:rPr>
          <w:t>W</w:t>
        </w:r>
      </w:ins>
      <w:del w:id="685" w:author="Jenny Sjaarda" w:date="2022-04-11T21:18:00Z">
        <w:r w:rsidRPr="0081577A" w:rsidDel="002F2FC7">
          <w:rPr>
            <w:rFonts w:ascii="Helvetica" w:hAnsi="Helvetica"/>
            <w:lang w:val="en-GB"/>
          </w:rPr>
          <w:delText>w</w:delText>
        </w:r>
      </w:del>
      <w:r w:rsidRPr="0081577A">
        <w:rPr>
          <w:rFonts w:ascii="Helvetica" w:hAnsi="Helvetica"/>
          <w:lang w:val="en-GB"/>
        </w:rPr>
        <w:t xml:space="preserve">e </w:t>
      </w:r>
      <w:ins w:id="686" w:author="Jenny Sjaarda" w:date="2022-04-11T21:18:00Z">
        <w:r w:rsidR="002F2FC7">
          <w:rPr>
            <w:rFonts w:ascii="Helvetica" w:hAnsi="Helvetica"/>
            <w:lang w:val="en-GB"/>
          </w:rPr>
          <w:t xml:space="preserve">also </w:t>
        </w:r>
      </w:ins>
      <w:r w:rsidRPr="0081577A">
        <w:rPr>
          <w:rFonts w:ascii="Helvetica" w:hAnsi="Helvetica"/>
          <w:lang w:val="en-GB"/>
        </w:rPr>
        <w:t xml:space="preserve">examined </w:t>
      </w:r>
      <w:r w:rsidR="004A32F6" w:rsidRPr="0081577A">
        <w:rPr>
          <w:rFonts w:ascii="Helvetica" w:hAnsi="Helvetica"/>
          <w:lang w:val="en-GB"/>
        </w:rPr>
        <w:t xml:space="preserve">the </w:t>
      </w:r>
      <w:r w:rsidR="00874B84" w:rsidRPr="0081577A">
        <w:rPr>
          <w:rFonts w:ascii="Helvetica" w:hAnsi="Helvetica"/>
          <w:lang w:val="en-GB"/>
        </w:rPr>
        <w:t xml:space="preserve">Pearson </w:t>
      </w:r>
      <w:r w:rsidRPr="0081577A">
        <w:rPr>
          <w:rFonts w:ascii="Helvetica" w:hAnsi="Helvetica"/>
          <w:lang w:val="en-GB"/>
        </w:rPr>
        <w:t xml:space="preserve">phenotypic correlation </w:t>
      </w:r>
      <w:r w:rsidR="00874B84" w:rsidRPr="0081577A">
        <w:rPr>
          <w:rFonts w:ascii="Helvetica" w:hAnsi="Helvetica"/>
          <w:lang w:val="en-GB"/>
        </w:rPr>
        <w:t>within</w:t>
      </w:r>
      <w:r w:rsidRPr="0081577A">
        <w:rPr>
          <w:rFonts w:ascii="Helvetica" w:hAnsi="Helvetica"/>
          <w:lang w:val="en-GB"/>
        </w:rPr>
        <w:t xml:space="preserve"> the </w:t>
      </w:r>
      <w:r w:rsidR="00874B84" w:rsidRPr="0081577A">
        <w:rPr>
          <w:rFonts w:ascii="Helvetica" w:hAnsi="Helvetica"/>
          <w:lang w:val="en-GB"/>
        </w:rPr>
        <w:t xml:space="preserve">different </w:t>
      </w:r>
      <w:r w:rsidRPr="0081577A">
        <w:rPr>
          <w:rFonts w:ascii="Helvetica" w:hAnsi="Helvetica"/>
          <w:lang w:val="en-GB"/>
        </w:rPr>
        <w:t xml:space="preserve">bins and assessed for the presence of a trend, </w:t>
      </w:r>
      <w:del w:id="687" w:author="Jenny Sjaarda" w:date="2022-04-11T14:25:00Z">
        <w:r w:rsidRPr="0081577A" w:rsidDel="00BF2F9C">
          <w:rPr>
            <w:rFonts w:ascii="Helvetica" w:hAnsi="Helvetica"/>
            <w:lang w:val="en-GB"/>
          </w:rPr>
          <w:delText xml:space="preserve">again </w:delText>
        </w:r>
      </w:del>
      <w:r w:rsidRPr="0081577A">
        <w:rPr>
          <w:rFonts w:ascii="Helvetica" w:hAnsi="Helvetica"/>
          <w:lang w:val="en-GB"/>
        </w:rPr>
        <w:t xml:space="preserve">using linear models (phenotypic correlation versus median bin). </w:t>
      </w:r>
      <w:del w:id="688" w:author="Jenny Sjaarda" w:date="2022-04-11T14:26:00Z">
        <w:r w:rsidR="00874B84" w:rsidRPr="0081577A" w:rsidDel="00BF2F9C">
          <w:rPr>
            <w:rFonts w:ascii="Helvetica" w:hAnsi="Helvetica"/>
            <w:lang w:val="en-GB"/>
          </w:rPr>
          <w:delText>After adjusting for number of tests (</w:delText>
        </w:r>
        <w:r w:rsidR="00874B84" w:rsidRPr="0081577A" w:rsidDel="00BF2F9C">
          <w:rPr>
            <w:rFonts w:ascii="Helvetica" w:hAnsi="Helvetica"/>
            <w:i/>
            <w:iCs/>
            <w:lang w:val="en-GB"/>
          </w:rPr>
          <w:delText xml:space="preserve">p </w:delText>
        </w:r>
        <w:r w:rsidR="00874B84" w:rsidRPr="0081577A" w:rsidDel="00BF2F9C">
          <w:rPr>
            <w:rFonts w:ascii="Helvetica" w:hAnsi="Helvetica"/>
            <w:lang w:val="en-GB"/>
          </w:rPr>
          <w:delText xml:space="preserve">&lt; 0.05/29), we identified </w:delText>
        </w:r>
      </w:del>
      <w:ins w:id="689" w:author="Jenny Sjaarda" w:date="2022-04-11T14:26:00Z">
        <w:r w:rsidR="00BF2F9C">
          <w:rPr>
            <w:rFonts w:ascii="Helvetica" w:hAnsi="Helvetica"/>
            <w:lang w:val="en-GB"/>
          </w:rPr>
          <w:t>T</w:t>
        </w:r>
      </w:ins>
      <w:del w:id="690" w:author="Jenny Sjaarda" w:date="2022-04-11T14:26:00Z">
        <w:r w:rsidR="00874B84" w:rsidRPr="0081577A" w:rsidDel="00BF2F9C">
          <w:rPr>
            <w:rFonts w:ascii="Helvetica" w:hAnsi="Helvetica"/>
            <w:lang w:val="en-GB"/>
          </w:rPr>
          <w:delText>t</w:delText>
        </w:r>
      </w:del>
      <w:r w:rsidR="00874B84" w:rsidRPr="0081577A">
        <w:rPr>
          <w:rFonts w:ascii="Helvetica" w:hAnsi="Helvetica"/>
          <w:lang w:val="en-GB"/>
        </w:rPr>
        <w:t xml:space="preserve">wo traits which showed a significant </w:t>
      </w:r>
      <w:ins w:id="691" w:author="Jenny Sjaarda" w:date="2022-04-11T14:26:00Z">
        <w:r w:rsidR="00BF2F9C">
          <w:rPr>
            <w:rFonts w:ascii="Helvetica" w:hAnsi="Helvetica"/>
            <w:lang w:val="en-GB"/>
          </w:rPr>
          <w:t xml:space="preserve">(p &lt; 0.05/29) </w:t>
        </w:r>
      </w:ins>
      <w:r w:rsidR="00874B84" w:rsidRPr="0081577A">
        <w:rPr>
          <w:rFonts w:ascii="Helvetica" w:hAnsi="Helvetica"/>
          <w:lang w:val="en-GB"/>
        </w:rPr>
        <w:t>trend across the bins according to time-spent-together</w:t>
      </w:r>
      <w:r w:rsidR="005E3A45" w:rsidRPr="0081577A">
        <w:rPr>
          <w:rFonts w:ascii="Helvetica" w:hAnsi="Helvetica"/>
          <w:lang w:val="en-GB"/>
        </w:rPr>
        <w:t xml:space="preserve">, namely body fat percentage and hand grip strength (right). In both cases, the correlation decreased as time-spent-together increased. We found </w:t>
      </w:r>
      <w:r w:rsidR="00874B84" w:rsidRPr="0081577A">
        <w:rPr>
          <w:rFonts w:ascii="Helvetica" w:hAnsi="Helvetica"/>
          <w:lang w:val="en-GB"/>
        </w:rPr>
        <w:t>another two trait</w:t>
      </w:r>
      <w:r w:rsidR="005E3A45" w:rsidRPr="0081577A">
        <w:rPr>
          <w:rFonts w:ascii="Helvetica" w:hAnsi="Helvetica"/>
          <w:lang w:val="en-GB"/>
        </w:rPr>
        <w:t>s</w:t>
      </w:r>
      <w:r w:rsidR="00874B84" w:rsidRPr="0081577A">
        <w:rPr>
          <w:rFonts w:ascii="Helvetica" w:hAnsi="Helvetica"/>
          <w:lang w:val="en-GB"/>
        </w:rPr>
        <w:t xml:space="preserve"> which </w:t>
      </w:r>
      <w:del w:id="692" w:author="Jenny Sjaarda" w:date="2022-04-11T22:07:00Z">
        <w:r w:rsidR="00874B84" w:rsidRPr="0081577A" w:rsidDel="00C92294">
          <w:rPr>
            <w:rFonts w:ascii="Helvetica" w:hAnsi="Helvetica"/>
            <w:lang w:val="en-GB"/>
          </w:rPr>
          <w:delText xml:space="preserve">were </w:delText>
        </w:r>
      </w:del>
      <w:r w:rsidR="00874B84" w:rsidRPr="0081577A">
        <w:rPr>
          <w:rFonts w:ascii="Helvetica" w:hAnsi="Helvetica"/>
          <w:lang w:val="en-GB"/>
        </w:rPr>
        <w:t>showed a significant trend across the bins by median age</w:t>
      </w:r>
      <w:r w:rsidR="005E3A45" w:rsidRPr="0081577A">
        <w:rPr>
          <w:rFonts w:ascii="Helvetica" w:hAnsi="Helvetica"/>
          <w:lang w:val="en-GB"/>
        </w:rPr>
        <w:t xml:space="preserve">, </w:t>
      </w:r>
      <w:ins w:id="693" w:author="Jenny Sjaarda" w:date="2022-04-11T14:27:00Z">
        <w:r w:rsidR="00BF2F9C">
          <w:rPr>
            <w:rFonts w:ascii="Helvetica" w:hAnsi="Helvetica"/>
            <w:lang w:val="en-GB"/>
          </w:rPr>
          <w:t xml:space="preserve">namely </w:t>
        </w:r>
      </w:ins>
      <w:r w:rsidR="005E3A45" w:rsidRPr="0081577A">
        <w:rPr>
          <w:rFonts w:ascii="Helvetica" w:hAnsi="Helvetica"/>
          <w:lang w:val="en-GB"/>
        </w:rPr>
        <w:t>smoking status: previous and aspirin use</w:t>
      </w:r>
      <w:r w:rsidR="00874B84" w:rsidRPr="0081577A">
        <w:rPr>
          <w:rFonts w:ascii="Helvetica" w:hAnsi="Helvetica"/>
          <w:lang w:val="en-GB"/>
        </w:rPr>
        <w:t>.</w:t>
      </w:r>
      <w:r w:rsidR="005E3A45" w:rsidRPr="0081577A">
        <w:rPr>
          <w:rFonts w:ascii="Helvetica" w:hAnsi="Helvetica"/>
          <w:lang w:val="en-GB"/>
        </w:rPr>
        <w:t xml:space="preserve"> In this case, for both phenotypes, the slope increased as age median-age increased</w:t>
      </w:r>
      <w:r w:rsidR="004B4771" w:rsidRPr="0081577A">
        <w:rPr>
          <w:rFonts w:ascii="Helvetica" w:hAnsi="Helvetica"/>
          <w:lang w:val="en-GB"/>
        </w:rPr>
        <w:t xml:space="preserve"> (Figure 6</w:t>
      </w:r>
      <w:r w:rsidR="00997E6F" w:rsidRPr="0081577A">
        <w:rPr>
          <w:rFonts w:ascii="Helvetica" w:hAnsi="Helvetica"/>
          <w:lang w:val="en-GB"/>
        </w:rPr>
        <w:t xml:space="preserve"> and </w:t>
      </w:r>
      <w:r w:rsidR="00B15545" w:rsidRPr="007344CF">
        <w:rPr>
          <w:rFonts w:ascii="Helvetica" w:hAnsi="Helvetica"/>
          <w:lang w:val="en-GB"/>
        </w:rPr>
        <w:t xml:space="preserve">Supplementary </w:t>
      </w:r>
      <w:r w:rsidR="00997E6F" w:rsidRPr="007344CF">
        <w:rPr>
          <w:rFonts w:ascii="Helvetica" w:hAnsi="Helvetica"/>
          <w:lang w:val="en-GB"/>
        </w:rPr>
        <w:t xml:space="preserve">Table </w:t>
      </w:r>
      <w:r w:rsidR="007344CF" w:rsidRPr="007344CF">
        <w:rPr>
          <w:rFonts w:ascii="Helvetica" w:hAnsi="Helvetica"/>
          <w:lang w:val="en-GB"/>
        </w:rPr>
        <w:t>5</w:t>
      </w:r>
      <w:r w:rsidR="004B4771" w:rsidRPr="0081577A">
        <w:rPr>
          <w:rFonts w:ascii="Helvetica" w:hAnsi="Helvetica"/>
          <w:lang w:val="en-GB"/>
        </w:rPr>
        <w:t>)</w:t>
      </w:r>
      <w:r w:rsidR="005E3A45" w:rsidRPr="0081577A">
        <w:rPr>
          <w:rFonts w:ascii="Helvetica" w:hAnsi="Helvetica"/>
          <w:lang w:val="en-GB"/>
        </w:rPr>
        <w:t xml:space="preserve">. </w:t>
      </w:r>
      <w:del w:id="694" w:author="Jenny Sjaarda" w:date="2022-04-11T14:27:00Z">
        <w:r w:rsidR="005E3A45" w:rsidRPr="0081577A" w:rsidDel="00BF2F9C">
          <w:rPr>
            <w:rFonts w:ascii="Helvetica" w:hAnsi="Helvetica"/>
            <w:lang w:val="en-GB"/>
          </w:rPr>
          <w:delText xml:space="preserve">We found </w:delText>
        </w:r>
      </w:del>
      <w:ins w:id="695" w:author="Jenny Sjaarda" w:date="2022-04-11T14:27:00Z">
        <w:r w:rsidR="00BF2F9C">
          <w:rPr>
            <w:rFonts w:ascii="Helvetica" w:hAnsi="Helvetica"/>
            <w:lang w:val="en-GB"/>
          </w:rPr>
          <w:t>C</w:t>
        </w:r>
      </w:ins>
      <w:del w:id="696" w:author="Jenny Sjaarda" w:date="2022-04-11T14:27:00Z">
        <w:r w:rsidR="005E3A45" w:rsidRPr="0081577A" w:rsidDel="00BF2F9C">
          <w:rPr>
            <w:rFonts w:ascii="Helvetica" w:hAnsi="Helvetica"/>
            <w:lang w:val="en-GB"/>
          </w:rPr>
          <w:delText>c</w:delText>
        </w:r>
      </w:del>
      <w:r w:rsidR="005E3A45" w:rsidRPr="0081577A">
        <w:rPr>
          <w:rFonts w:ascii="Helvetica" w:hAnsi="Helvetica"/>
          <w:lang w:val="en-GB"/>
        </w:rPr>
        <w:t xml:space="preserve">onsistent </w:t>
      </w:r>
      <w:del w:id="697" w:author="Jenny Sjaarda" w:date="2022-04-11T14:27:00Z">
        <w:r w:rsidR="005E3A45" w:rsidRPr="0081577A" w:rsidDel="00BF2F9C">
          <w:rPr>
            <w:rFonts w:ascii="Helvetica" w:hAnsi="Helvetica"/>
            <w:lang w:val="en-GB"/>
          </w:rPr>
          <w:delText xml:space="preserve">findings </w:delText>
        </w:r>
      </w:del>
      <w:ins w:id="698" w:author="Jenny Sjaarda" w:date="2022-04-11T14:27:00Z">
        <w:r w:rsidR="00BF2F9C">
          <w:rPr>
            <w:rFonts w:ascii="Helvetica" w:hAnsi="Helvetica"/>
            <w:lang w:val="en-GB"/>
          </w:rPr>
          <w:t>results were found</w:t>
        </w:r>
        <w:r w:rsidR="00BF2F9C" w:rsidRPr="0081577A">
          <w:rPr>
            <w:rFonts w:ascii="Helvetica" w:hAnsi="Helvetica"/>
            <w:lang w:val="en-GB"/>
          </w:rPr>
          <w:t xml:space="preserve"> </w:t>
        </w:r>
      </w:ins>
      <w:r w:rsidR="005E3A45" w:rsidRPr="0081577A">
        <w:rPr>
          <w:rFonts w:ascii="Helvetica" w:hAnsi="Helvetica"/>
          <w:lang w:val="en-GB"/>
        </w:rPr>
        <w:t xml:space="preserve">using </w:t>
      </w:r>
      <w:del w:id="699" w:author="Jenny Sjaarda" w:date="2022-04-11T14:27:00Z">
        <w:r w:rsidR="00183589" w:rsidRPr="0081577A" w:rsidDel="00BF2F9C">
          <w:rPr>
            <w:rFonts w:ascii="Helvetica" w:hAnsi="Helvetica"/>
            <w:lang w:val="en-GB"/>
          </w:rPr>
          <w:delText xml:space="preserve">the </w:delText>
        </w:r>
      </w:del>
      <w:r w:rsidR="005E3A45" w:rsidRPr="0081577A">
        <w:rPr>
          <w:rFonts w:ascii="Helvetica" w:hAnsi="Helvetica"/>
          <w:lang w:val="en-GB"/>
        </w:rPr>
        <w:t>Spearman correlation</w:t>
      </w:r>
      <w:r w:rsidR="004B4771" w:rsidRPr="0081577A">
        <w:rPr>
          <w:rFonts w:ascii="Helvetica" w:hAnsi="Helvetica"/>
          <w:lang w:val="en-GB"/>
        </w:rPr>
        <w:t xml:space="preserve"> (all </w:t>
      </w:r>
      <w:r w:rsidR="004B4771" w:rsidRPr="0081577A">
        <w:rPr>
          <w:rFonts w:ascii="Helvetica" w:hAnsi="Helvetica"/>
          <w:i/>
          <w:iCs/>
          <w:lang w:val="en-GB"/>
        </w:rPr>
        <w:t>p</w:t>
      </w:r>
      <w:r w:rsidR="004B4771" w:rsidRPr="0081577A">
        <w:rPr>
          <w:rFonts w:ascii="Helvetica" w:hAnsi="Helvetica"/>
          <w:lang w:val="en-GB"/>
        </w:rPr>
        <w:t xml:space="preserve"> &lt; 0.05/29)</w:t>
      </w:r>
      <w:r w:rsidR="005E3A45" w:rsidRPr="0081577A">
        <w:rPr>
          <w:rFonts w:ascii="Helvetica" w:hAnsi="Helvetica"/>
          <w:lang w:val="en-GB"/>
        </w:rPr>
        <w:t xml:space="preserve">. </w:t>
      </w:r>
    </w:p>
    <w:p w14:paraId="1F9B3DAF" w14:textId="09AD4836" w:rsidR="004E1A6F" w:rsidRDefault="00276DDC" w:rsidP="002B237D">
      <w:pPr>
        <w:jc w:val="both"/>
        <w:rPr>
          <w:rFonts w:ascii="Helvetica" w:hAnsi="Helvetica"/>
          <w:lang w:val="en-GB"/>
        </w:rPr>
      </w:pPr>
      <w:commentRangeStart w:id="700"/>
      <w:ins w:id="701" w:author="Jenny Sjaarda" w:date="2022-04-12T08:53:00Z">
        <w:r>
          <w:rPr>
            <w:rFonts w:ascii="Helvetica" w:hAnsi="Helvetica"/>
            <w:noProof/>
            <w:lang w:val="en-GB"/>
          </w:rPr>
          <w:lastRenderedPageBreak/>
          <w:drawing>
            <wp:inline distT="0" distB="0" distL="0" distR="0" wp14:anchorId="57B7F75D" wp14:editId="7B7596A0">
              <wp:extent cx="5943600" cy="5943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700"/>
        <w:r>
          <w:rPr>
            <w:rStyle w:val="CommentReference"/>
            <w:rFonts w:asciiTheme="minorHAnsi" w:eastAsiaTheme="minorHAnsi" w:hAnsiTheme="minorHAnsi" w:cstheme="minorBidi"/>
          </w:rPr>
          <w:commentReference w:id="700"/>
        </w:r>
      </w:ins>
    </w:p>
    <w:p w14:paraId="4915678F" w14:textId="530C545F" w:rsidR="00DE17C1" w:rsidRPr="0081577A" w:rsidRDefault="00DE17C1" w:rsidP="00DE17C1">
      <w:pPr>
        <w:rPr>
          <w:lang w:val="en-GB"/>
        </w:rPr>
      </w:pPr>
      <w:del w:id="702" w:author="Jenny Sjaarda" w:date="2022-04-12T08:53:00Z">
        <w:r w:rsidRPr="0081577A" w:rsidDel="00276DDC">
          <w:rPr>
            <w:lang w:val="en-GB"/>
          </w:rPr>
          <w:lastRenderedPageBreak/>
          <w:fldChar w:fldCharType="begin"/>
        </w:r>
        <w:r w:rsidRPr="0081577A" w:rsidDel="00276DDC">
          <w:rPr>
            <w:lang w:val="en-GB"/>
          </w:rPr>
          <w:delInstrText xml:space="preserve"> INCLUDEPICTURE "http://localhost:4321/plots/d8eeaaeb8b77669f381dbeeae0010ffe.png" \* MERGEFORMATINET </w:delInstrText>
        </w:r>
        <w:r w:rsidRPr="0081577A" w:rsidDel="00276DDC">
          <w:rPr>
            <w:lang w:val="en-GB"/>
          </w:rPr>
          <w:fldChar w:fldCharType="separate"/>
        </w:r>
        <w:r w:rsidRPr="0081577A" w:rsidDel="00276DDC">
          <w:rPr>
            <w:noProof/>
            <w:lang w:val="en-GB"/>
          </w:rPr>
          <w:drawing>
            <wp:inline distT="0" distB="0" distL="0" distR="0" wp14:anchorId="12BD1B2E" wp14:editId="7BC8818F">
              <wp:extent cx="5943600" cy="59436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81577A" w:rsidDel="00276DDC">
          <w:rPr>
            <w:lang w:val="en-GB"/>
          </w:rPr>
          <w:fldChar w:fldCharType="end"/>
        </w:r>
      </w:del>
    </w:p>
    <w:p w14:paraId="5532A3A7" w14:textId="76B25A08" w:rsidR="00DE17C1" w:rsidRPr="00D17895" w:rsidRDefault="00DE17C1" w:rsidP="00DE17C1">
      <w:pPr>
        <w:rPr>
          <w:rFonts w:ascii="Helvetica" w:hAnsi="Helvetica"/>
          <w:b/>
          <w:bCs/>
          <w:lang w:val="en-GB"/>
        </w:rPr>
      </w:pPr>
      <w:r w:rsidRPr="00D17895">
        <w:rPr>
          <w:rFonts w:ascii="Helvetica" w:hAnsi="Helvetica"/>
          <w:b/>
          <w:bCs/>
          <w:lang w:val="en-GB"/>
        </w:rPr>
        <w:t xml:space="preserve">Figure 6: </w:t>
      </w:r>
      <w:r w:rsidRPr="00D17895">
        <w:rPr>
          <w:rFonts w:ascii="Helvetica" w:hAnsi="Helvetica"/>
          <w:lang w:val="en-GB"/>
        </w:rPr>
        <w:t xml:space="preserve">Scatter plots show the phenotypic correlation among couples within different bins. Couples were binned by </w:t>
      </w:r>
      <w:ins w:id="703" w:author="Jenny Sjaarda" w:date="2022-04-12T08:44:00Z">
        <w:r w:rsidR="00F46451" w:rsidRPr="00D17895">
          <w:rPr>
            <w:rFonts w:ascii="Helvetica" w:hAnsi="Helvetica"/>
            <w:lang w:val="en-GB"/>
          </w:rPr>
          <w:t>time-spent-together (proxied by the time lived at same household, panel</w:t>
        </w:r>
        <w:r w:rsidR="00F46451">
          <w:rPr>
            <w:rFonts w:ascii="Helvetica" w:hAnsi="Helvetica"/>
            <w:lang w:val="en-GB"/>
          </w:rPr>
          <w:t>s</w:t>
        </w:r>
        <w:r w:rsidR="00F46451" w:rsidRPr="00D17895">
          <w:rPr>
            <w:rFonts w:ascii="Helvetica" w:hAnsi="Helvetica"/>
            <w:lang w:val="en-GB"/>
          </w:rPr>
          <w:t xml:space="preserve"> </w:t>
        </w:r>
        <w:r w:rsidR="00F46451">
          <w:rPr>
            <w:rFonts w:ascii="Helvetica" w:hAnsi="Helvetica"/>
            <w:lang w:val="en-GB"/>
          </w:rPr>
          <w:t>A</w:t>
        </w:r>
        <w:r w:rsidR="00F46451" w:rsidRPr="00D17895">
          <w:rPr>
            <w:rFonts w:ascii="Helvetica" w:hAnsi="Helvetica"/>
            <w:lang w:val="en-GB"/>
          </w:rPr>
          <w:t xml:space="preserve"> and </w:t>
        </w:r>
        <w:r w:rsidR="00F46451">
          <w:rPr>
            <w:rFonts w:ascii="Helvetica" w:hAnsi="Helvetica"/>
            <w:lang w:val="en-GB"/>
          </w:rPr>
          <w:t>B</w:t>
        </w:r>
        <w:r w:rsidR="00F46451" w:rsidRPr="00D17895">
          <w:rPr>
            <w:rFonts w:ascii="Helvetica" w:hAnsi="Helvetica"/>
            <w:lang w:val="en-GB"/>
          </w:rPr>
          <w:t>)</w:t>
        </w:r>
        <w:r w:rsidR="00F46451">
          <w:rPr>
            <w:rFonts w:ascii="Helvetica" w:hAnsi="Helvetica"/>
            <w:lang w:val="en-GB"/>
          </w:rPr>
          <w:t xml:space="preserve"> and </w:t>
        </w:r>
      </w:ins>
      <w:r w:rsidRPr="00D17895">
        <w:rPr>
          <w:rFonts w:ascii="Helvetica" w:hAnsi="Helvetica"/>
          <w:lang w:val="en-GB"/>
        </w:rPr>
        <w:t>median age (panel</w:t>
      </w:r>
      <w:ins w:id="704" w:author="Jenny Sjaarda" w:date="2022-04-12T08:44:00Z">
        <w:r w:rsidR="00F46451">
          <w:rPr>
            <w:rFonts w:ascii="Helvetica" w:hAnsi="Helvetica"/>
            <w:lang w:val="en-GB"/>
          </w:rPr>
          <w:t>s</w:t>
        </w:r>
      </w:ins>
      <w:r w:rsidRPr="00D17895">
        <w:rPr>
          <w:rFonts w:ascii="Helvetica" w:hAnsi="Helvetica"/>
          <w:lang w:val="en-GB"/>
        </w:rPr>
        <w:t xml:space="preserve"> </w:t>
      </w:r>
      <w:ins w:id="705" w:author="Jenny Sjaarda" w:date="2022-04-12T08:44:00Z">
        <w:r w:rsidR="00F46451">
          <w:rPr>
            <w:rFonts w:ascii="Helvetica" w:hAnsi="Helvetica"/>
            <w:lang w:val="en-GB"/>
          </w:rPr>
          <w:t>C</w:t>
        </w:r>
      </w:ins>
      <w:del w:id="706" w:author="Jenny Sjaarda" w:date="2022-04-12T08:43:00Z">
        <w:r w:rsidRPr="00D17895" w:rsidDel="00F46451">
          <w:rPr>
            <w:rFonts w:ascii="Helvetica" w:hAnsi="Helvetica"/>
            <w:lang w:val="en-GB"/>
          </w:rPr>
          <w:delText>a</w:delText>
        </w:r>
      </w:del>
      <w:r w:rsidRPr="00D17895">
        <w:rPr>
          <w:rFonts w:ascii="Helvetica" w:hAnsi="Helvetica"/>
          <w:lang w:val="en-GB"/>
        </w:rPr>
        <w:t xml:space="preserve"> and </w:t>
      </w:r>
      <w:ins w:id="707" w:author="Jenny Sjaarda" w:date="2022-04-12T08:44:00Z">
        <w:r w:rsidR="00F46451">
          <w:rPr>
            <w:rFonts w:ascii="Helvetica" w:hAnsi="Helvetica"/>
            <w:lang w:val="en-GB"/>
          </w:rPr>
          <w:t>D</w:t>
        </w:r>
      </w:ins>
      <w:del w:id="708" w:author="Jenny Sjaarda" w:date="2022-04-12T08:43:00Z">
        <w:r w:rsidRPr="00D17895" w:rsidDel="00F46451">
          <w:rPr>
            <w:rFonts w:ascii="Helvetica" w:hAnsi="Helvetica"/>
            <w:lang w:val="en-GB"/>
          </w:rPr>
          <w:delText>b</w:delText>
        </w:r>
      </w:del>
      <w:r w:rsidRPr="00D17895">
        <w:rPr>
          <w:rFonts w:ascii="Helvetica" w:hAnsi="Helvetica"/>
          <w:lang w:val="en-GB"/>
        </w:rPr>
        <w:t xml:space="preserve">) </w:t>
      </w:r>
      <w:del w:id="709" w:author="Jenny Sjaarda" w:date="2022-04-12T08:44:00Z">
        <w:r w:rsidRPr="00D17895" w:rsidDel="00F46451">
          <w:rPr>
            <w:rFonts w:ascii="Helvetica" w:hAnsi="Helvetica"/>
            <w:lang w:val="en-GB"/>
          </w:rPr>
          <w:delText>and time-spent-together (proxied by the time lived at same household, panel c and d)</w:delText>
        </w:r>
      </w:del>
      <w:r w:rsidRPr="00D17895">
        <w:rPr>
          <w:rFonts w:ascii="Helvetica" w:hAnsi="Helvetica"/>
          <w:lang w:val="en-GB"/>
        </w:rPr>
        <w:t>.</w:t>
      </w:r>
    </w:p>
    <w:p w14:paraId="6102F247" w14:textId="77777777" w:rsidR="00DE17C1" w:rsidRPr="0081577A" w:rsidRDefault="00DE17C1" w:rsidP="002B237D">
      <w:pPr>
        <w:jc w:val="both"/>
        <w:rPr>
          <w:rFonts w:ascii="Helvetica" w:hAnsi="Helvetica"/>
          <w:lang w:val="en-GB"/>
        </w:rPr>
      </w:pPr>
    </w:p>
    <w:p w14:paraId="219A2423" w14:textId="6BFD80B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Identification of </w:t>
      </w:r>
      <w:r w:rsidR="00E46D98" w:rsidRPr="0081577A">
        <w:rPr>
          <w:rFonts w:ascii="Helvetica" w:hAnsi="Helvetica" w:cs="Arial"/>
          <w:color w:val="2F5496"/>
          <w:sz w:val="26"/>
          <w:szCs w:val="26"/>
          <w:lang w:val="en-GB"/>
        </w:rPr>
        <w:t>underlying mechanisms for cross-trait assortment</w:t>
      </w:r>
    </w:p>
    <w:p w14:paraId="433C9354" w14:textId="6E9BBC66" w:rsidR="001B04CE" w:rsidRPr="009546DE" w:rsidRDefault="004E1A6F" w:rsidP="002B237D">
      <w:pPr>
        <w:spacing w:before="40" w:after="120"/>
        <w:jc w:val="both"/>
        <w:outlineLvl w:val="1"/>
        <w:rPr>
          <w:rFonts w:ascii="Helvetica" w:hAnsi="Helvetica"/>
          <w:color w:val="000000"/>
        </w:rPr>
      </w:pPr>
      <w:r w:rsidRPr="0081577A">
        <w:rPr>
          <w:rFonts w:ascii="Helvetica" w:hAnsi="Helvetica"/>
          <w:color w:val="000000"/>
          <w:lang w:val="en-GB"/>
        </w:rPr>
        <w:t xml:space="preserve">We sought to </w:t>
      </w:r>
      <w:ins w:id="710" w:author="Jenny Sjaarda" w:date="2022-04-11T21:18:00Z">
        <w:r w:rsidR="0014201A">
          <w:rPr>
            <w:rFonts w:ascii="Helvetica" w:hAnsi="Helvetica"/>
            <w:color w:val="000000"/>
            <w:lang w:val="en-GB"/>
          </w:rPr>
          <w:t xml:space="preserve">identify the mechanisms underlying AM by comparing </w:t>
        </w:r>
      </w:ins>
      <w:del w:id="711" w:author="Jenny Sjaarda" w:date="2022-04-11T21:18:00Z">
        <w:r w:rsidRPr="0081577A" w:rsidDel="0014201A">
          <w:rPr>
            <w:rFonts w:ascii="Helvetica" w:hAnsi="Helvetica"/>
            <w:color w:val="000000"/>
            <w:lang w:val="en-GB"/>
          </w:rPr>
          <w:delText xml:space="preserve">compare </w:delText>
        </w:r>
      </w:del>
      <w:r w:rsidRPr="0081577A">
        <w:rPr>
          <w:rFonts w:ascii="Helvetica" w:hAnsi="Helvetica"/>
          <w:color w:val="000000"/>
          <w:lang w:val="en-GB"/>
        </w:rPr>
        <w:t>three estimated paths from a phenotype in the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to another </w:t>
      </w:r>
      <w:r w:rsidR="00E46D98" w:rsidRPr="0081577A">
        <w:rPr>
          <w:rFonts w:ascii="Helvetica" w:hAnsi="Helvetica"/>
          <w:color w:val="000000"/>
          <w:lang w:val="en-GB"/>
        </w:rPr>
        <w:t>phenotype</w:t>
      </w:r>
      <w:r w:rsidRPr="0081577A">
        <w:rPr>
          <w:rFonts w:ascii="Helvetica" w:hAnsi="Helvetica"/>
          <w:color w:val="000000"/>
          <w:lang w:val="en-GB"/>
        </w:rPr>
        <w:t xml:space="preserve"> in its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as illustrated in </w:t>
      </w:r>
      <w:r w:rsidR="008734A9" w:rsidRPr="0081577A">
        <w:rPr>
          <w:rFonts w:ascii="Helvetica" w:hAnsi="Helvetica"/>
          <w:color w:val="000000"/>
          <w:lang w:val="en-GB"/>
        </w:rPr>
        <w:t>F</w:t>
      </w:r>
      <w:r w:rsidRPr="0081577A">
        <w:rPr>
          <w:rFonts w:ascii="Helvetica" w:hAnsi="Helvetica"/>
          <w:color w:val="000000"/>
          <w:lang w:val="en-GB"/>
        </w:rPr>
        <w:t>igure</w:t>
      </w:r>
      <w:r w:rsidR="008734A9" w:rsidRPr="0081577A">
        <w:rPr>
          <w:rFonts w:ascii="Helvetica" w:hAnsi="Helvetica"/>
          <w:color w:val="000000"/>
          <w:lang w:val="en-GB"/>
        </w:rPr>
        <w:t xml:space="preserve"> </w:t>
      </w:r>
      <w:r w:rsidR="00967CBC">
        <w:rPr>
          <w:rFonts w:ascii="Helvetica" w:hAnsi="Helvetica"/>
          <w:color w:val="000000"/>
          <w:lang w:val="en-GB"/>
        </w:rPr>
        <w:t>1b</w:t>
      </w:r>
      <w:r w:rsidR="008734A9" w:rsidRPr="0081577A">
        <w:rPr>
          <w:rFonts w:ascii="Helvetica" w:hAnsi="Helvetica"/>
          <w:color w:val="000000"/>
          <w:lang w:val="en-GB"/>
        </w:rPr>
        <w:t xml:space="preserve">. </w:t>
      </w:r>
      <w:r w:rsidRPr="0081577A">
        <w:rPr>
          <w:rFonts w:ascii="Helvetica" w:hAnsi="Helvetica"/>
          <w:color w:val="000000"/>
          <w:lang w:val="en-GB"/>
        </w:rPr>
        <w:t xml:space="preserve">The total causal effect between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(denoted by </w:t>
      </w:r>
      <m:oMath>
        <m:r>
          <w:rPr>
            <w:rFonts w:ascii="Cambria Math" w:hAnsi="Cambria Math"/>
            <w:color w:val="000000"/>
            <w:lang w:val="en-GB"/>
          </w:rPr>
          <m:t>ω</m:t>
        </m:r>
      </m:oMath>
      <w:r w:rsidRPr="0081577A">
        <w:rPr>
          <w:rFonts w:ascii="Helvetica" w:hAnsi="Helvetica"/>
          <w:color w:val="000000"/>
          <w:lang w:val="en-GB"/>
        </w:rPr>
        <w:t xml:space="preserve">) can be split up into three components: </w:t>
      </w:r>
      <w:ins w:id="712" w:author="Jenny Sjaarda" w:date="2022-04-11T21:19:00Z">
        <w:r w:rsidR="0014201A">
          <w:rPr>
            <w:rFonts w:ascii="Helvetica" w:hAnsi="Helvetica"/>
            <w:color w:val="000000"/>
            <w:lang w:val="en-GB"/>
          </w:rPr>
          <w:t>(</w:t>
        </w:r>
      </w:ins>
      <w:proofErr w:type="spellStart"/>
      <w:ins w:id="713" w:author="Jenny Sjaarda" w:date="2022-04-11T15:32:00Z">
        <w:r w:rsidR="00922448">
          <w:rPr>
            <w:rFonts w:ascii="Helvetica" w:hAnsi="Helvetica"/>
            <w:color w:val="000000"/>
            <w:lang w:val="en-GB"/>
          </w:rPr>
          <w:t>i</w:t>
        </w:r>
      </w:ins>
      <w:proofErr w:type="spellEnd"/>
      <w:del w:id="714" w:author="Jenny Sjaarda" w:date="2022-04-11T15:32:00Z">
        <w:r w:rsidRPr="0081577A" w:rsidDel="00922448">
          <w:rPr>
            <w:rFonts w:ascii="Helvetica" w:hAnsi="Helvetica"/>
            <w:color w:val="000000"/>
            <w:lang w:val="en-GB"/>
          </w:rPr>
          <w:delText>1</w:delText>
        </w:r>
      </w:del>
      <w:r w:rsidRPr="0081577A">
        <w:rPr>
          <w:rFonts w:ascii="Helvetica" w:hAnsi="Helvetica"/>
          <w:color w:val="000000"/>
          <w:lang w:val="en-GB"/>
        </w:rPr>
        <w:t xml:space="preserve">) assortative mating through </w:t>
      </w:r>
      <m:oMath>
        <m:r>
          <w:rPr>
            <w:rFonts w:ascii="Cambria Math" w:hAnsi="Cambria Math"/>
            <w:color w:val="000000"/>
            <w:lang w:val="en-GB"/>
          </w:rPr>
          <m:t>X</m:t>
        </m:r>
      </m:oMath>
      <w:r w:rsidRPr="0081577A">
        <w:rPr>
          <w:rFonts w:ascii="Helvetica" w:hAnsi="Helvetica"/>
          <w:color w:val="000000"/>
          <w:lang w:val="en-GB"/>
        </w:rPr>
        <w:t xml:space="preserve"> (i.e.</w:t>
      </w:r>
      <w:r w:rsidR="00B95CD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del w:id="715" w:author="Jenny Sjaarda" w:date="2022-04-11T15:32:00Z">
        <w:r w:rsidRPr="0081577A" w:rsidDel="00922448">
          <w:rPr>
            <w:rFonts w:ascii="Helvetica" w:hAnsi="Helvetica"/>
            <w:color w:val="000000"/>
            <w:lang w:val="en-GB"/>
          </w:rPr>
          <w:delText>and then</w:delText>
        </w:r>
      </w:del>
      <w:ins w:id="716" w:author="Jenny Sjaarda" w:date="2022-04-11T15:32:00Z">
        <w:r w:rsidR="00922448">
          <w:rPr>
            <w:rFonts w:ascii="Helvetica" w:hAnsi="Helvetica"/>
            <w:color w:val="000000"/>
            <w:lang w:val="en-GB"/>
          </w:rPr>
          <w:t>followed by</w:t>
        </w:r>
      </w:ins>
      <w:r w:rsidRPr="0081577A">
        <w:rPr>
          <w:rFonts w:ascii="Helvetica" w:hAnsi="Helvetica"/>
          <w:color w:val="000000"/>
          <w:lang w:val="en-GB"/>
        </w:rPr>
        <w:t xml:space="preserve"> a causal effect between </w:t>
      </w:r>
      <m:oMath>
        <m:r>
          <w:rPr>
            <w:rFonts w:ascii="Cambria Math" w:hAnsi="Cambria Math"/>
            <w:color w:val="000000"/>
            <w:lang w:val="en-GB"/>
          </w:rPr>
          <m:t>X</m:t>
        </m:r>
      </m:oMath>
      <w:r w:rsidR="00B95CD4"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partner</w:t>
      </w:r>
      <w:r w:rsidR="00B95CD4"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95CD4" w:rsidRPr="0081577A">
        <w:rPr>
          <w:rFonts w:ascii="Helvetica" w:hAnsi="Helvetica"/>
          <w:color w:val="000000"/>
          <w:lang w:val="en-GB"/>
        </w:rPr>
        <w:t>)</w:t>
      </w:r>
      <w:r w:rsidRPr="0081577A">
        <w:rPr>
          <w:rFonts w:ascii="Helvetica" w:hAnsi="Helvetica"/>
          <w:color w:val="000000"/>
          <w:lang w:val="en-GB"/>
        </w:rPr>
        <w:t xml:space="preserve">, </w:t>
      </w:r>
      <w:r w:rsidRPr="0081577A">
        <w:rPr>
          <w:rFonts w:ascii="Helvetica" w:hAnsi="Helvetica"/>
          <w:color w:val="000000"/>
          <w:lang w:val="en-GB"/>
        </w:rPr>
        <w:lastRenderedPageBreak/>
        <w:t xml:space="preserve">their product </w:t>
      </w:r>
      <w:del w:id="717" w:author="Jenny Sjaarda" w:date="2022-04-11T15:33:00Z">
        <w:r w:rsidRPr="0081577A" w:rsidDel="00922448">
          <w:rPr>
            <w:rFonts w:ascii="Helvetica" w:hAnsi="Helvetica"/>
            <w:color w:val="000000"/>
            <w:lang w:val="en-GB"/>
          </w:rPr>
          <w:delText xml:space="preserve">is </w:delText>
        </w:r>
      </w:del>
      <w:ins w:id="718" w:author="Jenny Sjaarda" w:date="2022-04-11T15:33:00Z">
        <w:r w:rsidR="00922448">
          <w:rPr>
            <w:rFonts w:ascii="Helvetica" w:hAnsi="Helvetica"/>
            <w:color w:val="000000"/>
            <w:lang w:val="en-GB"/>
          </w:rPr>
          <w:t>being</w:t>
        </w:r>
        <w:r w:rsidR="00922448" w:rsidRPr="0081577A">
          <w:rPr>
            <w:rFonts w:ascii="Helvetica" w:hAnsi="Helvetica"/>
            <w:color w:val="000000"/>
            <w:lang w:val="en-GB"/>
          </w:rPr>
          <w:t xml:space="preserve"> </w:t>
        </w:r>
      </w:ins>
      <w:r w:rsidRPr="0081577A">
        <w:rPr>
          <w:rFonts w:ascii="Helvetica" w:hAnsi="Helvetica"/>
          <w:color w:val="000000"/>
          <w:lang w:val="en-GB"/>
        </w:rPr>
        <w:t xml:space="preserve">denoted by </w:t>
      </w:r>
      <m:oMath>
        <m:r>
          <w:rPr>
            <w:rFonts w:ascii="Cambria Math" w:hAnsi="Cambria Math"/>
            <w:color w:val="000000"/>
            <w:lang w:val="en-GB"/>
          </w:rPr>
          <m:t>γ</m:t>
        </m:r>
      </m:oMath>
      <w:r w:rsidRPr="0081577A">
        <w:rPr>
          <w:rFonts w:ascii="Helvetica" w:hAnsi="Helvetica"/>
          <w:color w:val="000000"/>
          <w:lang w:val="en-GB"/>
        </w:rPr>
        <w:t xml:space="preserve">; </w:t>
      </w:r>
      <w:ins w:id="719" w:author="Jenny Sjaarda" w:date="2022-04-11T21:19:00Z">
        <w:r w:rsidR="0014201A">
          <w:rPr>
            <w:rFonts w:ascii="Helvetica" w:hAnsi="Helvetica"/>
            <w:color w:val="000000"/>
            <w:lang w:val="en-GB"/>
          </w:rPr>
          <w:t>(</w:t>
        </w:r>
      </w:ins>
      <w:ins w:id="720" w:author="Jenny Sjaarda" w:date="2022-04-11T15:32:00Z">
        <w:r w:rsidR="00922448">
          <w:rPr>
            <w:rFonts w:ascii="Helvetica" w:hAnsi="Helvetica"/>
            <w:color w:val="000000"/>
            <w:lang w:val="en-GB"/>
          </w:rPr>
          <w:t>ii</w:t>
        </w:r>
      </w:ins>
      <w:del w:id="721" w:author="Jenny Sjaarda" w:date="2022-04-11T15:32:00Z">
        <w:r w:rsidRPr="0081577A" w:rsidDel="00922448">
          <w:rPr>
            <w:rFonts w:ascii="Helvetica" w:hAnsi="Helvetica"/>
            <w:color w:val="000000"/>
            <w:lang w:val="en-GB"/>
          </w:rPr>
          <w:delText>2</w:delText>
        </w:r>
      </w:del>
      <w:r w:rsidRPr="0081577A">
        <w:rPr>
          <w:rFonts w:ascii="Helvetica" w:hAnsi="Helvetica"/>
          <w:color w:val="000000"/>
          <w:lang w:val="en-GB"/>
        </w:rPr>
        <w:t xml:space="preserve">) causal effect between </w:t>
      </w:r>
      <m:oMath>
        <m:r>
          <w:rPr>
            <w:rFonts w:ascii="Cambria Math" w:hAnsi="Cambria Math"/>
            <w:color w:val="000000"/>
            <w:lang w:val="en-GB"/>
          </w:rPr>
          <m:t>X</m:t>
        </m:r>
      </m:oMath>
      <w:r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index individual </w:t>
      </w:r>
      <w:r w:rsidR="00A51DE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A51DE9" w:rsidRPr="0081577A">
        <w:rPr>
          <w:rFonts w:ascii="Helvetica" w:hAnsi="Helvetica"/>
          <w:color w:val="000000"/>
          <w:lang w:val="en-GB"/>
        </w:rPr>
        <w:t xml:space="preserve">), </w:t>
      </w:r>
      <w:r w:rsidRPr="0081577A">
        <w:rPr>
          <w:rFonts w:ascii="Helvetica" w:hAnsi="Helvetica"/>
          <w:color w:val="000000"/>
          <w:lang w:val="en-GB"/>
        </w:rPr>
        <w:t xml:space="preserve">followed by assortative mating through </w:t>
      </w:r>
      <m:oMath>
        <m:r>
          <w:rPr>
            <w:rFonts w:ascii="Cambria Math" w:hAnsi="Cambria Math"/>
            <w:color w:val="000000"/>
            <w:lang w:val="en-GB"/>
          </w:rPr>
          <m:t>Y</m:t>
        </m:r>
      </m:oMath>
      <w:r w:rsidR="00A51DE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A51DE9" w:rsidRPr="0081577A">
        <w:rPr>
          <w:rFonts w:ascii="Helvetica" w:hAnsi="Helvetica"/>
          <w:color w:val="000000"/>
          <w:lang w:val="en-GB"/>
        </w:rPr>
        <w:t>)</w:t>
      </w:r>
      <w:r w:rsidRPr="0081577A">
        <w:rPr>
          <w:rFonts w:ascii="Helvetica" w:hAnsi="Helvetica"/>
          <w:color w:val="000000"/>
          <w:lang w:val="en-GB"/>
        </w:rPr>
        <w:t xml:space="preserve">, their product </w:t>
      </w:r>
      <w:del w:id="722" w:author="Jenny Sjaarda" w:date="2022-04-11T15:33:00Z">
        <w:r w:rsidRPr="0081577A" w:rsidDel="00922448">
          <w:rPr>
            <w:rFonts w:ascii="Helvetica" w:hAnsi="Helvetica"/>
            <w:color w:val="000000"/>
            <w:lang w:val="en-GB"/>
          </w:rPr>
          <w:delText xml:space="preserve">is </w:delText>
        </w:r>
      </w:del>
      <w:ins w:id="723" w:author="Jenny Sjaarda" w:date="2022-04-11T15:33:00Z">
        <w:r w:rsidR="00922448">
          <w:rPr>
            <w:rFonts w:ascii="Helvetica" w:hAnsi="Helvetica"/>
            <w:color w:val="000000"/>
            <w:lang w:val="en-GB"/>
          </w:rPr>
          <w:t>being</w:t>
        </w:r>
        <w:r w:rsidR="00922448" w:rsidRPr="0081577A">
          <w:rPr>
            <w:rFonts w:ascii="Helvetica" w:hAnsi="Helvetica"/>
            <w:color w:val="000000"/>
            <w:lang w:val="en-GB"/>
          </w:rPr>
          <w:t xml:space="preserve"> </w:t>
        </w:r>
      </w:ins>
      <w:r w:rsidRPr="0081577A">
        <w:rPr>
          <w:rFonts w:ascii="Helvetica" w:hAnsi="Helvetica"/>
          <w:color w:val="000000"/>
          <w:lang w:val="en-GB"/>
        </w:rPr>
        <w:t xml:space="preserve">denoted by </w:t>
      </w:r>
      <m:oMath>
        <m:r>
          <w:rPr>
            <w:rFonts w:ascii="Cambria Math" w:hAnsi="Cambria Math"/>
            <w:color w:val="000000"/>
            <w:lang w:val="en-GB"/>
          </w:rPr>
          <m:t>ρ</m:t>
        </m:r>
      </m:oMath>
      <w:r w:rsidRPr="0081577A">
        <w:rPr>
          <w:rFonts w:ascii="Helvetica" w:hAnsi="Helvetica"/>
          <w:color w:val="000000"/>
          <w:lang w:val="en-GB"/>
        </w:rPr>
        <w:t xml:space="preserve">; </w:t>
      </w:r>
      <w:ins w:id="724" w:author="Jenny Sjaarda" w:date="2022-04-11T21:19:00Z">
        <w:r w:rsidR="0014201A">
          <w:rPr>
            <w:rFonts w:ascii="Helvetica" w:hAnsi="Helvetica"/>
            <w:color w:val="000000"/>
            <w:lang w:val="en-GB"/>
          </w:rPr>
          <w:t>(</w:t>
        </w:r>
      </w:ins>
      <w:ins w:id="725" w:author="Jenny Sjaarda" w:date="2022-04-11T15:33:00Z">
        <w:r w:rsidR="00922448">
          <w:rPr>
            <w:rFonts w:ascii="Helvetica" w:hAnsi="Helvetica"/>
            <w:color w:val="000000"/>
            <w:lang w:val="en-GB"/>
          </w:rPr>
          <w:t>iii</w:t>
        </w:r>
      </w:ins>
      <w:del w:id="726" w:author="Jenny Sjaarda" w:date="2022-04-11T15:33:00Z">
        <w:r w:rsidRPr="0081577A" w:rsidDel="00922448">
          <w:rPr>
            <w:rFonts w:ascii="Helvetica" w:hAnsi="Helvetica"/>
            <w:color w:val="000000"/>
            <w:lang w:val="en-GB"/>
          </w:rPr>
          <w:delText>3</w:delText>
        </w:r>
      </w:del>
      <w:r w:rsidRPr="0081577A">
        <w:rPr>
          <w:rFonts w:ascii="Helvetica" w:hAnsi="Helvetica"/>
          <w:color w:val="000000"/>
          <w:lang w:val="en-GB"/>
        </w:rPr>
        <w:t xml:space="preserve">) any remaining effect of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We computed within-couple cross-trait causal effect estimates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ω</m:t>
            </m:r>
          </m:e>
        </m:acc>
      </m:oMath>
      <w:r w:rsidRPr="0081577A">
        <w:rPr>
          <w:rFonts w:ascii="Helvetica" w:hAnsi="Helvetica"/>
          <w:color w:val="000000"/>
          <w:lang w:val="en-GB"/>
        </w:rPr>
        <w:t>) for all combinations of trait pairs (</w:t>
      </w:r>
      <m:oMath>
        <m:r>
          <w:rPr>
            <w:rFonts w:ascii="Cambria Math" w:hAnsi="Cambria Math"/>
            <w:color w:val="000000"/>
            <w:lang w:val="en-GB"/>
          </w:rPr>
          <m:t>X,Y</m:t>
        </m:r>
      </m:oMath>
      <w:r w:rsidRPr="0081577A">
        <w:rPr>
          <w:rFonts w:ascii="Helvetica" w:hAnsi="Helvetica"/>
          <w:color w:val="000000"/>
          <w:lang w:val="en-GB"/>
        </w:rPr>
        <w:t xml:space="preserve">). Of these, we identified </w:t>
      </w:r>
      <w:r w:rsidR="0074405A" w:rsidRPr="0081577A">
        <w:rPr>
          <w:rFonts w:ascii="Helvetica" w:hAnsi="Helvetica"/>
          <w:color w:val="000000"/>
          <w:lang w:val="en-GB"/>
        </w:rPr>
        <w:t>1</w:t>
      </w:r>
      <w:r w:rsidR="000F4C2B" w:rsidRPr="0081577A">
        <w:rPr>
          <w:rFonts w:ascii="Helvetica" w:hAnsi="Helvetica"/>
          <w:color w:val="000000"/>
          <w:lang w:val="en-GB"/>
        </w:rPr>
        <w:t>327</w:t>
      </w:r>
      <w:r w:rsidRPr="0081577A">
        <w:rPr>
          <w:rFonts w:ascii="Helvetica" w:hAnsi="Helvetica"/>
          <w:color w:val="000000"/>
          <w:lang w:val="en-GB"/>
        </w:rPr>
        <w:t xml:space="preserve"> significant MR effects (</w:t>
      </w:r>
      <m:oMath>
        <m:sSub>
          <m:sSubPr>
            <m:ctrlPr>
              <w:rPr>
                <w:rFonts w:ascii="Cambria Math" w:hAnsi="Cambria Math"/>
                <w:i/>
                <w:color w:val="000000"/>
                <w:lang w:val="en-GB"/>
              </w:rPr>
            </m:ctrlPr>
          </m:sSubPr>
          <m:e>
            <m:r>
              <w:rPr>
                <w:rFonts w:ascii="Cambria Math" w:hAnsi="Cambria Math"/>
                <w:color w:val="000000"/>
                <w:lang w:val="en-GB"/>
              </w:rPr>
              <m:t>p</m:t>
            </m:r>
          </m:e>
          <m:sub>
            <m:acc>
              <m:accPr>
                <m:ctrlPr>
                  <w:rPr>
                    <w:rFonts w:ascii="Cambria Math" w:hAnsi="Cambria Math"/>
                    <w:color w:val="000000"/>
                    <w:lang w:val="en-GB"/>
                  </w:rPr>
                </m:ctrlPr>
              </m:accPr>
              <m:e>
                <m:r>
                  <m:rPr>
                    <m:sty m:val="p"/>
                  </m:rPr>
                  <w:rPr>
                    <w:rFonts w:ascii="Cambria Math" w:hAnsi="Cambria Math"/>
                    <w:color w:val="000000"/>
                    <w:lang w:val="en-GB"/>
                  </w:rPr>
                  <m:t>ω</m:t>
                </m:r>
              </m:e>
            </m:acc>
          </m:sub>
        </m:sSub>
      </m:oMath>
      <w:r w:rsidR="00FF23F9" w:rsidRPr="0081577A">
        <w:rPr>
          <w:rFonts w:ascii="Helvetica" w:hAnsi="Helvetica"/>
          <w:color w:val="000000"/>
          <w:lang w:val="en-GB"/>
        </w:rPr>
        <w:t xml:space="preserve"> </w:t>
      </w:r>
      <w:r w:rsidRPr="0081577A">
        <w:rPr>
          <w:rFonts w:ascii="Helvetica" w:hAnsi="Helvetica"/>
          <w:color w:val="000000"/>
          <w:lang w:val="en-GB"/>
        </w:rPr>
        <w:t>&lt; 0.05</w:t>
      </w:r>
      <w:proofErr w:type="gramStart"/>
      <w:r w:rsidRPr="0081577A">
        <w:rPr>
          <w:rFonts w:ascii="Helvetica" w:hAnsi="Helvetica"/>
          <w:color w:val="000000"/>
          <w:lang w:val="en-GB"/>
        </w:rPr>
        <w:t>/</w:t>
      </w:r>
      <w:r w:rsidR="000F4C2B" w:rsidRPr="0081577A">
        <w:rPr>
          <w:rFonts w:ascii="Helvetica" w:hAnsi="Helvetica"/>
          <w:color w:val="000000"/>
          <w:lang w:val="en-GB"/>
        </w:rPr>
        <w:t>[</w:t>
      </w:r>
      <w:proofErr w:type="gramEnd"/>
      <w:r w:rsidR="000F4C2B" w:rsidRPr="0081577A">
        <w:rPr>
          <w:rFonts w:ascii="Helvetica" w:hAnsi="Helvetica"/>
          <w:color w:val="000000"/>
          <w:lang w:val="en-GB"/>
        </w:rPr>
        <w:t>66</w:t>
      </w:r>
      <w:r w:rsidR="000F4C2B" w:rsidRPr="0081577A">
        <w:rPr>
          <w:rFonts w:ascii="Helvetica" w:hAnsi="Helvetica"/>
          <w:color w:val="000000"/>
          <w:vertAlign w:val="superscript"/>
          <w:lang w:val="en-GB"/>
        </w:rPr>
        <w:t>2</w:t>
      </w:r>
      <w:r w:rsidR="000F4C2B" w:rsidRPr="0081577A">
        <w:rPr>
          <w:rFonts w:ascii="Helvetica" w:hAnsi="Helvetica"/>
          <w:color w:val="000000"/>
          <w:lang w:val="en-GB"/>
        </w:rPr>
        <w:t>]</w:t>
      </w:r>
      <w:r w:rsidRPr="0081577A">
        <w:rPr>
          <w:rFonts w:ascii="Helvetica" w:hAnsi="Helvetica"/>
          <w:color w:val="000000"/>
          <w:lang w:val="en-GB"/>
        </w:rPr>
        <w:t>)</w:t>
      </w:r>
      <w:r w:rsidR="000F4C2B" w:rsidRPr="0081577A">
        <w:rPr>
          <w:rFonts w:ascii="Helvetica" w:hAnsi="Helvetica"/>
          <w:color w:val="000000"/>
          <w:lang w:val="en-GB"/>
        </w:rPr>
        <w:t xml:space="preserve"> among couples, which </w:t>
      </w:r>
      <w:del w:id="727" w:author="Jenny Sjaarda" w:date="2022-04-11T15:33:00Z">
        <w:r w:rsidR="000F4C2B" w:rsidRPr="0081577A" w:rsidDel="00922448">
          <w:rPr>
            <w:rFonts w:ascii="Helvetica" w:hAnsi="Helvetica"/>
            <w:color w:val="000000"/>
            <w:lang w:val="en-GB"/>
          </w:rPr>
          <w:delText xml:space="preserve">was </w:delText>
        </w:r>
      </w:del>
      <w:ins w:id="728" w:author="Jenny Sjaarda" w:date="2022-04-11T15:33:00Z">
        <w:r w:rsidR="00922448">
          <w:rPr>
            <w:rFonts w:ascii="Helvetica" w:hAnsi="Helvetica"/>
            <w:color w:val="000000"/>
            <w:lang w:val="en-GB"/>
          </w:rPr>
          <w:t>were</w:t>
        </w:r>
        <w:r w:rsidR="00922448" w:rsidRPr="0081577A">
          <w:rPr>
            <w:rFonts w:ascii="Helvetica" w:hAnsi="Helvetica"/>
            <w:color w:val="000000"/>
            <w:lang w:val="en-GB"/>
          </w:rPr>
          <w:t xml:space="preserve"> </w:t>
        </w:r>
      </w:ins>
      <w:r w:rsidR="000F4C2B" w:rsidRPr="0081577A">
        <w:rPr>
          <w:rFonts w:ascii="Helvetica" w:hAnsi="Helvetica"/>
          <w:color w:val="000000"/>
          <w:lang w:val="en-GB"/>
        </w:rPr>
        <w:t xml:space="preserve">reduced to 1088 pairs after removing </w:t>
      </w:r>
      <w:del w:id="729" w:author="Jenny Sjaarda" w:date="2022-04-11T15:33:00Z">
        <w:r w:rsidR="000F4C2B" w:rsidRPr="0081577A" w:rsidDel="00922448">
          <w:rPr>
            <w:rFonts w:ascii="Helvetica" w:hAnsi="Helvetica"/>
            <w:color w:val="000000"/>
            <w:lang w:val="en-GB"/>
          </w:rPr>
          <w:delText xml:space="preserve">those </w:delText>
        </w:r>
      </w:del>
      <w:ins w:id="730" w:author="Jenny Sjaarda" w:date="2022-04-11T15:33:00Z">
        <w:r w:rsidR="00922448">
          <w:rPr>
            <w:rFonts w:ascii="Helvetica" w:hAnsi="Helvetica"/>
            <w:color w:val="000000"/>
            <w:lang w:val="en-GB"/>
          </w:rPr>
          <w:t>pairs</w:t>
        </w:r>
        <w:r w:rsidR="00922448" w:rsidRPr="0081577A">
          <w:rPr>
            <w:rFonts w:ascii="Helvetica" w:hAnsi="Helvetica"/>
            <w:color w:val="000000"/>
            <w:lang w:val="en-GB"/>
          </w:rPr>
          <w:t xml:space="preserve"> </w:t>
        </w:r>
      </w:ins>
      <w:r w:rsidR="000F4C2B" w:rsidRPr="0081577A">
        <w:rPr>
          <w:rFonts w:ascii="Helvetica" w:hAnsi="Helvetica"/>
          <w:color w:val="000000"/>
          <w:lang w:val="en-GB"/>
        </w:rPr>
        <w:t>with phenotypic correlation &gt; 0.8</w:t>
      </w:r>
      <w:r w:rsidR="002843F0" w:rsidRPr="0081577A">
        <w:rPr>
          <w:rFonts w:ascii="Helvetica" w:hAnsi="Helvetica"/>
          <w:color w:val="000000"/>
          <w:lang w:val="en-GB"/>
        </w:rPr>
        <w:t xml:space="preserve"> (a summary of a set of pruned traits can be found in </w:t>
      </w:r>
      <w:r w:rsidR="003324C4" w:rsidRPr="007344CF">
        <w:rPr>
          <w:rFonts w:ascii="Helvetica" w:hAnsi="Helvetica"/>
          <w:color w:val="000000"/>
          <w:lang w:val="en-GB"/>
        </w:rPr>
        <w:t xml:space="preserve">Supplementary </w:t>
      </w:r>
      <w:r w:rsidR="002843F0" w:rsidRPr="007344CF">
        <w:rPr>
          <w:rFonts w:ascii="Helvetica" w:hAnsi="Helvetica"/>
          <w:color w:val="000000"/>
          <w:lang w:val="en-GB"/>
        </w:rPr>
        <w:t>Table</w:t>
      </w:r>
      <w:r w:rsidR="00D17895" w:rsidRPr="007344CF">
        <w:rPr>
          <w:rFonts w:ascii="Helvetica" w:hAnsi="Helvetica"/>
          <w:color w:val="000000"/>
          <w:lang w:val="en-GB"/>
        </w:rPr>
        <w:t xml:space="preserve"> </w:t>
      </w:r>
      <w:r w:rsidR="007344CF" w:rsidRPr="007344CF">
        <w:rPr>
          <w:rFonts w:ascii="Helvetica" w:hAnsi="Helvetica"/>
          <w:color w:val="000000"/>
          <w:lang w:val="en-GB"/>
        </w:rPr>
        <w:t>6</w:t>
      </w:r>
      <w:r w:rsidR="003324C4">
        <w:rPr>
          <w:rFonts w:ascii="Helvetica" w:hAnsi="Helvetica"/>
          <w:color w:val="000000"/>
          <w:lang w:val="en-GB"/>
        </w:rPr>
        <w:t>)</w:t>
      </w:r>
      <w:r w:rsidR="001B04CE">
        <w:rPr>
          <w:rFonts w:ascii="Helvetica" w:hAnsi="Helvetica"/>
          <w:color w:val="000000"/>
          <w:lang w:val="en-GB"/>
        </w:rPr>
        <w:t xml:space="preserve">. </w:t>
      </w:r>
      <w:commentRangeStart w:id="731"/>
      <w:del w:id="732" w:author="Jenny Sjaarda" w:date="2022-04-11T15:34:00Z">
        <w:r w:rsidR="00843CF1" w:rsidDel="00922448">
          <w:rPr>
            <w:rFonts w:ascii="Helvetica" w:hAnsi="Helvetica"/>
            <w:color w:val="000000"/>
            <w:lang w:val="en-GB"/>
          </w:rPr>
          <w:delText xml:space="preserve">Among these, identified </w:delText>
        </w:r>
      </w:del>
      <w:ins w:id="733" w:author="Jenny Sjaarda" w:date="2022-04-11T15:34:00Z">
        <w:r w:rsidR="00922448">
          <w:rPr>
            <w:rFonts w:ascii="Helvetica" w:hAnsi="Helvetica"/>
            <w:color w:val="000000"/>
            <w:lang w:val="en-GB"/>
          </w:rPr>
          <w:t>S</w:t>
        </w:r>
      </w:ins>
      <w:del w:id="734" w:author="Jenny Sjaarda" w:date="2022-04-11T15:34:00Z">
        <w:r w:rsidR="00843CF1" w:rsidDel="00922448">
          <w:rPr>
            <w:rFonts w:ascii="Helvetica" w:hAnsi="Helvetica"/>
            <w:color w:val="000000"/>
            <w:lang w:val="en-GB"/>
          </w:rPr>
          <w:delText>s</w:delText>
        </w:r>
      </w:del>
      <w:r w:rsidR="00843CF1">
        <w:rPr>
          <w:rFonts w:ascii="Helvetica" w:hAnsi="Helvetica"/>
          <w:color w:val="000000"/>
          <w:lang w:val="en-GB"/>
        </w:rPr>
        <w:t xml:space="preserve">everal relationships </w:t>
      </w:r>
      <w:del w:id="735" w:author="Jenny Sjaarda" w:date="2022-04-11T15:34:00Z">
        <w:r w:rsidR="00843CF1" w:rsidDel="00922448">
          <w:rPr>
            <w:rFonts w:ascii="Helvetica" w:hAnsi="Helvetica"/>
            <w:color w:val="000000"/>
            <w:lang w:val="en-GB"/>
          </w:rPr>
          <w:delText xml:space="preserve">which </w:delText>
        </w:r>
      </w:del>
      <w:r w:rsidR="00843CF1">
        <w:rPr>
          <w:rFonts w:ascii="Helvetica" w:hAnsi="Helvetica"/>
          <w:color w:val="000000"/>
          <w:lang w:val="en-GB"/>
        </w:rPr>
        <w:t xml:space="preserve">were almost completely dominated by </w:t>
      </w:r>
      <m:oMath>
        <m:r>
          <w:rPr>
            <w:rFonts w:ascii="Cambria Math" w:hAnsi="Cambria Math"/>
            <w:color w:val="000000"/>
            <w:lang w:val="en-GB"/>
          </w:rPr>
          <m:t>ρ</m:t>
        </m:r>
      </m:oMath>
      <w:r w:rsidR="00843CF1">
        <w:rPr>
          <w:rFonts w:ascii="Helvetica" w:hAnsi="Helvetica"/>
          <w:color w:val="000000"/>
          <w:lang w:val="en-GB"/>
        </w:rPr>
        <w:t xml:space="preserve"> (assortative mating through the outcome), and others dominated </w:t>
      </w:r>
      <w:r w:rsidR="00A84103">
        <w:rPr>
          <w:rFonts w:ascii="Helvetica" w:hAnsi="Helvetica"/>
          <w:color w:val="000000"/>
          <w:lang w:val="en-GB"/>
        </w:rPr>
        <w:t>by</w:t>
      </w:r>
      <w:r w:rsidR="00A84103" w:rsidRPr="00A84103">
        <w:rPr>
          <w:rFonts w:ascii="Cambria Math" w:hAnsi="Cambria Math"/>
          <w:i/>
          <w:color w:val="000000"/>
          <w:lang w:val="en-GB"/>
        </w:rPr>
        <w:t xml:space="preserve"> </w:t>
      </w:r>
      <m:oMath>
        <m:r>
          <w:rPr>
            <w:rFonts w:ascii="Cambria Math" w:hAnsi="Cambria Math"/>
            <w:color w:val="000000"/>
            <w:lang w:val="en-GB"/>
          </w:rPr>
          <m:t>γ</m:t>
        </m:r>
      </m:oMath>
      <w:r w:rsidR="00A84103">
        <w:rPr>
          <w:rFonts w:ascii="Helvetica" w:hAnsi="Helvetica"/>
          <w:color w:val="000000"/>
          <w:lang w:val="en-GB"/>
        </w:rPr>
        <w:t xml:space="preserve"> (assortative mating through the exposure). </w:t>
      </w:r>
      <w:commentRangeEnd w:id="731"/>
      <w:r w:rsidR="00922448">
        <w:rPr>
          <w:rStyle w:val="CommentReference"/>
          <w:rFonts w:asciiTheme="minorHAnsi" w:eastAsiaTheme="minorHAnsi" w:hAnsiTheme="minorHAnsi" w:cstheme="minorBidi"/>
        </w:rPr>
        <w:commentReference w:id="731"/>
      </w:r>
      <w:r w:rsidR="00A84103">
        <w:rPr>
          <w:rFonts w:ascii="Helvetica" w:hAnsi="Helvetica"/>
          <w:color w:val="000000"/>
          <w:lang w:val="en-GB"/>
        </w:rPr>
        <w:t xml:space="preserve">Specifically, we found causal relationships between partners </w:t>
      </w:r>
      <w:r w:rsidR="00E65CC0">
        <w:rPr>
          <w:rFonts w:ascii="Helvetica" w:hAnsi="Helvetica"/>
          <w:color w:val="000000"/>
          <w:lang w:val="en-GB"/>
        </w:rPr>
        <w:t xml:space="preserve">for </w:t>
      </w:r>
      <w:r w:rsidR="00A84103">
        <w:rPr>
          <w:rFonts w:ascii="Helvetica" w:hAnsi="Helvetica"/>
          <w:color w:val="000000"/>
          <w:lang w:val="en-GB"/>
        </w:rPr>
        <w:t>leg fat percentage (right) and time spent watching television</w:t>
      </w:r>
      <w:r w:rsidR="00E65CC0">
        <w:rPr>
          <w:rFonts w:ascii="Helvetica" w:hAnsi="Helvetica"/>
          <w:color w:val="000000"/>
          <w:lang w:val="en-GB"/>
        </w:rPr>
        <w:t>;</w:t>
      </w:r>
      <w:r w:rsidR="00A84103">
        <w:rPr>
          <w:rFonts w:ascii="Helvetica" w:hAnsi="Helvetica"/>
          <w:color w:val="000000"/>
          <w:lang w:val="en-GB"/>
        </w:rPr>
        <w:t xml:space="preserve"> </w:t>
      </w:r>
      <w:del w:id="736" w:author="Jenny Sjaarda" w:date="2022-04-11T21:19:00Z">
        <w:r w:rsidR="00A84103" w:rsidDel="0014201A">
          <w:rPr>
            <w:rFonts w:ascii="Helvetica" w:hAnsi="Helvetica"/>
            <w:color w:val="000000"/>
            <w:lang w:val="en-GB"/>
          </w:rPr>
          <w:delText>body mass index</w:delText>
        </w:r>
      </w:del>
      <w:ins w:id="737" w:author="Jenny Sjaarda" w:date="2022-04-11T21:19:00Z">
        <w:r w:rsidR="0014201A">
          <w:rPr>
            <w:rFonts w:ascii="Helvetica" w:hAnsi="Helvetica"/>
            <w:color w:val="000000"/>
            <w:lang w:val="en-GB"/>
          </w:rPr>
          <w:t>BMI</w:t>
        </w:r>
      </w:ins>
      <w:r w:rsidR="00A84103">
        <w:rPr>
          <w:rFonts w:ascii="Helvetica" w:hAnsi="Helvetica"/>
          <w:color w:val="000000"/>
          <w:lang w:val="en-GB"/>
        </w:rPr>
        <w:t xml:space="preserve"> and overall health rating</w:t>
      </w:r>
      <w:r w:rsidR="00E65CC0">
        <w:rPr>
          <w:rFonts w:ascii="Helvetica" w:hAnsi="Helvetica"/>
          <w:color w:val="000000"/>
          <w:lang w:val="en-GB"/>
        </w:rPr>
        <w:t>;</w:t>
      </w:r>
      <w:r w:rsidR="00A84103">
        <w:rPr>
          <w:rFonts w:ascii="Helvetica" w:hAnsi="Helvetica"/>
          <w:color w:val="000000"/>
          <w:lang w:val="en-GB"/>
        </w:rPr>
        <w:t xml:space="preserve"> all dominated </w:t>
      </w:r>
      <w:r w:rsidR="00A84103" w:rsidRPr="0081577A">
        <w:rPr>
          <w:rFonts w:ascii="Helvetica" w:hAnsi="Helvetica"/>
          <w:color w:val="000000"/>
          <w:lang w:val="en-GB"/>
        </w:rPr>
        <w:t xml:space="preserve">by </w:t>
      </w:r>
      <m:oMath>
        <m:r>
          <w:rPr>
            <w:rFonts w:ascii="Cambria Math" w:hAnsi="Cambria Math"/>
            <w:color w:val="000000"/>
            <w:lang w:val="en-GB"/>
          </w:rPr>
          <m:t>ρ</m:t>
        </m:r>
      </m:oMath>
      <w:r w:rsidR="00A84103">
        <w:rPr>
          <w:rFonts w:ascii="Helvetica" w:hAnsi="Helvetica"/>
          <w:color w:val="000000"/>
          <w:lang w:val="en-GB"/>
        </w:rPr>
        <w:t>.</w:t>
      </w:r>
      <w:r w:rsidR="002B168C">
        <w:rPr>
          <w:rFonts w:ascii="Helvetica" w:hAnsi="Helvetica"/>
          <w:color w:val="000000"/>
          <w:lang w:val="en-GB"/>
        </w:rPr>
        <w:t xml:space="preserve"> On the other hand, we found </w:t>
      </w:r>
      <w:del w:id="738" w:author="Jenny Sjaarda" w:date="2022-04-11T15:34:00Z">
        <w:r w:rsidR="002B168C" w:rsidDel="00922448">
          <w:rPr>
            <w:rFonts w:ascii="Helvetica" w:hAnsi="Helvetica"/>
            <w:color w:val="000000"/>
            <w:lang w:val="en-GB"/>
          </w:rPr>
          <w:delText xml:space="preserve">the </w:delText>
        </w:r>
        <w:r w:rsidR="009546DE" w:rsidDel="00922448">
          <w:rPr>
            <w:rFonts w:ascii="Helvetica" w:hAnsi="Helvetica"/>
            <w:color w:val="000000"/>
            <w:lang w:val="en-GB"/>
          </w:rPr>
          <w:delText>other</w:delText>
        </w:r>
      </w:del>
      <w:ins w:id="739" w:author="Jenny Sjaarda" w:date="2022-04-11T15:34:00Z">
        <w:r w:rsidR="00922448">
          <w:rPr>
            <w:rFonts w:ascii="Helvetica" w:hAnsi="Helvetica"/>
            <w:color w:val="000000"/>
            <w:lang w:val="en-GB"/>
          </w:rPr>
          <w:t>some</w:t>
        </w:r>
      </w:ins>
      <w:r w:rsidR="002B168C">
        <w:rPr>
          <w:rFonts w:ascii="Helvetica" w:hAnsi="Helvetica"/>
          <w:color w:val="000000"/>
          <w:lang w:val="en-GB"/>
        </w:rPr>
        <w:t xml:space="preserve"> causal relationships between partners which were primarily dominated </w:t>
      </w:r>
      <w:r w:rsidR="002B168C">
        <w:rPr>
          <w:rFonts w:ascii="Helvetica" w:hAnsi="Helvetica"/>
          <w:color w:val="000000"/>
        </w:rPr>
        <w:t xml:space="preserve">by </w:t>
      </w:r>
      <m:oMath>
        <m:r>
          <w:rPr>
            <w:rFonts w:ascii="Cambria Math" w:hAnsi="Cambria Math"/>
            <w:color w:val="000000"/>
            <w:lang w:val="en-GB"/>
          </w:rPr>
          <m:t>γ</m:t>
        </m:r>
      </m:oMath>
      <w:r w:rsidR="002B168C">
        <w:rPr>
          <w:rFonts w:ascii="Helvetica" w:hAnsi="Helvetica"/>
          <w:color w:val="000000"/>
          <w:lang w:val="en-GB"/>
        </w:rPr>
        <w:t xml:space="preserve"> (assortative mating through the exposure)</w:t>
      </w:r>
      <w:r w:rsidR="009546DE">
        <w:rPr>
          <w:rFonts w:ascii="Helvetica" w:hAnsi="Helvetica"/>
          <w:color w:val="000000"/>
          <w:lang w:val="en-GB"/>
        </w:rPr>
        <w:t>, including</w:t>
      </w:r>
      <w:r w:rsidR="002B168C">
        <w:rPr>
          <w:rFonts w:ascii="Helvetica" w:hAnsi="Helvetica"/>
          <w:color w:val="000000"/>
          <w:lang w:val="en-GB"/>
        </w:rPr>
        <w:t xml:space="preserve">: </w:t>
      </w:r>
      <w:r w:rsidR="00BF0516">
        <w:rPr>
          <w:rFonts w:ascii="Helvetica" w:hAnsi="Helvetica"/>
          <w:color w:val="000000"/>
          <w:lang w:val="en-GB"/>
        </w:rPr>
        <w:t>comparative height at age 10 (</w:t>
      </w:r>
      <w:proofErr w:type="gramStart"/>
      <w:r w:rsidR="00BF0516">
        <w:rPr>
          <w:rFonts w:ascii="Helvetica" w:hAnsi="Helvetica"/>
          <w:color w:val="000000"/>
          <w:lang w:val="en-GB"/>
        </w:rPr>
        <w:t>i.e.</w:t>
      </w:r>
      <w:proofErr w:type="gramEnd"/>
      <w:r w:rsidR="00BF0516">
        <w:rPr>
          <w:rFonts w:ascii="Helvetica" w:hAnsi="Helvetica"/>
          <w:color w:val="000000"/>
          <w:lang w:val="en-GB"/>
        </w:rPr>
        <w:t xml:space="preserve"> “</w:t>
      </w:r>
      <w:r w:rsidR="00BF0516" w:rsidRPr="00BF0516">
        <w:rPr>
          <w:rFonts w:ascii="Helvetica" w:hAnsi="Helvetica"/>
          <w:color w:val="000000"/>
        </w:rPr>
        <w:t>When you were 10 years old, compared to average would you describe yourself as:</w:t>
      </w:r>
      <w:r w:rsidR="00BF0516">
        <w:rPr>
          <w:rFonts w:ascii="Helvetica" w:hAnsi="Helvetica"/>
          <w:color w:val="000000"/>
        </w:rPr>
        <w:t xml:space="preserve"> shorter, taller, average”) </w:t>
      </w:r>
      <w:r w:rsidR="002B168C">
        <w:rPr>
          <w:rFonts w:ascii="Helvetica" w:hAnsi="Helvetica"/>
          <w:color w:val="000000"/>
        </w:rPr>
        <w:t xml:space="preserve">and </w:t>
      </w:r>
      <w:r w:rsidR="00BF0516">
        <w:rPr>
          <w:rFonts w:ascii="Helvetica" w:hAnsi="Helvetica"/>
          <w:color w:val="000000"/>
        </w:rPr>
        <w:t>forced vital capacity</w:t>
      </w:r>
      <w:r w:rsidR="00E65CC0">
        <w:rPr>
          <w:rFonts w:ascii="Helvetica" w:hAnsi="Helvetica"/>
          <w:color w:val="000000"/>
        </w:rPr>
        <w:t xml:space="preserve">; </w:t>
      </w:r>
      <w:r w:rsidR="009546DE">
        <w:rPr>
          <w:rFonts w:ascii="Helvetica" w:hAnsi="Helvetica"/>
          <w:color w:val="000000"/>
        </w:rPr>
        <w:t xml:space="preserve">and </w:t>
      </w:r>
      <w:r w:rsidR="002B168C">
        <w:rPr>
          <w:rFonts w:ascii="Helvetica" w:hAnsi="Helvetica"/>
          <w:color w:val="000000"/>
        </w:rPr>
        <w:t>standing height on hand grip strength.</w:t>
      </w:r>
      <w:r w:rsidR="009546DE">
        <w:rPr>
          <w:rFonts w:ascii="Helvetica" w:hAnsi="Helvetica"/>
          <w:color w:val="000000"/>
        </w:rPr>
        <w:t xml:space="preserve"> Finally, we found other pairs where neither</w:t>
      </w:r>
      <w:r w:rsidR="009546DE">
        <w:rPr>
          <w:rFonts w:ascii="Helvetica" w:hAnsi="Helvetica"/>
          <w:color w:val="000000"/>
          <w:lang w:val="en-GB"/>
        </w:rPr>
        <w:t xml:space="preserve"> </w:t>
      </w:r>
      <m:oMath>
        <m:r>
          <w:rPr>
            <w:rFonts w:ascii="Cambria Math" w:hAnsi="Cambria Math"/>
            <w:color w:val="000000"/>
            <w:lang w:val="en-GB"/>
          </w:rPr>
          <m:t>ρ</m:t>
        </m:r>
      </m:oMath>
      <w:r w:rsidR="009546DE">
        <w:rPr>
          <w:rFonts w:ascii="Helvetica" w:hAnsi="Helvetica"/>
          <w:color w:val="000000"/>
        </w:rPr>
        <w:t xml:space="preserve"> nor </w:t>
      </w:r>
      <m:oMath>
        <m:r>
          <w:rPr>
            <w:rFonts w:ascii="Cambria Math" w:hAnsi="Cambria Math"/>
            <w:color w:val="000000"/>
            <w:lang w:val="en-GB"/>
          </w:rPr>
          <m:t>γ</m:t>
        </m:r>
      </m:oMath>
      <w:r w:rsidR="009546DE">
        <w:rPr>
          <w:rFonts w:ascii="Helvetica" w:hAnsi="Helvetica"/>
          <w:color w:val="000000"/>
          <w:lang w:val="en-GB"/>
        </w:rPr>
        <w:t xml:space="preserve"> </w:t>
      </w:r>
      <w:del w:id="740" w:author="Jenny Sjaarda" w:date="2022-04-11T21:20:00Z">
        <w:r w:rsidR="009546DE" w:rsidDel="0014201A">
          <w:rPr>
            <w:rFonts w:ascii="Helvetica" w:hAnsi="Helvetica"/>
            <w:color w:val="000000"/>
            <w:lang w:val="en-GB"/>
          </w:rPr>
          <w:delText xml:space="preserve">appeared to </w:delText>
        </w:r>
      </w:del>
      <w:r w:rsidR="009546DE">
        <w:rPr>
          <w:rFonts w:ascii="Helvetica" w:hAnsi="Helvetica"/>
          <w:color w:val="000000"/>
          <w:lang w:val="en-GB"/>
        </w:rPr>
        <w:t>capture</w:t>
      </w:r>
      <w:ins w:id="741" w:author="Jenny Sjaarda" w:date="2022-04-11T21:20:00Z">
        <w:r w:rsidR="0014201A">
          <w:rPr>
            <w:rFonts w:ascii="Helvetica" w:hAnsi="Helvetica"/>
            <w:color w:val="000000"/>
            <w:lang w:val="en-GB"/>
          </w:rPr>
          <w:t>d</w:t>
        </w:r>
      </w:ins>
      <w:r w:rsidR="009546DE">
        <w:rPr>
          <w:rFonts w:ascii="Helvetica" w:hAnsi="Helvetica"/>
          <w:color w:val="000000"/>
          <w:lang w:val="en-GB"/>
        </w:rPr>
        <w:t xml:space="preserve"> the relationship (</w:t>
      </w:r>
      <w:proofErr w:type="gramStart"/>
      <w:r w:rsidR="009546DE">
        <w:rPr>
          <w:rFonts w:ascii="Helvetica" w:hAnsi="Helvetica"/>
          <w:color w:val="000000"/>
          <w:lang w:val="en-GB"/>
        </w:rPr>
        <w:t>i.e.</w:t>
      </w:r>
      <w:proofErr w:type="gramEnd"/>
      <w:r w:rsidR="009546DE">
        <w:rPr>
          <w:rFonts w:ascii="Helvetica" w:hAnsi="Helvetica"/>
          <w:color w:val="000000"/>
          <w:lang w:val="en-GB"/>
        </w:rPr>
        <w:t xml:space="preserve">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9546DE">
        <w:rPr>
          <w:rFonts w:ascii="Helvetica" w:hAnsi="Helvetica"/>
          <w:color w:val="000000"/>
          <w:lang w:val="en-GB"/>
        </w:rPr>
        <w:t xml:space="preserve"> was significantly larger than both estimates), including BMI and SBP</w:t>
      </w:r>
      <w:del w:id="742" w:author="Jenny Sjaarda" w:date="2022-04-11T22:07:00Z">
        <w:r w:rsidR="009546DE" w:rsidDel="00C92294">
          <w:rPr>
            <w:rFonts w:ascii="Helvetica" w:hAnsi="Helvetica"/>
            <w:color w:val="000000"/>
            <w:lang w:val="en-GB"/>
          </w:rPr>
          <w:delText>/DBP</w:delText>
        </w:r>
      </w:del>
      <w:r w:rsidR="009546DE">
        <w:rPr>
          <w:rFonts w:ascii="Helvetica" w:hAnsi="Helvetica"/>
          <w:color w:val="000000"/>
          <w:lang w:val="en-GB"/>
        </w:rPr>
        <w:t>.</w:t>
      </w:r>
    </w:p>
    <w:p w14:paraId="0A4A219D" w14:textId="3023C66E" w:rsidR="00E97FD8" w:rsidRPr="00503099" w:rsidRDefault="004E1A6F" w:rsidP="002B237D">
      <w:pPr>
        <w:spacing w:before="40" w:after="120"/>
        <w:jc w:val="both"/>
        <w:outlineLvl w:val="1"/>
        <w:rPr>
          <w:rFonts w:ascii="Helvetica" w:hAnsi="Helvetica"/>
          <w:color w:val="000000"/>
          <w:lang w:val="en-GB"/>
        </w:rPr>
      </w:pPr>
      <w:del w:id="743" w:author="Jenny Sjaarda" w:date="2022-04-11T15:36:00Z">
        <w:r w:rsidRPr="0081577A" w:rsidDel="00922448">
          <w:rPr>
            <w:rFonts w:ascii="Helvetica" w:hAnsi="Helvetica"/>
            <w:color w:val="000000"/>
            <w:lang w:val="en-GB"/>
          </w:rPr>
          <w:delText>We then</w:delText>
        </w:r>
      </w:del>
      <w:ins w:id="744" w:author="Jenny Sjaarda" w:date="2022-04-11T15:36:00Z">
        <w:r w:rsidR="00922448">
          <w:rPr>
            <w:rFonts w:ascii="Helvetica" w:hAnsi="Helvetica"/>
            <w:color w:val="000000"/>
            <w:lang w:val="en-GB"/>
          </w:rPr>
          <w:t>Finally, we</w:t>
        </w:r>
      </w:ins>
      <w:r w:rsidRPr="0081577A">
        <w:rPr>
          <w:rFonts w:ascii="Helvetica" w:hAnsi="Helvetica"/>
          <w:color w:val="000000"/>
          <w:lang w:val="en-GB"/>
        </w:rPr>
        <w:t xml:space="preserve"> estimated the contribution of the first two components contributing to these significant cross-trait effects, </w:t>
      </w:r>
      <m:oMath>
        <m:acc>
          <m:accPr>
            <m:ctrlPr>
              <w:rPr>
                <w:rFonts w:ascii="Cambria Math" w:hAnsi="Cambria Math"/>
                <w:i/>
                <w:iCs/>
                <w:color w:val="000000"/>
                <w:lang w:val="en-GB"/>
              </w:rPr>
            </m:ctrlPr>
          </m:accPr>
          <m:e>
            <m:r>
              <w:rPr>
                <w:rFonts w:ascii="Cambria Math" w:hAnsi="Cambria Math"/>
                <w:color w:val="000000"/>
                <w:lang w:val="en-GB"/>
              </w:rPr>
              <m:t>γ</m:t>
            </m:r>
          </m:e>
        </m:acc>
      </m:oMath>
      <w:r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81577A">
        <w:rPr>
          <w:rFonts w:ascii="Helvetica" w:hAnsi="Helvetica"/>
          <w:color w:val="000000"/>
          <w:lang w:val="en-GB"/>
        </w:rPr>
        <w:t>, and compared their contribution to the total effect using standard linear regression</w:t>
      </w:r>
      <w:r w:rsidR="007D6514" w:rsidRPr="0081577A">
        <w:rPr>
          <w:rFonts w:ascii="Helvetica" w:hAnsi="Helvetica"/>
          <w:color w:val="000000"/>
          <w:lang w:val="en-GB"/>
        </w:rPr>
        <w:t xml:space="preserve"> (Figure 7</w:t>
      </w:r>
      <w:r w:rsidR="00C638A0" w:rsidRPr="0081577A">
        <w:rPr>
          <w:rFonts w:ascii="Helvetica" w:hAnsi="Helvetica"/>
          <w:color w:val="000000"/>
          <w:lang w:val="en-GB"/>
        </w:rPr>
        <w:t xml:space="preserve">, </w:t>
      </w:r>
      <w:r w:rsidR="00C638A0" w:rsidRPr="005F660B">
        <w:rPr>
          <w:rFonts w:ascii="Helvetica" w:hAnsi="Helvetica"/>
          <w:color w:val="000000"/>
          <w:lang w:val="en-GB"/>
        </w:rPr>
        <w:t xml:space="preserve">Table </w:t>
      </w:r>
      <w:r w:rsidR="005F660B" w:rsidRPr="005F660B">
        <w:rPr>
          <w:rFonts w:ascii="Helvetica" w:hAnsi="Helvetica"/>
          <w:color w:val="000000"/>
          <w:lang w:val="en-GB"/>
        </w:rPr>
        <w:t>2</w:t>
      </w:r>
      <w:r w:rsidR="007D6514" w:rsidRPr="005F660B">
        <w:rPr>
          <w:rFonts w:ascii="Helvetica" w:hAnsi="Helvetica"/>
          <w:color w:val="000000"/>
          <w:lang w:val="en-GB"/>
        </w:rPr>
        <w:t>)</w:t>
      </w:r>
      <w:r w:rsidR="007D6514" w:rsidRPr="0081577A">
        <w:rPr>
          <w:rFonts w:ascii="Helvetica" w:hAnsi="Helvetica"/>
          <w:color w:val="000000"/>
          <w:lang w:val="en-GB"/>
        </w:rPr>
        <w:t xml:space="preserve">. </w:t>
      </w:r>
      <w:r w:rsidR="00E46D98" w:rsidRPr="0081577A">
        <w:rPr>
          <w:rFonts w:ascii="Helvetica" w:hAnsi="Helvetica"/>
          <w:color w:val="000000"/>
          <w:lang w:val="en-GB"/>
        </w:rPr>
        <w:t xml:space="preserve">Paired t-test comparing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E46D98" w:rsidRPr="0081577A">
        <w:rPr>
          <w:rFonts w:ascii="Helvetica" w:hAnsi="Helvetica"/>
          <w:color w:val="000000"/>
          <w:lang w:val="en-GB"/>
        </w:rPr>
        <w:t xml:space="preserve">effect estimates </w:t>
      </w:r>
      <w:r w:rsidRPr="0081577A">
        <w:rPr>
          <w:rFonts w:ascii="Helvetica" w:hAnsi="Helvetica"/>
          <w:color w:val="000000"/>
          <w:lang w:val="en-GB"/>
        </w:rPr>
        <w:t xml:space="preserve">revealed that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w:t>
      </w:r>
      <w:r w:rsidRPr="0081577A">
        <w:rPr>
          <w:rFonts w:ascii="Helvetica" w:hAnsi="Helvetica"/>
          <w:color w:val="000000"/>
          <w:lang w:val="en-GB"/>
        </w:rPr>
        <w:t xml:space="preserve">(assortative mating through </w:t>
      </w:r>
      <m:oMath>
        <m:r>
          <w:rPr>
            <w:rFonts w:ascii="Cambria Math" w:hAnsi="Cambria Math"/>
            <w:color w:val="000000"/>
            <w:lang w:val="en-GB"/>
          </w:rPr>
          <m:t>X</m:t>
        </m:r>
      </m:oMath>
      <w:r w:rsidRPr="0081577A">
        <w:rPr>
          <w:rFonts w:ascii="Helvetica" w:hAnsi="Helvetica"/>
          <w:color w:val="000000"/>
          <w:lang w:val="en-GB"/>
        </w:rPr>
        <w:t>) is stronger</w:t>
      </w:r>
      <w:r w:rsidR="00E46D98" w:rsidRPr="0081577A">
        <w:rPr>
          <w:rFonts w:ascii="Helvetica" w:hAnsi="Helvetica"/>
          <w:color w:val="000000"/>
          <w:lang w:val="en-GB"/>
        </w:rPr>
        <w:t xml:space="preserve"> (</w:t>
      </w:r>
      <w:r w:rsidR="00BB7FA4" w:rsidRPr="0081577A">
        <w:rPr>
          <w:rFonts w:ascii="Helvetica" w:hAnsi="Helvetica"/>
          <w:i/>
          <w:iCs/>
          <w:color w:val="000000"/>
          <w:lang w:val="en-GB"/>
        </w:rPr>
        <w:t xml:space="preserve">p </w:t>
      </w:r>
      <w:r w:rsidR="00E46D98" w:rsidRPr="0081577A">
        <w:rPr>
          <w:rFonts w:ascii="Helvetica" w:hAnsi="Helvetica"/>
          <w:color w:val="000000"/>
          <w:lang w:val="en-GB"/>
        </w:rPr>
        <w:t>=</w:t>
      </w:r>
      <w:r w:rsidR="00BB7FA4" w:rsidRPr="0081577A">
        <w:rPr>
          <w:rFonts w:ascii="Helvetica" w:hAnsi="Helvetica"/>
          <w:color w:val="000000"/>
          <w:lang w:val="en-GB"/>
        </w:rPr>
        <w:t xml:space="preserve"> </w:t>
      </w:r>
      <w:r w:rsidR="00C93CFB" w:rsidRPr="0081577A">
        <w:rPr>
          <w:rFonts w:ascii="Helvetica" w:hAnsi="Helvetica"/>
          <w:color w:val="000000"/>
          <w:lang w:val="en-GB"/>
        </w:rPr>
        <w:t>1.1 x 10</w:t>
      </w:r>
      <w:r w:rsidR="00C93CFB" w:rsidRPr="0081577A">
        <w:rPr>
          <w:rFonts w:ascii="Helvetica" w:hAnsi="Helvetica"/>
          <w:color w:val="000000"/>
          <w:vertAlign w:val="superscript"/>
          <w:lang w:val="en-GB"/>
        </w:rPr>
        <w:t>-5</w:t>
      </w:r>
      <w:r w:rsidR="00E46D98" w:rsidRPr="0081577A">
        <w:rPr>
          <w:rFonts w:ascii="Helvetica" w:hAnsi="Helvetica"/>
          <w:color w:val="000000"/>
          <w:lang w:val="en-GB"/>
        </w:rPr>
        <w:t>)</w:t>
      </w:r>
      <w:r w:rsidRPr="0081577A">
        <w:rPr>
          <w:rFonts w:ascii="Helvetica" w:hAnsi="Helvetica"/>
          <w:color w:val="000000"/>
          <w:lang w:val="en-GB"/>
        </w:rPr>
        <w:t xml:space="preserve"> in general compared to</w:t>
      </w:r>
      <w:r w:rsidRPr="00503099">
        <w:rPr>
          <w:rFonts w:ascii="Helvetica" w:hAnsi="Helvetica"/>
          <w:i/>
          <w:iCs/>
          <w:color w:val="000000"/>
          <w:lang w:val="en-GB"/>
          <w:rPrChange w:id="745" w:author="Jenny Sjaarda" w:date="2022-04-11T21:48:00Z">
            <w:rPr>
              <w:rFonts w:ascii="Helvetica" w:hAnsi="Helvetica"/>
              <w:color w:val="000000"/>
              <w:lang w:val="en-GB"/>
            </w:rPr>
          </w:rPrChange>
        </w:rPr>
        <w:t xml:space="preserve">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Pr="0081577A">
        <w:rPr>
          <w:rFonts w:ascii="Helvetica" w:hAnsi="Helvetica"/>
          <w:color w:val="000000"/>
          <w:lang w:val="en-GB"/>
        </w:rPr>
        <w:t xml:space="preserve">(assortative mating through </w:t>
      </w:r>
      <m:oMath>
        <m:r>
          <w:rPr>
            <w:rFonts w:ascii="Cambria Math" w:hAnsi="Cambria Math"/>
            <w:color w:val="000000"/>
            <w:lang w:val="en-GB"/>
          </w:rPr>
          <m:t>Y</m:t>
        </m:r>
      </m:oMath>
      <w:r w:rsidRPr="0081577A">
        <w:rPr>
          <w:rFonts w:ascii="Helvetica" w:hAnsi="Helvetica"/>
          <w:color w:val="000000"/>
          <w:lang w:val="en-GB"/>
        </w:rPr>
        <w:t xml:space="preserve">). When we summed up the effects of </w:t>
      </w:r>
      <m:oMath>
        <m:acc>
          <m:accPr>
            <m:ctrlPr>
              <w:rPr>
                <w:rFonts w:ascii="Cambria Math" w:hAnsi="Cambria Math"/>
                <w:color w:val="000000"/>
                <w:lang w:val="en-GB"/>
              </w:rPr>
            </m:ctrlPr>
          </m:accPr>
          <m:e>
            <m:r>
              <m:rPr>
                <m:sty m:val="p"/>
              </m:rP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Pr="0081577A">
        <w:rPr>
          <w:rFonts w:ascii="Helvetica" w:hAnsi="Helvetica"/>
          <w:color w:val="000000"/>
          <w:lang w:val="en-GB"/>
        </w:rPr>
        <w:t xml:space="preserve">, we found that the sum was significantly larger than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Pr="0081577A">
        <w:rPr>
          <w:rFonts w:ascii="Helvetica" w:hAnsi="Helvetica"/>
          <w:color w:val="000000"/>
          <w:lang w:val="en-GB"/>
        </w:rPr>
        <w:t xml:space="preserve">. However, these two effects seemed to be correlated, carrying potentially shared signals. Hence, we first residualized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FF23F9" w:rsidRPr="0081577A">
        <w:rPr>
          <w:rFonts w:ascii="Helvetica" w:hAnsi="Helvetica"/>
          <w:color w:val="000000"/>
          <w:lang w:val="en-GB"/>
        </w:rPr>
        <w:t xml:space="preserve"> </w:t>
      </w:r>
      <w:r w:rsidRPr="0081577A">
        <w:rPr>
          <w:rFonts w:ascii="Helvetica" w:hAnsi="Helvetica"/>
          <w:color w:val="000000"/>
          <w:lang w:val="en-GB"/>
        </w:rPr>
        <w:t>for the effects of</w:t>
      </w:r>
      <w:r w:rsidR="00CA0173"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γ</m:t>
            </m:r>
          </m:e>
        </m:acc>
      </m:oMath>
      <w:r w:rsidR="00CA0AE3" w:rsidRPr="0081577A">
        <w:rPr>
          <w:rFonts w:ascii="Helvetica" w:hAnsi="Helvetica"/>
          <w:color w:val="000000"/>
          <w:lang w:val="en-GB"/>
        </w:rPr>
        <w:t xml:space="preserve"> (</w:t>
      </w:r>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w:t>
      </w:r>
      <w:r w:rsidRPr="0081577A">
        <w:rPr>
          <w:rFonts w:ascii="Helvetica" w:hAnsi="Helvetica"/>
          <w:color w:val="000000"/>
          <w:lang w:val="en-GB"/>
        </w:rPr>
        <w:t xml:space="preserve">, to ensure </w:t>
      </w:r>
      <w:del w:id="746" w:author="Jenny Sjaarda" w:date="2022-04-11T21:41:00Z">
        <w:r w:rsidRPr="0081577A" w:rsidDel="00CB120C">
          <w:rPr>
            <w:rFonts w:ascii="Helvetica" w:hAnsi="Helvetica"/>
            <w:color w:val="000000"/>
            <w:lang w:val="en-GB"/>
          </w:rPr>
          <w:delText xml:space="preserve">complete </w:delText>
        </w:r>
      </w:del>
      <w:r w:rsidRPr="0081577A">
        <w:rPr>
          <w:rFonts w:ascii="Helvetica" w:hAnsi="Helvetica"/>
          <w:color w:val="000000"/>
          <w:lang w:val="en-GB"/>
        </w:rPr>
        <w:t xml:space="preserve">independence between the two estimates, and then added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 xml:space="preserve"> </w:t>
      </w:r>
      <w:r w:rsidRPr="0081577A">
        <w:rPr>
          <w:rFonts w:ascii="Helvetica" w:hAnsi="Helvetica"/>
          <w:color w:val="000000"/>
          <w:lang w:val="en-GB"/>
        </w:rPr>
        <w:t xml:space="preserve">to </w:t>
      </w:r>
      <m:oMath>
        <m:acc>
          <m:accPr>
            <m:ctrlPr>
              <w:rPr>
                <w:rFonts w:ascii="Cambria Math" w:hAnsi="Cambria Math"/>
                <w:i/>
                <w:iCs/>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w:t>
      </w:r>
      <w:r w:rsidR="00CA0AE3" w:rsidRPr="0081577A">
        <w:rPr>
          <w:rFonts w:ascii="Helvetica" w:hAnsi="Helvetica"/>
          <w:color w:val="000000"/>
          <w:lang w:val="en-GB"/>
        </w:rPr>
        <w:t xml:space="preserve">. </w:t>
      </w:r>
      <w:r w:rsidRPr="0081577A">
        <w:rPr>
          <w:rFonts w:ascii="Helvetica" w:hAnsi="Helvetica"/>
          <w:color w:val="000000"/>
          <w:lang w:val="en-GB"/>
        </w:rPr>
        <w:t xml:space="preserve">We found no significant difference between </w:t>
      </w:r>
      <m:oMath>
        <m:acc>
          <m:accPr>
            <m:ctrlPr>
              <w:rPr>
                <w:rFonts w:ascii="Cambria Math" w:hAnsi="Cambria Math"/>
                <w:i/>
                <w:iCs/>
                <w:color w:val="000000"/>
                <w:lang w:val="en-GB"/>
              </w:rPr>
            </m:ctrlPr>
          </m:accPr>
          <m:e>
            <m:r>
              <w:rPr>
                <w:rFonts w:ascii="Cambria Math" w:hAnsi="Cambria Math"/>
                <w:color w:val="000000"/>
                <w:lang w:val="en-GB"/>
              </w:rPr>
              <m:t>ω</m:t>
            </m:r>
          </m:e>
        </m:acc>
      </m:oMath>
      <w:r w:rsidR="00CA0AE3" w:rsidRPr="0081577A">
        <w:rPr>
          <w:rFonts w:ascii="Helvetica" w:hAnsi="Helvetica"/>
          <w:color w:val="000000"/>
          <w:lang w:val="en-GB"/>
        </w:rPr>
        <w:t xml:space="preserve"> </w:t>
      </w:r>
      <w:r w:rsidRPr="0081577A">
        <w:rPr>
          <w:rFonts w:ascii="Helvetica" w:hAnsi="Helvetica"/>
          <w:color w:val="000000"/>
          <w:lang w:val="en-GB"/>
        </w:rPr>
        <w:t>and</w:t>
      </w:r>
      <w:r w:rsidR="00416E56" w:rsidRPr="0081577A">
        <w:rPr>
          <w:rFonts w:ascii="Helvetica" w:hAnsi="Helvetica"/>
          <w:color w:val="000000"/>
          <w:lang w:val="en-GB"/>
        </w:rPr>
        <w:t xml:space="preserve"> the sum of</w:t>
      </w:r>
      <w:r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w:r w:rsidRPr="0081577A">
        <w:rPr>
          <w:rFonts w:ascii="Helvetica" w:hAnsi="Helvetica"/>
          <w:color w:val="000000"/>
          <w:lang w:val="en-GB"/>
        </w:rPr>
        <w:t>in this analysi</w:t>
      </w:r>
      <w:r w:rsidR="008D509B" w:rsidRPr="0081577A">
        <w:rPr>
          <w:rFonts w:ascii="Helvetica" w:hAnsi="Helvetica"/>
          <w:color w:val="000000"/>
          <w:lang w:val="en-GB"/>
        </w:rPr>
        <w:t xml:space="preserve">s and </w:t>
      </w:r>
      <w:ins w:id="747" w:author="Jenny Sjaarda" w:date="2022-04-11T21:42:00Z">
        <w:r w:rsidR="00CB120C">
          <w:rPr>
            <w:rFonts w:ascii="Helvetica" w:hAnsi="Helvetica"/>
            <w:color w:val="000000"/>
            <w:lang w:val="en-GB"/>
          </w:rPr>
          <w:t xml:space="preserve">with data </w:t>
        </w:r>
      </w:ins>
      <w:r w:rsidR="008D509B" w:rsidRPr="0081577A">
        <w:rPr>
          <w:rFonts w:ascii="Helvetica" w:hAnsi="Helvetica"/>
          <w:color w:val="000000"/>
          <w:lang w:val="en-GB"/>
        </w:rPr>
        <w:t>points in general</w:t>
      </w:r>
      <w:ins w:id="748" w:author="Jenny Sjaarda" w:date="2022-04-11T21:42:00Z">
        <w:r w:rsidR="00CB120C">
          <w:rPr>
            <w:rFonts w:ascii="Helvetica" w:hAnsi="Helvetica"/>
            <w:color w:val="000000"/>
            <w:lang w:val="en-GB"/>
          </w:rPr>
          <w:t xml:space="preserve">, falling </w:t>
        </w:r>
      </w:ins>
      <w:del w:id="749" w:author="Jenny Sjaarda" w:date="2022-04-11T21:42:00Z">
        <w:r w:rsidR="008D509B" w:rsidRPr="0081577A" w:rsidDel="00CB120C">
          <w:rPr>
            <w:rFonts w:ascii="Helvetica" w:hAnsi="Helvetica"/>
            <w:color w:val="000000"/>
            <w:lang w:val="en-GB"/>
          </w:rPr>
          <w:delText xml:space="preserve"> were </w:delText>
        </w:r>
      </w:del>
      <w:r w:rsidR="008D509B" w:rsidRPr="0081577A">
        <w:rPr>
          <w:rFonts w:ascii="Helvetica" w:hAnsi="Helvetica"/>
          <w:color w:val="000000"/>
          <w:lang w:val="en-GB"/>
        </w:rPr>
        <w:t>near the identity line</w:t>
      </w:r>
      <w:ins w:id="750" w:author="Jenny Sjaarda" w:date="2022-04-11T21:42:00Z">
        <w:r w:rsidR="00CB120C">
          <w:rPr>
            <w:rFonts w:ascii="Helvetica" w:hAnsi="Helvetica"/>
            <w:color w:val="000000"/>
            <w:lang w:val="en-GB"/>
          </w:rPr>
          <w:t xml:space="preserve"> </w:t>
        </w:r>
        <w:r w:rsidR="00503099">
          <w:rPr>
            <w:rFonts w:ascii="Helvetica" w:hAnsi="Helvetica"/>
            <w:color w:val="000000"/>
            <w:lang w:val="en-GB"/>
          </w:rPr>
          <w:t xml:space="preserve">suggesting that </w:t>
        </w:r>
      </w:ins>
      <m:oMath>
        <m:acc>
          <m:accPr>
            <m:ctrlPr>
              <w:ins w:id="751" w:author="Jenny Sjaarda" w:date="2022-04-11T21:43:00Z">
                <w:rPr>
                  <w:rFonts w:ascii="Cambria Math" w:hAnsi="Cambria Math"/>
                  <w:color w:val="000000"/>
                  <w:lang w:val="en-GB"/>
                </w:rPr>
              </w:ins>
            </m:ctrlPr>
          </m:accPr>
          <m:e>
            <m:r>
              <w:ins w:id="752" w:author="Jenny Sjaarda" w:date="2022-04-11T21:43:00Z">
                <m:rPr>
                  <m:sty m:val="p"/>
                </m:rPr>
                <w:rPr>
                  <w:rFonts w:ascii="Cambria Math" w:hAnsi="Cambria Math"/>
                  <w:color w:val="000000"/>
                  <w:lang w:val="en-GB"/>
                </w:rPr>
                <m:t>ω</m:t>
              </w:ins>
            </m:r>
          </m:e>
        </m:acc>
        <m:r>
          <w:ins w:id="753" w:author="Jenny Sjaarda" w:date="2022-04-11T21:43:00Z">
            <m:rPr>
              <m:sty m:val="p"/>
            </m:rPr>
            <w:rPr>
              <w:rFonts w:ascii="Cambria Math" w:hAnsi="Cambria Math"/>
              <w:color w:val="000000"/>
              <w:lang w:val="en-GB"/>
            </w:rPr>
            <m:t xml:space="preserve"> </m:t>
          </w:ins>
        </m:r>
      </m:oMath>
      <w:ins w:id="754" w:author="Jenny Sjaarda" w:date="2022-04-11T21:43:00Z">
        <w:r w:rsidR="00503099">
          <w:rPr>
            <w:rFonts w:ascii="Helvetica" w:hAnsi="Helvetica"/>
            <w:color w:val="000000"/>
            <w:lang w:val="en-GB"/>
          </w:rPr>
          <w:t xml:space="preserve">was capturing </w:t>
        </w:r>
      </w:ins>
      <w:ins w:id="755" w:author="Jenny Sjaarda" w:date="2022-04-11T21:44:00Z">
        <w:r w:rsidR="00503099">
          <w:rPr>
            <w:rFonts w:ascii="Helvetica" w:hAnsi="Helvetica"/>
            <w:color w:val="000000"/>
            <w:lang w:val="en-GB"/>
          </w:rPr>
          <w:t xml:space="preserve">the paths given by </w:t>
        </w:r>
      </w:ins>
      <m:oMath>
        <m:acc>
          <m:accPr>
            <m:ctrlPr>
              <w:ins w:id="756" w:author="Jenny Sjaarda" w:date="2022-04-11T21:44:00Z">
                <w:rPr>
                  <w:rFonts w:ascii="Cambria Math" w:hAnsi="Cambria Math"/>
                  <w:i/>
                  <w:iCs/>
                  <w:color w:val="000000"/>
                  <w:lang w:val="en-GB"/>
                </w:rPr>
              </w:ins>
            </m:ctrlPr>
          </m:accPr>
          <m:e>
            <m:r>
              <w:ins w:id="757" w:author="Jenny Sjaarda" w:date="2022-04-11T21:44:00Z">
                <w:rPr>
                  <w:rFonts w:ascii="Cambria Math" w:hAnsi="Cambria Math"/>
                  <w:color w:val="000000"/>
                  <w:lang w:val="en-GB"/>
                </w:rPr>
                <m:t>γ</m:t>
              </w:ins>
            </m:r>
          </m:e>
        </m:acc>
      </m:oMath>
      <w:ins w:id="758" w:author="Jenny Sjaarda" w:date="2022-04-11T21:44:00Z">
        <w:r w:rsidR="00503099">
          <w:rPr>
            <w:rFonts w:ascii="Helvetica" w:hAnsi="Helvetica"/>
            <w:color w:val="000000"/>
            <w:lang w:val="en-GB"/>
          </w:rPr>
          <w:t xml:space="preserve"> and </w:t>
        </w:r>
      </w:ins>
      <m:oMath>
        <m:acc>
          <m:accPr>
            <m:ctrlPr>
              <w:ins w:id="759" w:author="Jenny Sjaarda" w:date="2022-04-11T21:44:00Z">
                <w:rPr>
                  <w:rFonts w:ascii="Cambria Math" w:hAnsi="Cambria Math"/>
                  <w:i/>
                  <w:iCs/>
                  <w:color w:val="000000"/>
                  <w:lang w:val="en-GB"/>
                </w:rPr>
              </w:ins>
            </m:ctrlPr>
          </m:accPr>
          <m:e>
            <m:r>
              <w:ins w:id="760" w:author="Jenny Sjaarda" w:date="2022-04-11T21:44:00Z">
                <w:rPr>
                  <w:rFonts w:ascii="Cambria Math" w:hAnsi="Cambria Math"/>
                  <w:color w:val="000000"/>
                  <w:lang w:val="en-GB"/>
                </w:rPr>
                <m:t>ρ</m:t>
              </w:ins>
            </m:r>
          </m:e>
        </m:acc>
      </m:oMath>
      <w:r w:rsidR="008D509B" w:rsidRPr="0081577A">
        <w:rPr>
          <w:rFonts w:ascii="Helvetica" w:hAnsi="Helvetica"/>
          <w:color w:val="000000"/>
          <w:lang w:val="en-GB"/>
        </w:rPr>
        <w:t xml:space="preserve">. </w:t>
      </w:r>
      <w:ins w:id="761" w:author="Jenny Sjaarda" w:date="2022-04-11T21:44:00Z">
        <w:r w:rsidR="00503099">
          <w:rPr>
            <w:rFonts w:ascii="Helvetica" w:hAnsi="Helvetica"/>
            <w:color w:val="000000"/>
            <w:lang w:val="en-GB"/>
          </w:rPr>
          <w:t>Indeed, l</w:t>
        </w:r>
      </w:ins>
      <w:del w:id="762" w:author="Jenny Sjaarda" w:date="2022-04-11T21:44:00Z">
        <w:r w:rsidR="00BB7FA4" w:rsidRPr="0081577A" w:rsidDel="00503099">
          <w:rPr>
            <w:rFonts w:ascii="Helvetica" w:hAnsi="Helvetica"/>
            <w:color w:val="000000"/>
            <w:lang w:val="en-GB"/>
          </w:rPr>
          <w:delText>L</w:delText>
        </w:r>
      </w:del>
      <w:r w:rsidR="00BB7FA4" w:rsidRPr="0081577A">
        <w:rPr>
          <w:rFonts w:ascii="Helvetica" w:hAnsi="Helvetica"/>
          <w:color w:val="000000"/>
          <w:lang w:val="en-GB"/>
        </w:rPr>
        <w:t>inear regression results revealed that 76% of the total effect (</w:t>
      </w:r>
      <m:oMath>
        <m:acc>
          <m:accPr>
            <m:ctrlPr>
              <w:rPr>
                <w:rFonts w:ascii="Cambria Math" w:hAnsi="Cambria Math"/>
                <w:i/>
                <w:iCs/>
                <w:color w:val="000000"/>
                <w:lang w:val="en-GB"/>
              </w:rPr>
            </m:ctrlPr>
          </m:accPr>
          <m:e>
            <m:r>
              <w:rPr>
                <w:rFonts w:ascii="Cambria Math" w:hAnsi="Cambria Math"/>
                <w:color w:val="000000"/>
                <w:lang w:val="en-GB"/>
              </w:rPr>
              <m:t>ω</m:t>
            </m:r>
          </m:e>
        </m:acc>
      </m:oMath>
      <w:r w:rsidR="00BB7FA4" w:rsidRPr="0081577A">
        <w:rPr>
          <w:rFonts w:ascii="Helvetica" w:hAnsi="Helvetica"/>
          <w:color w:val="000000"/>
          <w:lang w:val="en-GB"/>
        </w:rPr>
        <w:t xml:space="preserve">) can be </w:t>
      </w:r>
      <w:r w:rsidR="004224BB" w:rsidRPr="0081577A">
        <w:rPr>
          <w:rFonts w:ascii="Helvetica" w:hAnsi="Helvetica"/>
          <w:color w:val="000000"/>
          <w:lang w:val="en-GB"/>
        </w:rPr>
        <w:t xml:space="preserve">explained </w:t>
      </w:r>
      <w:r w:rsidR="00BB7FA4" w:rsidRPr="0081577A">
        <w:rPr>
          <w:rFonts w:ascii="Helvetica" w:hAnsi="Helvetica"/>
          <w:color w:val="000000"/>
          <w:lang w:val="en-GB"/>
        </w:rPr>
        <w:t>by the two paths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and that the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is on average very close to the total effect.</w:t>
      </w:r>
    </w:p>
    <w:p w14:paraId="3BF6010A" w14:textId="16B1B1FA" w:rsidR="00DE17C1" w:rsidRPr="0081577A" w:rsidRDefault="002C4828" w:rsidP="00DE17C1">
      <w:pPr>
        <w:widowControl w:val="0"/>
        <w:autoSpaceDE w:val="0"/>
        <w:autoSpaceDN w:val="0"/>
        <w:adjustRightInd w:val="0"/>
        <w:ind w:left="640" w:hanging="640"/>
        <w:rPr>
          <w:rFonts w:ascii="Helvetica" w:hAnsi="Helvetica"/>
          <w:lang w:val="en-GB"/>
        </w:rPr>
      </w:pPr>
      <w:r w:rsidRPr="0081577A">
        <w:rPr>
          <w:rFonts w:ascii="Helvetica" w:hAnsi="Helvetica" w:cs="Arial"/>
          <w:color w:val="2F5496"/>
          <w:kern w:val="36"/>
          <w:sz w:val="32"/>
          <w:szCs w:val="32"/>
          <w:lang w:val="en-GB"/>
        </w:rPr>
        <w:br w:type="page"/>
      </w:r>
      <w:del w:id="763" w:author="Jenny Sjaarda" w:date="2022-04-12T08:54:00Z">
        <w:r w:rsidR="00DE17C1" w:rsidRPr="0081577A" w:rsidDel="00276DDC">
          <w:rPr>
            <w:rFonts w:ascii="Helvetica" w:hAnsi="Helvetica"/>
            <w:noProof/>
            <w:lang w:val="en-GB"/>
          </w:rPr>
          <w:lastRenderedPageBreak/>
          <w:drawing>
            <wp:inline distT="0" distB="0" distL="0" distR="0" wp14:anchorId="079C5B49" wp14:editId="5E661BDE">
              <wp:extent cx="5760720" cy="8229600"/>
              <wp:effectExtent l="0" t="0" r="508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del>
      <w:ins w:id="764" w:author="Jenny Sjaarda" w:date="2022-04-12T08:54:00Z">
        <w:r w:rsidR="00276DDC">
          <w:rPr>
            <w:rFonts w:ascii="Helvetica" w:hAnsi="Helvetica"/>
            <w:noProof/>
            <w:lang w:val="en-GB"/>
          </w:rPr>
          <w:lastRenderedPageBreak/>
          <w:drawing>
            <wp:inline distT="0" distB="0" distL="0" distR="0" wp14:anchorId="3A057487" wp14:editId="60923549">
              <wp:extent cx="5760720" cy="8229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6792BF16" w14:textId="77777777" w:rsidR="00DE17C1" w:rsidRPr="0081577A" w:rsidRDefault="00DE17C1" w:rsidP="00DE17C1">
      <w:pPr>
        <w:rPr>
          <w:lang w:val="en-GB"/>
        </w:rPr>
      </w:pPr>
    </w:p>
    <w:p w14:paraId="73F9D421" w14:textId="5956DD44" w:rsidR="002C4828" w:rsidRDefault="00DE17C1" w:rsidP="00DE17C1">
      <w:pPr>
        <w:rPr>
          <w:rFonts w:ascii="Helvetica" w:hAnsi="Helvetica"/>
          <w:color w:val="000000"/>
          <w:lang w:val="en-GB"/>
        </w:rPr>
      </w:pPr>
      <w:commentRangeStart w:id="765"/>
      <w:r w:rsidRPr="00D17895">
        <w:rPr>
          <w:rFonts w:ascii="Helvetica" w:hAnsi="Helvetica"/>
          <w:b/>
          <w:bCs/>
          <w:lang w:val="en-GB"/>
        </w:rPr>
        <w:t xml:space="preserve">Figure 7: </w:t>
      </w:r>
      <w:commentRangeEnd w:id="765"/>
      <w:r w:rsidR="00EA32B7">
        <w:rPr>
          <w:rStyle w:val="CommentReference"/>
          <w:rFonts w:asciiTheme="minorHAnsi" w:eastAsiaTheme="minorHAnsi" w:hAnsiTheme="minorHAnsi" w:cstheme="minorBidi"/>
        </w:rPr>
        <w:commentReference w:id="765"/>
      </w:r>
      <w:del w:id="766" w:author="Jenny Sjaarda" w:date="2022-04-12T08:54:00Z">
        <w:r w:rsidRPr="00D17895" w:rsidDel="00276DDC">
          <w:rPr>
            <w:rFonts w:ascii="Helvetica" w:hAnsi="Helvetica"/>
            <w:lang w:val="en-GB"/>
          </w:rPr>
          <w:delText xml:space="preserve">Top </w:delText>
        </w:r>
      </w:del>
      <w:ins w:id="767" w:author="Jenny Sjaarda" w:date="2022-04-12T08:54:00Z">
        <w:r w:rsidR="00276DDC">
          <w:rPr>
            <w:rFonts w:ascii="Helvetica" w:hAnsi="Helvetica"/>
            <w:lang w:val="en-GB"/>
          </w:rPr>
          <w:t>Figures A through D</w:t>
        </w:r>
        <w:r w:rsidR="00276DDC" w:rsidRPr="00D17895">
          <w:rPr>
            <w:rFonts w:ascii="Helvetica" w:hAnsi="Helvetica"/>
            <w:lang w:val="en-GB"/>
          </w:rPr>
          <w:t xml:space="preserve"> </w:t>
        </w:r>
      </w:ins>
      <w:del w:id="768" w:author="Jenny Sjaarda" w:date="2022-04-12T08:54:00Z">
        <w:r w:rsidRPr="00D17895" w:rsidDel="00276DDC">
          <w:rPr>
            <w:rFonts w:ascii="Helvetica" w:hAnsi="Helvetica"/>
            <w:lang w:val="en-GB"/>
          </w:rPr>
          <w:delText xml:space="preserve">panel </w:delText>
        </w:r>
      </w:del>
      <w:r w:rsidRPr="00D17895">
        <w:rPr>
          <w:rFonts w:ascii="Helvetica" w:hAnsi="Helvetica"/>
          <w:lang w:val="en-GB"/>
        </w:rPr>
        <w:t xml:space="preserve">shows the regression between the various paths from </w:t>
      </w:r>
      <w:r w:rsidRPr="00D17895">
        <w:rPr>
          <w:rFonts w:ascii="Helvetica" w:hAnsi="Helvetica"/>
          <w:color w:val="000000"/>
          <w:lang w:val="en-GB"/>
        </w:rPr>
        <w:t>the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D17895">
        <w:rPr>
          <w:rFonts w:ascii="Helvetica" w:hAnsi="Helvetica"/>
          <w:color w:val="000000"/>
          <w:lang w:val="en-GB"/>
        </w:rPr>
        <w:t>) to another phenotype in its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D17895">
        <w:rPr>
          <w:rFonts w:ascii="Helvetica" w:hAnsi="Helvetica"/>
          <w:color w:val="000000"/>
          <w:lang w:val="en-GB"/>
        </w:rPr>
        <w:t xml:space="preserve">) </w:t>
      </w:r>
      <w:r w:rsidRPr="00D17895">
        <w:rPr>
          <w:rFonts w:ascii="Helvetica" w:hAnsi="Helvetica"/>
          <w:lang w:val="en-GB"/>
        </w:rPr>
        <w:t>for the 1088 trait pairs with significant</w:t>
      </w:r>
      <w:r w:rsidRPr="00D17895">
        <w:rPr>
          <w:rFonts w:ascii="Helvetica" w:hAnsi="Helvetica"/>
          <w:color w:val="000000"/>
          <w:lang w:val="en-GB"/>
        </w:rPr>
        <w:t xml:space="preserve"> MR-effects among couples (</w:t>
      </w:r>
      <m:oMath>
        <m:sSub>
          <m:sSubPr>
            <m:ctrlPr>
              <w:rPr>
                <w:rFonts w:ascii="Cambria Math" w:hAnsi="Cambria Math"/>
                <w:i/>
                <w:iCs/>
                <w:color w:val="000000"/>
                <w:lang w:val="en-GB"/>
              </w:rPr>
            </m:ctrlPr>
          </m:sSubPr>
          <m:e>
            <m:r>
              <w:rPr>
                <w:rFonts w:ascii="Cambria Math" w:hAnsi="Cambria Math"/>
                <w:color w:val="000000"/>
                <w:lang w:val="en-GB"/>
              </w:rPr>
              <m:t>p</m:t>
            </m:r>
          </m:e>
          <m:sub>
            <m:acc>
              <m:accPr>
                <m:ctrlPr>
                  <w:rPr>
                    <w:rFonts w:ascii="Cambria Math" w:hAnsi="Cambria Math"/>
                    <w:i/>
                    <w:iCs/>
                    <w:color w:val="000000"/>
                    <w:lang w:val="en-GB"/>
                  </w:rPr>
                </m:ctrlPr>
              </m:accPr>
              <m:e>
                <m:r>
                  <w:rPr>
                    <w:rFonts w:ascii="Cambria Math" w:hAnsi="Cambria Math"/>
                    <w:color w:val="000000"/>
                    <w:lang w:val="en-GB"/>
                  </w:rPr>
                  <m:t>ω</m:t>
                </m:r>
              </m:e>
            </m:acc>
          </m:sub>
        </m:sSub>
      </m:oMath>
      <w:r w:rsidRPr="00D17895">
        <w:rPr>
          <w:rFonts w:ascii="Helvetica" w:hAnsi="Helvetica"/>
          <w:color w:val="000000"/>
          <w:lang w:val="en-GB"/>
        </w:rPr>
        <w:t xml:space="preserve"> &lt; 0.05/[66</w:t>
      </w:r>
      <w:r w:rsidRPr="00D17895">
        <w:rPr>
          <w:rFonts w:ascii="Helvetica" w:hAnsi="Helvetica"/>
          <w:color w:val="000000"/>
          <w:vertAlign w:val="superscript"/>
          <w:lang w:val="en-GB"/>
        </w:rPr>
        <w:t>2</w:t>
      </w:r>
      <w:r w:rsidRPr="00D17895">
        <w:rPr>
          <w:rFonts w:ascii="Helvetica" w:hAnsi="Helvetica"/>
          <w:color w:val="000000"/>
          <w:lang w:val="en-GB"/>
        </w:rPr>
        <w:t>]) and had correlation &lt; 0.8.</w:t>
      </w:r>
      <w:del w:id="769" w:author="Jenny Sjaarda" w:date="2022-04-11T21:46:00Z">
        <w:r w:rsidRPr="00D17895" w:rsidDel="00503099">
          <w:rPr>
            <w:rFonts w:ascii="Helvetica" w:hAnsi="Helvetica"/>
            <w:lang w:val="en-GB"/>
          </w:rPr>
          <w:delText xml:space="preserve"> </w:delText>
        </w:r>
        <w:r w:rsidRPr="00D17895" w:rsidDel="00503099">
          <w:rPr>
            <w:rFonts w:ascii="Helvetica" w:hAnsi="Helvetica"/>
            <w:color w:val="000000"/>
            <w:lang w:val="en-GB"/>
          </w:rPr>
          <w:delText>the index case (</w:delText>
        </w:r>
      </w:del>
      <m:oMath>
        <m:sSub>
          <m:sSubPr>
            <m:ctrlPr>
              <w:del w:id="770" w:author="Jenny Sjaarda" w:date="2022-04-11T21:46:00Z">
                <w:rPr>
                  <w:rFonts w:ascii="Cambria Math" w:hAnsi="Cambria Math"/>
                  <w:i/>
                  <w:iCs/>
                  <w:color w:val="000000"/>
                  <w:lang w:val="en-GB"/>
                </w:rPr>
              </w:del>
            </m:ctrlPr>
          </m:sSubPr>
          <m:e>
            <m:r>
              <w:del w:id="771" w:author="Jenny Sjaarda" w:date="2022-04-11T21:46:00Z">
                <w:rPr>
                  <w:rFonts w:ascii="Cambria Math" w:hAnsi="Cambria Math"/>
                  <w:color w:val="000000"/>
                  <w:lang w:val="en-GB"/>
                  <w:rPrChange w:id="772" w:author="Jenny Sjaarda" w:date="2022-04-11T21:44:00Z">
                    <w:rPr>
                      <w:rFonts w:ascii="Cambria Math" w:hAnsi="Cambria Math"/>
                      <w:color w:val="000000"/>
                      <w:lang w:val="en-GB"/>
                    </w:rPr>
                  </w:rPrChange>
                </w:rPr>
                <m:t>X</m:t>
              </w:del>
            </m:r>
          </m:e>
          <m:sub>
            <m:r>
              <w:del w:id="773" w:author="Jenny Sjaarda" w:date="2022-04-11T21:46:00Z">
                <w:rPr>
                  <w:rFonts w:ascii="Cambria Math" w:hAnsi="Cambria Math"/>
                  <w:color w:val="000000"/>
                  <w:lang w:val="en-GB"/>
                  <w:rPrChange w:id="774" w:author="Jenny Sjaarda" w:date="2022-04-11T21:44:00Z">
                    <w:rPr>
                      <w:rFonts w:ascii="Cambria Math" w:hAnsi="Cambria Math"/>
                      <w:color w:val="000000"/>
                      <w:lang w:val="en-GB"/>
                    </w:rPr>
                  </w:rPrChange>
                </w:rPr>
                <m:t>i</m:t>
              </w:del>
            </m:r>
          </m:sub>
        </m:sSub>
      </m:oMath>
      <w:del w:id="775" w:author="Jenny Sjaarda" w:date="2022-04-11T21:46:00Z">
        <w:r w:rsidRPr="00D17895" w:rsidDel="00503099">
          <w:rPr>
            <w:rFonts w:ascii="Helvetica" w:hAnsi="Helvetica"/>
            <w:color w:val="000000"/>
            <w:lang w:val="en-GB"/>
          </w:rPr>
          <w:delText>) to another phenotype in its partner (</w:delText>
        </w:r>
      </w:del>
      <m:oMath>
        <m:sSub>
          <m:sSubPr>
            <m:ctrlPr>
              <w:del w:id="776" w:author="Jenny Sjaarda" w:date="2022-04-11T21:46:00Z">
                <w:rPr>
                  <w:rFonts w:ascii="Cambria Math" w:hAnsi="Cambria Math"/>
                  <w:i/>
                  <w:iCs/>
                  <w:color w:val="000000"/>
                  <w:lang w:val="en-GB"/>
                </w:rPr>
              </w:del>
            </m:ctrlPr>
          </m:sSubPr>
          <m:e>
            <m:r>
              <w:del w:id="777" w:author="Jenny Sjaarda" w:date="2022-04-11T21:46:00Z">
                <w:rPr>
                  <w:rFonts w:ascii="Cambria Math" w:hAnsi="Cambria Math"/>
                  <w:color w:val="000000"/>
                  <w:lang w:val="en-GB"/>
                  <w:rPrChange w:id="778" w:author="Jenny Sjaarda" w:date="2022-04-11T21:45:00Z">
                    <w:rPr>
                      <w:rFonts w:ascii="Cambria Math" w:hAnsi="Cambria Math"/>
                      <w:color w:val="000000"/>
                      <w:lang w:val="en-GB"/>
                    </w:rPr>
                  </w:rPrChange>
                </w:rPr>
                <m:t>Y</m:t>
              </w:del>
            </m:r>
          </m:e>
          <m:sub>
            <m:r>
              <w:del w:id="779" w:author="Jenny Sjaarda" w:date="2022-04-11T21:46:00Z">
                <w:rPr>
                  <w:rFonts w:ascii="Cambria Math" w:hAnsi="Cambria Math"/>
                  <w:color w:val="000000"/>
                  <w:lang w:val="en-GB"/>
                  <w:rPrChange w:id="780" w:author="Jenny Sjaarda" w:date="2022-04-11T21:45:00Z">
                    <w:rPr>
                      <w:rFonts w:ascii="Cambria Math" w:hAnsi="Cambria Math"/>
                      <w:color w:val="000000"/>
                      <w:lang w:val="en-GB"/>
                    </w:rPr>
                  </w:rPrChange>
                </w:rPr>
                <m:t>p</m:t>
              </w:del>
            </m:r>
          </m:sub>
        </m:sSub>
      </m:oMath>
      <w:del w:id="781" w:author="Jenny Sjaarda" w:date="2022-04-11T21:46:00Z">
        <w:r w:rsidRPr="00D17895" w:rsidDel="00503099">
          <w:rPr>
            <w:rFonts w:ascii="Helvetica" w:hAnsi="Helvetica"/>
            <w:color w:val="000000"/>
            <w:lang w:val="en-GB"/>
          </w:rPr>
          <w:delText>).</w:delText>
        </w:r>
      </w:del>
      <w:r w:rsidRPr="00D17895">
        <w:rPr>
          <w:rFonts w:ascii="Helvetica" w:hAnsi="Helvetica"/>
          <w:color w:val="000000"/>
          <w:lang w:val="en-GB"/>
        </w:rPr>
        <w:t xml:space="preserve"> To calculate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EA32B7">
        <w:rPr>
          <w:rFonts w:ascii="Helvetica" w:hAnsi="Helvetica"/>
          <w:color w:val="000000"/>
          <w:lang w:val="en-GB"/>
        </w:rPr>
        <w:t>,</w:t>
      </w:r>
      <w:r w:rsidRPr="00D17895">
        <w:rPr>
          <w:rFonts w:ascii="Helvetica" w:hAnsi="Helvetica"/>
          <w:color w:val="000000"/>
          <w:lang w:val="en-GB"/>
        </w:rPr>
        <w:t xml:space="preserve"> we residualized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D17895">
        <w:rPr>
          <w:rFonts w:ascii="Helvetica" w:hAnsi="Helvetica"/>
          <w:color w:val="000000"/>
          <w:lang w:val="en-GB"/>
        </w:rPr>
        <w:t xml:space="preserve"> for the effects of </w:t>
      </w:r>
      <m:oMath>
        <m:acc>
          <m:accPr>
            <m:ctrlPr>
              <w:rPr>
                <w:rFonts w:ascii="Cambria Math" w:hAnsi="Cambria Math"/>
                <w:i/>
                <w:iCs/>
                <w:color w:val="000000"/>
                <w:lang w:val="en-GB"/>
              </w:rPr>
            </m:ctrlPr>
          </m:accPr>
          <m:e>
            <m:r>
              <w:rPr>
                <w:rFonts w:ascii="Cambria Math" w:hAnsi="Cambria Math"/>
                <w:color w:val="000000"/>
                <w:lang w:val="en-GB"/>
              </w:rPr>
              <m:t>γ</m:t>
            </m:r>
          </m:e>
        </m:acc>
      </m:oMath>
      <w:r w:rsidRPr="00EA32B7">
        <w:rPr>
          <w:rFonts w:ascii="Helvetica" w:hAnsi="Helvetica"/>
          <w:i/>
          <w:iCs/>
          <w:color w:val="000000"/>
          <w:lang w:val="en-GB"/>
          <w:rPrChange w:id="782" w:author="Jenny Sjaarda" w:date="2022-04-11T21:54:00Z">
            <w:rPr>
              <w:rFonts w:ascii="Helvetica" w:hAnsi="Helvetica"/>
              <w:color w:val="000000"/>
              <w:lang w:val="en-GB"/>
            </w:rPr>
          </w:rPrChange>
        </w:rPr>
        <w:t xml:space="preserve"> </w:t>
      </w:r>
      <w:r w:rsidRPr="00D17895">
        <w:rPr>
          <w:rFonts w:ascii="Helvetica" w:hAnsi="Helvetica"/>
          <w:color w:val="000000"/>
          <w:lang w:val="en-GB"/>
        </w:rPr>
        <w:t>(</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D17895">
        <w:rPr>
          <w:rFonts w:ascii="Helvetica" w:hAnsi="Helvetica"/>
          <w:color w:val="000000"/>
          <w:lang w:val="en-GB"/>
        </w:rPr>
        <w:t xml:space="preserve">), to ensure complete independence between the estimates, and then added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D17895">
        <w:rPr>
          <w:rFonts w:ascii="Helvetica" w:hAnsi="Helvetica"/>
          <w:color w:val="000000"/>
          <w:lang w:val="en-GB"/>
        </w:rPr>
        <w:t xml:space="preserve"> to </w:t>
      </w:r>
      <m:oMath>
        <m:acc>
          <m:accPr>
            <m:ctrlPr>
              <w:rPr>
                <w:rFonts w:ascii="Cambria Math" w:hAnsi="Cambria Math"/>
                <w:i/>
                <w:iCs/>
                <w:color w:val="000000"/>
                <w:lang w:val="en-GB"/>
              </w:rPr>
            </m:ctrlPr>
          </m:accPr>
          <m:e>
            <m:r>
              <w:rPr>
                <w:rFonts w:ascii="Cambria Math" w:hAnsi="Cambria Math"/>
                <w:color w:val="000000"/>
                <w:lang w:val="en-GB"/>
              </w:rPr>
              <m:t>γ</m:t>
            </m:r>
          </m:e>
        </m:acc>
      </m:oMath>
      <w:r w:rsidRPr="00D17895">
        <w:rPr>
          <w:rFonts w:ascii="Helvetica" w:hAnsi="Helvetica"/>
          <w:color w:val="000000"/>
          <w:lang w:val="en-GB"/>
        </w:rPr>
        <w:t xml:space="preserv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D17895">
        <w:rPr>
          <w:rFonts w:ascii="Helvetica" w:hAnsi="Helvetica"/>
          <w:color w:val="000000"/>
          <w:lang w:val="en-GB"/>
        </w:rPr>
        <w:t xml:space="preserve">). </w:t>
      </w:r>
      <w:del w:id="783" w:author="Jenny Sjaarda" w:date="2022-04-12T08:54:00Z">
        <w:r w:rsidRPr="00D17895" w:rsidDel="00276DDC">
          <w:rPr>
            <w:rFonts w:ascii="Helvetica" w:hAnsi="Helvetica"/>
            <w:color w:val="000000"/>
            <w:lang w:val="en-GB"/>
          </w:rPr>
          <w:delText>Lower panel</w:delText>
        </w:r>
      </w:del>
      <w:ins w:id="784" w:author="Jenny Sjaarda" w:date="2022-04-12T08:54:00Z">
        <w:r w:rsidR="00276DDC">
          <w:rPr>
            <w:rFonts w:ascii="Helvetica" w:hAnsi="Helvetica"/>
            <w:color w:val="000000"/>
            <w:lang w:val="en-GB"/>
          </w:rPr>
          <w:t>Figure E</w:t>
        </w:r>
      </w:ins>
      <w:r w:rsidRPr="00D17895">
        <w:rPr>
          <w:rFonts w:ascii="Helvetica" w:hAnsi="Helvetica"/>
          <w:color w:val="000000"/>
          <w:lang w:val="en-GB"/>
        </w:rPr>
        <w:t xml:space="preserve"> displays a boxplot comparing the coefficients of the estimates among the trait pairs, after </w:t>
      </w:r>
      <w:del w:id="785" w:author="Jenny Sjaarda" w:date="2022-04-11T22:17:00Z">
        <w:r w:rsidRPr="00D17895" w:rsidDel="00E0327F">
          <w:rPr>
            <w:rFonts w:ascii="Helvetica" w:hAnsi="Helvetica"/>
            <w:color w:val="000000"/>
            <w:lang w:val="en-GB"/>
          </w:rPr>
          <w:delText xml:space="preserve">remaining </w:delText>
        </w:r>
      </w:del>
      <w:ins w:id="786" w:author="Jenny Sjaarda" w:date="2022-04-11T22:17:00Z">
        <w:r w:rsidR="00E0327F">
          <w:rPr>
            <w:rFonts w:ascii="Helvetica" w:hAnsi="Helvetica"/>
            <w:color w:val="000000"/>
            <w:lang w:val="en-GB"/>
          </w:rPr>
          <w:t>removing</w:t>
        </w:r>
        <w:r w:rsidR="00E0327F" w:rsidRPr="00D17895">
          <w:rPr>
            <w:rFonts w:ascii="Helvetica" w:hAnsi="Helvetica"/>
            <w:color w:val="000000"/>
            <w:lang w:val="en-GB"/>
          </w:rPr>
          <w:t xml:space="preserve"> </w:t>
        </w:r>
      </w:ins>
      <w:r w:rsidRPr="00D17895">
        <w:rPr>
          <w:rFonts w:ascii="Helvetica" w:hAnsi="Helvetica"/>
          <w:color w:val="000000"/>
          <w:lang w:val="en-GB"/>
        </w:rPr>
        <w:t xml:space="preserve">19 trait-pairs where the sign did not match between any combination of the four coefficients. </w:t>
      </w:r>
    </w:p>
    <w:p w14:paraId="27B0817A" w14:textId="3963E6BC" w:rsidR="005F660B" w:rsidRDefault="005F660B" w:rsidP="00DE17C1">
      <w:pPr>
        <w:rPr>
          <w:rFonts w:ascii="Helvetica" w:hAnsi="Helvetica"/>
          <w:color w:val="000000"/>
          <w:lang w:val="en-GB"/>
        </w:rPr>
      </w:pPr>
    </w:p>
    <w:p w14:paraId="489783BA" w14:textId="4E047A27" w:rsidR="005F660B" w:rsidRPr="005F660B" w:rsidRDefault="005F660B" w:rsidP="00DE17C1">
      <w:pPr>
        <w:rPr>
          <w:rFonts w:ascii="Helvetica" w:hAnsi="Helvetica"/>
          <w:color w:val="000000"/>
          <w:lang w:val="en-GB"/>
        </w:rPr>
      </w:pPr>
      <w:r w:rsidRPr="005F660B">
        <w:rPr>
          <w:rFonts w:ascii="Helvetica" w:hAnsi="Helvetica"/>
          <w:b/>
          <w:bCs/>
          <w:color w:val="000000"/>
          <w:lang w:val="en-GB"/>
        </w:rPr>
        <w:t>Table 2:</w:t>
      </w:r>
      <w:r>
        <w:rPr>
          <w:rFonts w:ascii="Helvetica" w:hAnsi="Helvetica"/>
          <w:b/>
          <w:bCs/>
          <w:color w:val="000000"/>
          <w:lang w:val="en-GB"/>
        </w:rPr>
        <w:t xml:space="preserve"> </w:t>
      </w:r>
      <w:r>
        <w:rPr>
          <w:rFonts w:ascii="Helvetica" w:hAnsi="Helvetica"/>
          <w:color w:val="000000"/>
          <w:lang w:val="en-GB"/>
        </w:rPr>
        <w:t>Summary of the</w:t>
      </w:r>
      <w:r w:rsidR="002E613A">
        <w:rPr>
          <w:rFonts w:ascii="Helvetica" w:hAnsi="Helvetica"/>
          <w:color w:val="000000"/>
          <w:lang w:val="en-GB"/>
        </w:rPr>
        <w:t xml:space="preserve"> linear</w:t>
      </w:r>
      <w:r>
        <w:rPr>
          <w:rFonts w:ascii="Helvetica" w:hAnsi="Helvetica"/>
          <w:color w:val="000000"/>
          <w:lang w:val="en-GB"/>
        </w:rPr>
        <w:t xml:space="preserve"> regression </w:t>
      </w:r>
      <w:r w:rsidR="002E613A">
        <w:rPr>
          <w:rFonts w:ascii="Helvetica" w:hAnsi="Helvetica"/>
          <w:color w:val="000000"/>
          <w:lang w:val="en-GB"/>
        </w:rPr>
        <w:t>results</w:t>
      </w:r>
      <w:r>
        <w:rPr>
          <w:rFonts w:ascii="Helvetica" w:hAnsi="Helvetica"/>
          <w:color w:val="000000"/>
          <w:lang w:val="en-GB"/>
        </w:rPr>
        <w:t xml:space="preserve"> </w:t>
      </w:r>
      <w:r w:rsidR="002E613A">
        <w:rPr>
          <w:rFonts w:ascii="Helvetica" w:hAnsi="Helvetica"/>
          <w:color w:val="000000"/>
          <w:lang w:val="en-GB"/>
        </w:rPr>
        <w:t xml:space="preserve">given by the model </w:t>
      </w:r>
      <m:oMath>
        <m:r>
          <w:rPr>
            <w:rFonts w:ascii="Cambria Math" w:hAnsi="Cambria Math"/>
            <w:color w:val="000000"/>
            <w:lang w:val="en-GB"/>
          </w:rPr>
          <m:t xml:space="preserve">V </m:t>
        </m:r>
        <m:r>
          <m:rPr>
            <m:sty m:val="p"/>
          </m:rPr>
          <w:rPr>
            <w:rFonts w:ascii="Cambria Math" w:hAnsi="Cambria Math"/>
            <w:color w:val="000000"/>
            <w:lang w:val="en-GB"/>
          </w:rPr>
          <m:t>∼ω</m:t>
        </m:r>
        <m:r>
          <w:rPr>
            <w:rFonts w:ascii="Cambria Math" w:hAnsi="Cambria Math"/>
            <w:color w:val="000000"/>
            <w:lang w:val="en-GB"/>
          </w:rPr>
          <m:t>+ 0</m:t>
        </m:r>
      </m:oMath>
      <w:r w:rsidR="002E613A">
        <w:rPr>
          <w:rFonts w:ascii="Helvetica" w:hAnsi="Helvetica"/>
          <w:color w:val="000000"/>
          <w:lang w:val="en-GB"/>
        </w:rPr>
        <w:t>.</w:t>
      </w:r>
    </w:p>
    <w:p w14:paraId="1CA24547" w14:textId="18488844" w:rsidR="00E37780" w:rsidRDefault="00E37780" w:rsidP="00DE17C1">
      <w:pPr>
        <w:rPr>
          <w:rFonts w:ascii="Helvetica" w:hAnsi="Helvetica"/>
          <w:color w:val="000000"/>
          <w:lang w:val="en-GB"/>
        </w:rPr>
      </w:pPr>
    </w:p>
    <w:tbl>
      <w:tblPr>
        <w:tblStyle w:val="PlainTable2"/>
        <w:tblW w:w="9356" w:type="dxa"/>
        <w:tblLook w:val="04A0" w:firstRow="1" w:lastRow="0" w:firstColumn="1" w:lastColumn="0" w:noHBand="0" w:noVBand="1"/>
      </w:tblPr>
      <w:tblGrid>
        <w:gridCol w:w="1591"/>
        <w:gridCol w:w="1984"/>
        <w:gridCol w:w="1984"/>
        <w:gridCol w:w="1984"/>
        <w:gridCol w:w="1813"/>
      </w:tblGrid>
      <w:tr w:rsidR="00E37780" w:rsidRPr="00E37780" w14:paraId="351B80A7" w14:textId="77777777" w:rsidTr="005F6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181E1276" w14:textId="0AFE186D" w:rsidR="00E37780" w:rsidRPr="00E37780" w:rsidRDefault="00E37780" w:rsidP="005F660B">
            <w:pPr>
              <w:jc w:val="center"/>
              <w:rPr>
                <w:rFonts w:ascii="Calibri" w:hAnsi="Calibri" w:cs="Calibri"/>
                <w:color w:val="000000"/>
                <w:sz w:val="22"/>
                <w:szCs w:val="22"/>
              </w:rPr>
            </w:pPr>
            <w:r>
              <w:rPr>
                <w:rFonts w:ascii="Calibri" w:hAnsi="Calibri" w:cs="Calibri"/>
                <w:color w:val="000000"/>
                <w:sz w:val="22"/>
                <w:szCs w:val="22"/>
              </w:rPr>
              <w:t>Variable</w:t>
            </w:r>
            <w:r w:rsidR="002E613A">
              <w:rPr>
                <w:rFonts w:ascii="Calibri" w:hAnsi="Calibri" w:cs="Calibri"/>
                <w:color w:val="000000"/>
                <w:sz w:val="22"/>
                <w:szCs w:val="22"/>
              </w:rPr>
              <w:t xml:space="preserve"> (V)</w:t>
            </w:r>
          </w:p>
        </w:tc>
        <w:tc>
          <w:tcPr>
            <w:tcW w:w="1984" w:type="dxa"/>
            <w:noWrap/>
            <w:hideMark/>
          </w:tcPr>
          <w:p w14:paraId="0CCBAD26" w14:textId="5AEA2176" w:rsidR="005F660B" w:rsidRPr="00E37780" w:rsidRDefault="00565915"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n-GB"/>
              </w:rPr>
            </w:pPr>
            <m:oMathPara>
              <m:oMath>
                <m:acc>
                  <m:accPr>
                    <m:ctrlPr>
                      <w:rPr>
                        <w:rFonts w:ascii="Cambria Math" w:hAnsi="Cambria Math"/>
                        <w:color w:val="000000"/>
                        <w:lang w:val="en-GB"/>
                      </w:rPr>
                    </m:ctrlPr>
                  </m:accPr>
                  <m:e>
                    <m:r>
                      <m:rPr>
                        <m:sty m:val="b"/>
                      </m:rPr>
                      <w:rPr>
                        <w:rFonts w:ascii="Cambria Math" w:hAnsi="Cambria Math"/>
                        <w:color w:val="000000"/>
                        <w:lang w:val="en-GB"/>
                      </w:rPr>
                      <m:t>β</m:t>
                    </m:r>
                  </m:e>
                </m:acc>
              </m:oMath>
            </m:oMathPara>
          </w:p>
        </w:tc>
        <w:tc>
          <w:tcPr>
            <w:tcW w:w="1984" w:type="dxa"/>
            <w:noWrap/>
            <w:hideMark/>
          </w:tcPr>
          <w:p w14:paraId="7CBE32F6" w14:textId="137BC0BA"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w:t>
            </w:r>
          </w:p>
        </w:tc>
        <w:tc>
          <w:tcPr>
            <w:tcW w:w="1984" w:type="dxa"/>
            <w:noWrap/>
            <w:hideMark/>
          </w:tcPr>
          <w:p w14:paraId="0F5E25FE" w14:textId="3968A86E"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p</w:t>
            </w:r>
            <w:r>
              <w:rPr>
                <w:rFonts w:ascii="Calibri" w:hAnsi="Calibri" w:cs="Calibri"/>
                <w:color w:val="000000"/>
                <w:sz w:val="22"/>
                <w:szCs w:val="22"/>
              </w:rPr>
              <w:t>-</w:t>
            </w:r>
            <w:r w:rsidRPr="00E37780">
              <w:rPr>
                <w:rFonts w:ascii="Calibri" w:hAnsi="Calibri" w:cs="Calibri"/>
                <w:color w:val="000000"/>
                <w:sz w:val="22"/>
                <w:szCs w:val="22"/>
              </w:rPr>
              <w:t>value</w:t>
            </w:r>
          </w:p>
        </w:tc>
        <w:tc>
          <w:tcPr>
            <w:tcW w:w="1813" w:type="dxa"/>
            <w:noWrap/>
            <w:hideMark/>
          </w:tcPr>
          <w:p w14:paraId="29E44443" w14:textId="36358A89"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vertAlign w:val="superscript"/>
              </w:rPr>
            </w:pPr>
            <w:r>
              <w:rPr>
                <w:rFonts w:ascii="Calibri" w:hAnsi="Calibri" w:cs="Calibri"/>
                <w:color w:val="000000"/>
                <w:sz w:val="22"/>
                <w:szCs w:val="22"/>
              </w:rPr>
              <w:t>R</w:t>
            </w:r>
            <w:r>
              <w:rPr>
                <w:rFonts w:ascii="Calibri" w:hAnsi="Calibri" w:cs="Calibri"/>
                <w:color w:val="000000"/>
                <w:sz w:val="22"/>
                <w:szCs w:val="22"/>
                <w:vertAlign w:val="superscript"/>
              </w:rPr>
              <w:t>2</w:t>
            </w:r>
          </w:p>
        </w:tc>
      </w:tr>
      <w:tr w:rsidR="00E37780" w:rsidRPr="00E37780" w14:paraId="03D75027"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B2356FD" w14:textId="423356FE" w:rsidR="00E37780" w:rsidRPr="00E37780" w:rsidRDefault="00565915"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ρ</m:t>
                    </m:r>
                  </m:e>
                </m:acc>
              </m:oMath>
            </m:oMathPara>
          </w:p>
        </w:tc>
        <w:tc>
          <w:tcPr>
            <w:tcW w:w="1984" w:type="dxa"/>
            <w:noWrap/>
            <w:hideMark/>
          </w:tcPr>
          <w:p w14:paraId="78EAC4E7"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0.593941</w:t>
            </w:r>
          </w:p>
        </w:tc>
        <w:tc>
          <w:tcPr>
            <w:tcW w:w="1984" w:type="dxa"/>
            <w:noWrap/>
            <w:hideMark/>
          </w:tcPr>
          <w:p w14:paraId="6190C442"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0.013169</w:t>
            </w:r>
          </w:p>
        </w:tc>
        <w:tc>
          <w:tcPr>
            <w:tcW w:w="1984" w:type="dxa"/>
            <w:noWrap/>
            <w:hideMark/>
          </w:tcPr>
          <w:p w14:paraId="0AEEA430"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3.2E-251</w:t>
            </w:r>
          </w:p>
        </w:tc>
        <w:tc>
          <w:tcPr>
            <w:tcW w:w="1813" w:type="dxa"/>
            <w:noWrap/>
            <w:hideMark/>
          </w:tcPr>
          <w:p w14:paraId="001D6C7B"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0.651731</w:t>
            </w:r>
          </w:p>
        </w:tc>
      </w:tr>
      <w:tr w:rsidR="00E37780" w:rsidRPr="00E37780" w14:paraId="67E9B1A2" w14:textId="77777777" w:rsidTr="005F660B">
        <w:trPr>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62A94C0" w14:textId="31D5F81F" w:rsidR="00E37780" w:rsidRPr="00E37780" w:rsidRDefault="00565915"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4C25E1C9"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0.617575</w:t>
            </w:r>
          </w:p>
        </w:tc>
        <w:tc>
          <w:tcPr>
            <w:tcW w:w="1984" w:type="dxa"/>
            <w:noWrap/>
            <w:hideMark/>
          </w:tcPr>
          <w:p w14:paraId="6453B422"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0.010114</w:t>
            </w:r>
          </w:p>
        </w:tc>
        <w:tc>
          <w:tcPr>
            <w:tcW w:w="1984" w:type="dxa"/>
            <w:noWrap/>
            <w:hideMark/>
          </w:tcPr>
          <w:p w14:paraId="7BA23F1F" w14:textId="110CBBF2" w:rsidR="00E37780" w:rsidRPr="00E37780" w:rsidRDefault="005F660B"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1A5C7463"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0.774278</w:t>
            </w:r>
          </w:p>
        </w:tc>
      </w:tr>
      <w:tr w:rsidR="00E37780" w:rsidRPr="00E37780" w14:paraId="1E8048F4"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B50927C" w14:textId="57399CFA" w:rsidR="00E37780" w:rsidRPr="00E37780" w:rsidRDefault="00565915"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sSub>
                      <m:sSubPr>
                        <m:ctrlPr>
                          <w:rPr>
                            <w:rFonts w:ascii="Cambria Math" w:hAnsi="Cambria Math"/>
                            <w:color w:val="000000"/>
                            <w:lang w:val="en-GB"/>
                          </w:rPr>
                        </m:ctrlPr>
                      </m:sSubPr>
                      <m:e>
                        <m:r>
                          <m:rPr>
                            <m:sty m:val="b"/>
                          </m:rPr>
                          <w:rPr>
                            <w:rFonts w:ascii="Cambria Math" w:hAnsi="Cambria Math"/>
                            <w:color w:val="000000"/>
                            <w:lang w:val="en-GB"/>
                          </w:rPr>
                          <m:t>ρ</m:t>
                        </m:r>
                      </m:e>
                      <m:sub>
                        <m:r>
                          <m:rPr>
                            <m:sty m:val="b"/>
                          </m:rPr>
                          <w:rPr>
                            <w:rFonts w:ascii="Cambria Math" w:hAnsi="Cambria Math"/>
                            <w:color w:val="000000"/>
                            <w:lang w:val="en-GB"/>
                          </w:rPr>
                          <m:t>resid</m:t>
                        </m:r>
                      </m:sub>
                    </m:sSub>
                  </m:e>
                </m:acc>
                <m:r>
                  <m:rPr>
                    <m:sty m:val="b"/>
                  </m:rPr>
                  <w:rPr>
                    <w:rFonts w:ascii="Cambria Math" w:hAnsi="Cambria Math"/>
                    <w:color w:val="000000"/>
                    <w:lang w:val="en-GB"/>
                  </w:rPr>
                  <m:t>+</m:t>
                </m:r>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66127229"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0.769167</w:t>
            </w:r>
          </w:p>
        </w:tc>
        <w:tc>
          <w:tcPr>
            <w:tcW w:w="1984" w:type="dxa"/>
            <w:noWrap/>
            <w:hideMark/>
          </w:tcPr>
          <w:p w14:paraId="6CB27B9D"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0.013218</w:t>
            </w:r>
          </w:p>
        </w:tc>
        <w:tc>
          <w:tcPr>
            <w:tcW w:w="1984" w:type="dxa"/>
            <w:noWrap/>
            <w:hideMark/>
          </w:tcPr>
          <w:p w14:paraId="42CFD115" w14:textId="3BD85D2D" w:rsidR="00E37780" w:rsidRPr="00E37780" w:rsidRDefault="005F660B"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3994DA1C"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0.75701</w:t>
            </w:r>
          </w:p>
        </w:tc>
      </w:tr>
    </w:tbl>
    <w:p w14:paraId="31A05984" w14:textId="77777777" w:rsidR="00E37780" w:rsidRPr="00D17895" w:rsidRDefault="00E37780" w:rsidP="00DE17C1">
      <w:pPr>
        <w:rPr>
          <w:rFonts w:ascii="Helvetica" w:hAnsi="Helvetica"/>
          <w:lang w:val="en-GB"/>
        </w:rPr>
      </w:pPr>
    </w:p>
    <w:p w14:paraId="6C3DB3AE" w14:textId="12341AEE" w:rsidR="004E1A6F" w:rsidRPr="0081577A" w:rsidRDefault="004E1A6F" w:rsidP="002B237D">
      <w:pPr>
        <w:spacing w:before="240" w:after="120"/>
        <w:jc w:val="both"/>
        <w:outlineLvl w:val="0"/>
        <w:rPr>
          <w:rFonts w:ascii="Helvetica" w:hAnsi="Helvetica"/>
          <w:b/>
          <w:bCs/>
          <w:kern w:val="36"/>
          <w:sz w:val="48"/>
          <w:szCs w:val="48"/>
          <w:lang w:val="en-GB"/>
        </w:rPr>
      </w:pPr>
      <w:commentRangeStart w:id="787"/>
      <w:r w:rsidRPr="0081577A">
        <w:rPr>
          <w:rFonts w:ascii="Helvetica" w:hAnsi="Helvetica" w:cs="Arial"/>
          <w:color w:val="2F5496"/>
          <w:kern w:val="36"/>
          <w:sz w:val="32"/>
          <w:szCs w:val="32"/>
          <w:lang w:val="en-GB"/>
        </w:rPr>
        <w:t>Discussion </w:t>
      </w:r>
      <w:commentRangeEnd w:id="787"/>
      <w:r w:rsidR="00922448">
        <w:rPr>
          <w:rStyle w:val="CommentReference"/>
          <w:rFonts w:asciiTheme="minorHAnsi" w:eastAsiaTheme="minorHAnsi" w:hAnsiTheme="minorHAnsi" w:cstheme="minorBidi"/>
        </w:rPr>
        <w:commentReference w:id="787"/>
      </w:r>
    </w:p>
    <w:p w14:paraId="5DC64A68" w14:textId="212FBDE8" w:rsidR="00E70276" w:rsidRPr="0081577A" w:rsidRDefault="00C92475" w:rsidP="002B237D">
      <w:pPr>
        <w:jc w:val="both"/>
        <w:textAlignment w:val="baseline"/>
        <w:outlineLvl w:val="0"/>
        <w:rPr>
          <w:rFonts w:ascii="Helvetica" w:hAnsi="Helvetica"/>
          <w:color w:val="000000"/>
          <w:kern w:val="36"/>
          <w:lang w:val="en-GB"/>
        </w:rPr>
      </w:pPr>
      <w:commentRangeStart w:id="788"/>
      <w:r w:rsidRPr="0081577A">
        <w:rPr>
          <w:rFonts w:ascii="Helvetica" w:hAnsi="Helvetica"/>
          <w:color w:val="000000"/>
          <w:kern w:val="36"/>
          <w:lang w:val="en-GB"/>
        </w:rPr>
        <w:t>Phenotypic similarity among couples is a well-establish</w:t>
      </w:r>
      <w:ins w:id="789" w:author="Jenny Sjaarda" w:date="2022-04-11T22:17:00Z">
        <w:r w:rsidR="00E0327F">
          <w:rPr>
            <w:rFonts w:ascii="Helvetica" w:hAnsi="Helvetica"/>
            <w:color w:val="000000"/>
            <w:kern w:val="36"/>
            <w:lang w:val="en-GB"/>
          </w:rPr>
          <w:t>ed</w:t>
        </w:r>
      </w:ins>
      <w:r w:rsidRPr="0081577A">
        <w:rPr>
          <w:rFonts w:ascii="Helvetica" w:hAnsi="Helvetica"/>
          <w:color w:val="000000"/>
          <w:kern w:val="36"/>
          <w:lang w:val="en-GB"/>
        </w:rPr>
        <w:t xml:space="preserve"> phenomena in the field of epidemiology, most notably among behavioural, </w:t>
      </w:r>
      <w:r w:rsidR="000F12E0" w:rsidRPr="0081577A">
        <w:rPr>
          <w:rFonts w:ascii="Helvetica" w:hAnsi="Helvetica"/>
          <w:color w:val="000000"/>
          <w:kern w:val="36"/>
          <w:lang w:val="en-GB"/>
        </w:rPr>
        <w:t xml:space="preserve">cognitive, </w:t>
      </w:r>
      <w:r w:rsidRPr="0081577A">
        <w:rPr>
          <w:rFonts w:ascii="Helvetica" w:hAnsi="Helvetica"/>
          <w:color w:val="000000"/>
          <w:kern w:val="36"/>
          <w:lang w:val="en-GB"/>
        </w:rPr>
        <w:t>anthropometric, and cultural</w:t>
      </w:r>
      <w:r w:rsidR="001B5C6E" w:rsidRPr="0081577A">
        <w:rPr>
          <w:rFonts w:ascii="Helvetica" w:hAnsi="Helvetica"/>
          <w:color w:val="000000"/>
          <w:kern w:val="36"/>
          <w:lang w:val="en-GB"/>
        </w:rPr>
        <w:t>/</w:t>
      </w:r>
      <w:r w:rsidRPr="0081577A">
        <w:rPr>
          <w:rFonts w:ascii="Helvetica" w:hAnsi="Helvetica"/>
          <w:color w:val="000000"/>
          <w:kern w:val="36"/>
          <w:lang w:val="en-GB"/>
        </w:rPr>
        <w:t xml:space="preserve">religious traits. Such similarity </w:t>
      </w:r>
      <w:r w:rsidR="003918D5" w:rsidRPr="0081577A">
        <w:rPr>
          <w:rFonts w:ascii="Helvetica" w:hAnsi="Helvetica"/>
          <w:color w:val="000000"/>
          <w:kern w:val="36"/>
          <w:lang w:val="en-GB"/>
        </w:rPr>
        <w:t>i</w:t>
      </w:r>
      <w:r w:rsidRPr="0081577A">
        <w:rPr>
          <w:rFonts w:ascii="Helvetica" w:hAnsi="Helvetica"/>
          <w:color w:val="000000"/>
          <w:kern w:val="36"/>
          <w:lang w:val="en-GB"/>
        </w:rPr>
        <w:t xml:space="preserve">s </w:t>
      </w:r>
      <w:r w:rsidR="003918D5" w:rsidRPr="0081577A">
        <w:rPr>
          <w:rFonts w:ascii="Helvetica" w:hAnsi="Helvetica"/>
          <w:color w:val="000000"/>
          <w:kern w:val="36"/>
          <w:lang w:val="en-GB"/>
        </w:rPr>
        <w:t xml:space="preserve">predominantly </w:t>
      </w:r>
      <w:r w:rsidRPr="0081577A">
        <w:rPr>
          <w:rFonts w:ascii="Helvetica" w:hAnsi="Helvetica"/>
          <w:color w:val="000000"/>
          <w:kern w:val="36"/>
          <w:lang w:val="en-GB"/>
        </w:rPr>
        <w:t xml:space="preserve">driven by two main factors. First, people tend to </w:t>
      </w:r>
      <w:r w:rsidR="003918D5" w:rsidRPr="0081577A">
        <w:rPr>
          <w:rFonts w:ascii="Helvetica" w:hAnsi="Helvetica"/>
          <w:color w:val="000000"/>
          <w:kern w:val="36"/>
          <w:lang w:val="en-GB"/>
        </w:rPr>
        <w:t>choose “mates”</w:t>
      </w:r>
      <w:r w:rsidRPr="0081577A">
        <w:rPr>
          <w:rFonts w:ascii="Helvetica" w:hAnsi="Helvetica"/>
          <w:color w:val="000000"/>
          <w:kern w:val="36"/>
          <w:lang w:val="en-GB"/>
        </w:rPr>
        <w:t xml:space="preserve"> </w:t>
      </w:r>
      <w:del w:id="790" w:author="Jenny Sjaarda" w:date="2022-04-11T21:55:00Z">
        <w:r w:rsidRPr="0081577A" w:rsidDel="00794BC0">
          <w:rPr>
            <w:rFonts w:ascii="Helvetica" w:hAnsi="Helvetica"/>
            <w:color w:val="000000"/>
            <w:kern w:val="36"/>
            <w:lang w:val="en-GB"/>
          </w:rPr>
          <w:delText xml:space="preserve">with those </w:delText>
        </w:r>
      </w:del>
      <w:r w:rsidRPr="0081577A">
        <w:rPr>
          <w:rFonts w:ascii="Helvetica" w:hAnsi="Helvetica"/>
          <w:color w:val="000000"/>
          <w:kern w:val="36"/>
          <w:lang w:val="en-GB"/>
        </w:rPr>
        <w:t xml:space="preserve">that are </w:t>
      </w:r>
      <w:proofErr w:type="gramStart"/>
      <w:r w:rsidRPr="0081577A">
        <w:rPr>
          <w:rFonts w:ascii="Helvetica" w:hAnsi="Helvetica"/>
          <w:color w:val="000000"/>
          <w:kern w:val="36"/>
          <w:lang w:val="en-GB"/>
        </w:rPr>
        <w:t xml:space="preserve">similar </w:t>
      </w:r>
      <w:r w:rsidR="000F12E0" w:rsidRPr="0081577A">
        <w:rPr>
          <w:rFonts w:ascii="Helvetica" w:hAnsi="Helvetica"/>
          <w:color w:val="000000"/>
          <w:kern w:val="36"/>
          <w:lang w:val="en-GB"/>
        </w:rPr>
        <w:t>to</w:t>
      </w:r>
      <w:proofErr w:type="gramEnd"/>
      <w:r w:rsidRPr="0081577A">
        <w:rPr>
          <w:rFonts w:ascii="Helvetica" w:hAnsi="Helvetica"/>
          <w:color w:val="000000"/>
          <w:kern w:val="36"/>
          <w:lang w:val="en-GB"/>
        </w:rPr>
        <w:t xml:space="preserve"> them</w:t>
      </w:r>
      <w:r w:rsidR="003918D5" w:rsidRPr="0081577A">
        <w:rPr>
          <w:rFonts w:ascii="Helvetica" w:hAnsi="Helvetica"/>
          <w:color w:val="000000"/>
          <w:kern w:val="36"/>
          <w:lang w:val="en-GB"/>
        </w:rPr>
        <w:t>selves</w:t>
      </w:r>
      <w:r w:rsidR="000A1289" w:rsidRPr="0081577A">
        <w:rPr>
          <w:rFonts w:ascii="Helvetica" w:hAnsi="Helvetica"/>
          <w:color w:val="000000"/>
          <w:kern w:val="36"/>
          <w:lang w:val="en-GB"/>
        </w:rPr>
        <w:t>,</w:t>
      </w:r>
      <w:r w:rsidR="003918D5" w:rsidRPr="0081577A">
        <w:rPr>
          <w:rFonts w:ascii="Helvetica" w:hAnsi="Helvetica"/>
          <w:color w:val="000000"/>
          <w:kern w:val="36"/>
          <w:lang w:val="en-GB"/>
        </w:rPr>
        <w:t xml:space="preserve"> </w:t>
      </w:r>
      <w:r w:rsidRPr="0081577A">
        <w:rPr>
          <w:rFonts w:ascii="Helvetica" w:hAnsi="Helvetica"/>
          <w:color w:val="000000"/>
          <w:kern w:val="36"/>
          <w:lang w:val="en-GB"/>
        </w:rPr>
        <w:t>known as</w:t>
      </w:r>
      <w:ins w:id="791" w:author="Jenny Sjaarda" w:date="2022-04-11T21:55:00Z">
        <w:r w:rsidR="00794BC0">
          <w:rPr>
            <w:rFonts w:ascii="Helvetica" w:hAnsi="Helvetica"/>
            <w:color w:val="000000"/>
            <w:kern w:val="36"/>
            <w:lang w:val="en-GB"/>
          </w:rPr>
          <w:t xml:space="preserve"> AM</w:t>
        </w:r>
      </w:ins>
      <w:del w:id="792" w:author="Jenny Sjaarda" w:date="2022-04-11T21:55:00Z">
        <w:r w:rsidRPr="0081577A" w:rsidDel="00794BC0">
          <w:rPr>
            <w:rFonts w:ascii="Helvetica" w:hAnsi="Helvetica"/>
            <w:color w:val="000000"/>
            <w:kern w:val="36"/>
            <w:lang w:val="en-GB"/>
          </w:rPr>
          <w:delText xml:space="preserve"> </w:delText>
        </w:r>
        <w:r w:rsidR="00D86C5A" w:rsidDel="00794BC0">
          <w:rPr>
            <w:rFonts w:ascii="Helvetica" w:hAnsi="Helvetica"/>
            <w:color w:val="000000"/>
            <w:kern w:val="36"/>
            <w:lang w:val="en-GB"/>
          </w:rPr>
          <w:delText>assortative mating</w:delText>
        </w:r>
      </w:del>
      <w:r w:rsidRPr="0081577A">
        <w:rPr>
          <w:rFonts w:ascii="Helvetica" w:hAnsi="Helvetica"/>
          <w:color w:val="000000"/>
          <w:kern w:val="36"/>
          <w:lang w:val="en-GB"/>
        </w:rPr>
        <w:t xml:space="preserve">. Secondly, and less well-studied, couples may influence each other overtime which induces further phenotypic similarity. </w:t>
      </w:r>
      <w:r w:rsidR="003918D5" w:rsidRPr="0081577A">
        <w:rPr>
          <w:rFonts w:ascii="Helvetica" w:hAnsi="Helvetica"/>
          <w:color w:val="000000"/>
          <w:kern w:val="36"/>
          <w:lang w:val="en-GB"/>
        </w:rPr>
        <w:t>However, phenotypic correlations may be subject to confounding and</w:t>
      </w:r>
      <w:ins w:id="793" w:author="Jenny Sjaarda" w:date="2022-04-11T21:55:00Z">
        <w:r w:rsidR="00794BC0">
          <w:rPr>
            <w:rFonts w:ascii="Helvetica" w:hAnsi="Helvetica"/>
            <w:color w:val="000000"/>
            <w:kern w:val="36"/>
            <w:lang w:val="en-GB"/>
          </w:rPr>
          <w:t xml:space="preserve"> are</w:t>
        </w:r>
      </w:ins>
      <w:r w:rsidR="003918D5" w:rsidRPr="0081577A">
        <w:rPr>
          <w:rFonts w:ascii="Helvetica" w:hAnsi="Helvetica"/>
          <w:color w:val="000000"/>
          <w:kern w:val="36"/>
          <w:lang w:val="en-GB"/>
        </w:rPr>
        <w:t xml:space="preserve"> therefore not representative of true causal relationships</w:t>
      </w:r>
      <w:del w:id="794" w:author="Jenny Sjaarda" w:date="2022-04-11T21:55:00Z">
        <w:r w:rsidR="001B5C6E" w:rsidRPr="0081577A" w:rsidDel="00794BC0">
          <w:rPr>
            <w:rFonts w:ascii="Helvetica" w:hAnsi="Helvetica"/>
            <w:color w:val="000000"/>
            <w:kern w:val="36"/>
            <w:lang w:val="en-GB"/>
          </w:rPr>
          <w:delText xml:space="preserve">, </w:delText>
        </w:r>
        <w:r w:rsidR="00A11B66" w:rsidRPr="0081577A" w:rsidDel="00794BC0">
          <w:rPr>
            <w:rFonts w:ascii="Helvetica" w:hAnsi="Helvetica"/>
            <w:color w:val="000000"/>
            <w:kern w:val="36"/>
            <w:lang w:val="en-GB"/>
          </w:rPr>
          <w:delText xml:space="preserve">but rather indirect due to being correlates of traits under </w:delText>
        </w:r>
        <w:r w:rsidR="000F12E0" w:rsidRPr="0081577A" w:rsidDel="00794BC0">
          <w:rPr>
            <w:rFonts w:ascii="Helvetica" w:hAnsi="Helvetica"/>
            <w:color w:val="000000"/>
            <w:kern w:val="36"/>
            <w:lang w:val="en-GB"/>
          </w:rPr>
          <w:delText>direct mate-choice</w:delText>
        </w:r>
      </w:del>
      <w:r w:rsidR="003918D5" w:rsidRPr="0081577A">
        <w:rPr>
          <w:rFonts w:ascii="Helvetica" w:hAnsi="Helvetica"/>
          <w:color w:val="000000"/>
          <w:kern w:val="36"/>
          <w:lang w:val="en-GB"/>
        </w:rPr>
        <w:t xml:space="preserve">. </w:t>
      </w:r>
      <w:commentRangeEnd w:id="788"/>
      <w:r w:rsidR="007E38ED">
        <w:rPr>
          <w:rStyle w:val="CommentReference"/>
          <w:rFonts w:asciiTheme="minorHAnsi" w:eastAsiaTheme="minorHAnsi" w:hAnsiTheme="minorHAnsi" w:cstheme="minorBidi"/>
        </w:rPr>
        <w:commentReference w:id="788"/>
      </w:r>
    </w:p>
    <w:p w14:paraId="6C166676" w14:textId="77777777" w:rsidR="00E70276" w:rsidRPr="0081577A" w:rsidRDefault="00E70276" w:rsidP="002B237D">
      <w:pPr>
        <w:jc w:val="both"/>
        <w:textAlignment w:val="baseline"/>
        <w:outlineLvl w:val="0"/>
        <w:rPr>
          <w:rFonts w:ascii="Helvetica" w:hAnsi="Helvetica"/>
          <w:color w:val="000000"/>
          <w:kern w:val="36"/>
          <w:lang w:val="en-GB"/>
        </w:rPr>
      </w:pPr>
    </w:p>
    <w:p w14:paraId="588FE036" w14:textId="02F06C32" w:rsidR="007F155B" w:rsidRPr="0081577A" w:rsidRDefault="003918D5"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t>I</w:t>
      </w:r>
      <w:r w:rsidR="004E1A6F" w:rsidRPr="0081577A">
        <w:rPr>
          <w:rFonts w:ascii="Helvetica" w:hAnsi="Helvetica"/>
          <w:color w:val="000000"/>
          <w:kern w:val="36"/>
          <w:lang w:val="en-GB"/>
        </w:rPr>
        <w:t>n this report, we sought to investigate causal relationships among couples within the UKBB using MR. We analy</w:t>
      </w:r>
      <w:r w:rsidR="007A07C0">
        <w:rPr>
          <w:rFonts w:ascii="Helvetica" w:hAnsi="Helvetica"/>
          <w:color w:val="000000"/>
          <w:kern w:val="36"/>
          <w:lang w:val="en-GB"/>
        </w:rPr>
        <w:t>s</w:t>
      </w:r>
      <w:r w:rsidR="004E1A6F" w:rsidRPr="0081577A">
        <w:rPr>
          <w:rFonts w:ascii="Helvetica" w:hAnsi="Helvetica"/>
          <w:color w:val="000000"/>
          <w:kern w:val="36"/>
          <w:lang w:val="en-GB"/>
        </w:rPr>
        <w:t>ed 11</w:t>
      </w:r>
      <w:r w:rsidR="00982F86" w:rsidRPr="0081577A">
        <w:rPr>
          <w:rFonts w:ascii="Helvetica" w:hAnsi="Helvetica"/>
          <w:color w:val="000000"/>
          <w:kern w:val="36"/>
          <w:lang w:val="en-GB"/>
        </w:rPr>
        <w:t>8</w:t>
      </w:r>
      <w:r w:rsidR="004E1A6F" w:rsidRPr="0081577A">
        <w:rPr>
          <w:rFonts w:ascii="Helvetica" w:hAnsi="Helvetica"/>
          <w:color w:val="000000"/>
          <w:kern w:val="36"/>
          <w:lang w:val="en-GB"/>
        </w:rPr>
        <w:t xml:space="preserve"> traits, representing a wide range of anthropometric</w:t>
      </w:r>
      <w:r w:rsidR="000F12E0" w:rsidRPr="0081577A">
        <w:rPr>
          <w:rFonts w:ascii="Helvetica" w:hAnsi="Helvetica"/>
          <w:color w:val="000000"/>
          <w:kern w:val="36"/>
          <w:lang w:val="en-GB"/>
        </w:rPr>
        <w:t>-</w:t>
      </w:r>
      <w:r w:rsidR="004E1A6F" w:rsidRPr="0081577A">
        <w:rPr>
          <w:rFonts w:ascii="Helvetica" w:hAnsi="Helvetica"/>
          <w:color w:val="000000"/>
          <w:kern w:val="36"/>
          <w:lang w:val="en-GB"/>
        </w:rPr>
        <w:t xml:space="preserve">, </w:t>
      </w:r>
      <w:r w:rsidR="00B21A29" w:rsidRPr="0081577A">
        <w:rPr>
          <w:rFonts w:ascii="Helvetica" w:hAnsi="Helvetica"/>
          <w:color w:val="000000"/>
          <w:kern w:val="36"/>
          <w:lang w:val="en-GB"/>
        </w:rPr>
        <w:t>behavioural</w:t>
      </w:r>
      <w:r w:rsidR="000F12E0" w:rsidRPr="0081577A">
        <w:rPr>
          <w:rFonts w:ascii="Helvetica" w:hAnsi="Helvetica"/>
          <w:color w:val="000000"/>
          <w:kern w:val="36"/>
          <w:lang w:val="en-GB"/>
        </w:rPr>
        <w:t>-</w:t>
      </w:r>
      <w:r w:rsidR="00B21A29" w:rsidRPr="0081577A">
        <w:rPr>
          <w:rFonts w:ascii="Helvetica" w:hAnsi="Helvetica"/>
          <w:color w:val="000000"/>
          <w:kern w:val="36"/>
          <w:lang w:val="en-GB"/>
        </w:rPr>
        <w:t>,</w:t>
      </w:r>
      <w:r w:rsidR="004E1A6F" w:rsidRPr="0081577A">
        <w:rPr>
          <w:rFonts w:ascii="Helvetica" w:hAnsi="Helvetica"/>
          <w:color w:val="000000"/>
          <w:kern w:val="36"/>
          <w:lang w:val="en-GB"/>
        </w:rPr>
        <w:t xml:space="preserve"> and disease-related traits. </w:t>
      </w:r>
      <w:r w:rsidR="009A1FC6">
        <w:rPr>
          <w:rFonts w:ascii="Helvetica" w:hAnsi="Helvetica"/>
          <w:color w:val="000000"/>
          <w:kern w:val="36"/>
          <w:lang w:val="en-GB"/>
        </w:rPr>
        <w:t>Only three pairs had significantly larger causal effect than observed correlation</w:t>
      </w:r>
      <w:ins w:id="795" w:author="Jenny Sjaarda" w:date="2022-04-11T15:39:00Z">
        <w:r w:rsidR="007E38ED">
          <w:rPr>
            <w:rFonts w:ascii="Helvetica" w:hAnsi="Helvetica"/>
            <w:color w:val="000000"/>
            <w:kern w:val="36"/>
            <w:lang w:val="en-GB"/>
          </w:rPr>
          <w:t xml:space="preserve">. While this </w:t>
        </w:r>
      </w:ins>
      <w:del w:id="796" w:author="Jenny Sjaarda" w:date="2022-04-11T15:39:00Z">
        <w:r w:rsidR="009A1FC6" w:rsidDel="007E38ED">
          <w:rPr>
            <w:rFonts w:ascii="Helvetica" w:hAnsi="Helvetica"/>
            <w:color w:val="000000"/>
            <w:kern w:val="36"/>
            <w:lang w:val="en-GB"/>
          </w:rPr>
          <w:delText xml:space="preserve">, which </w:delText>
        </w:r>
      </w:del>
      <w:ins w:id="797" w:author="Jenny Sjaarda" w:date="2022-04-11T15:39:00Z">
        <w:r w:rsidR="007E38ED">
          <w:rPr>
            <w:rFonts w:ascii="Helvetica" w:hAnsi="Helvetica"/>
            <w:color w:val="000000"/>
            <w:kern w:val="36"/>
            <w:lang w:val="en-GB"/>
          </w:rPr>
          <w:t>c</w:t>
        </w:r>
      </w:ins>
      <w:del w:id="798" w:author="Jenny Sjaarda" w:date="2022-04-11T15:39:00Z">
        <w:r w:rsidR="009A1FC6" w:rsidDel="007E38ED">
          <w:rPr>
            <w:rFonts w:ascii="Helvetica" w:hAnsi="Helvetica"/>
            <w:color w:val="000000"/>
            <w:kern w:val="36"/>
            <w:lang w:val="en-GB"/>
          </w:rPr>
          <w:delText>w</w:delText>
        </w:r>
      </w:del>
      <w:r w:rsidR="009A1FC6">
        <w:rPr>
          <w:rFonts w:ascii="Helvetica" w:hAnsi="Helvetica"/>
          <w:color w:val="000000"/>
          <w:kern w:val="36"/>
          <w:lang w:val="en-GB"/>
        </w:rPr>
        <w:t xml:space="preserve">ould </w:t>
      </w:r>
      <w:r w:rsidR="00A841DA">
        <w:rPr>
          <w:rFonts w:ascii="Helvetica" w:hAnsi="Helvetica"/>
          <w:color w:val="000000"/>
          <w:kern w:val="36"/>
          <w:lang w:val="en-GB"/>
        </w:rPr>
        <w:t>suggest</w:t>
      </w:r>
      <w:r w:rsidR="009A1FC6">
        <w:rPr>
          <w:rFonts w:ascii="Helvetica" w:hAnsi="Helvetica"/>
          <w:color w:val="000000"/>
          <w:kern w:val="36"/>
          <w:lang w:val="en-GB"/>
        </w:rPr>
        <w:t xml:space="preserve"> a highly unlikely negative confounder</w:t>
      </w:r>
      <w:ins w:id="799" w:author="Jenny Sjaarda" w:date="2022-04-11T15:39:00Z">
        <w:r w:rsidR="007E38ED">
          <w:rPr>
            <w:rFonts w:ascii="Helvetica" w:hAnsi="Helvetica"/>
            <w:color w:val="000000"/>
            <w:kern w:val="36"/>
            <w:lang w:val="en-GB"/>
          </w:rPr>
          <w:t xml:space="preserve">, </w:t>
        </w:r>
      </w:ins>
      <w:del w:id="800" w:author="Jenny Sjaarda" w:date="2022-04-11T15:39:00Z">
        <w:r w:rsidR="009A1FC6" w:rsidDel="007E38ED">
          <w:rPr>
            <w:rFonts w:ascii="Helvetica" w:hAnsi="Helvetica"/>
            <w:color w:val="000000"/>
            <w:kern w:val="36"/>
            <w:lang w:val="en-GB"/>
          </w:rPr>
          <w:delText xml:space="preserve">. </w:delText>
        </w:r>
      </w:del>
      <w:ins w:id="801" w:author="Jenny Sjaarda" w:date="2022-04-11T15:39:00Z">
        <w:r w:rsidR="007E38ED">
          <w:rPr>
            <w:rFonts w:ascii="Helvetica" w:hAnsi="Helvetica"/>
            <w:color w:val="000000"/>
            <w:kern w:val="36"/>
            <w:lang w:val="en-GB"/>
          </w:rPr>
          <w:t>a</w:t>
        </w:r>
      </w:ins>
      <w:del w:id="802" w:author="Jenny Sjaarda" w:date="2022-04-11T15:39:00Z">
        <w:r w:rsidR="009A1FC6" w:rsidDel="007E38ED">
          <w:rPr>
            <w:rFonts w:ascii="Helvetica" w:hAnsi="Helvetica"/>
            <w:color w:val="000000"/>
            <w:kern w:val="36"/>
            <w:lang w:val="en-GB"/>
          </w:rPr>
          <w:delText>A</w:delText>
        </w:r>
      </w:del>
      <w:r w:rsidR="009A1FC6">
        <w:rPr>
          <w:rFonts w:ascii="Helvetica" w:hAnsi="Helvetica"/>
          <w:color w:val="000000"/>
          <w:kern w:val="36"/>
          <w:lang w:val="en-GB"/>
        </w:rPr>
        <w:t xml:space="preserve"> more probable explanation is incorrect MR estimates due to assumption violations. </w:t>
      </w:r>
      <w:r w:rsidR="00A841DA">
        <w:rPr>
          <w:rFonts w:ascii="Helvetica" w:hAnsi="Helvetica"/>
          <w:color w:val="000000"/>
          <w:kern w:val="36"/>
          <w:lang w:val="en-GB"/>
        </w:rPr>
        <w:t>On the other hand, w</w:t>
      </w:r>
      <w:r w:rsidR="004E1A6F" w:rsidRPr="0081577A">
        <w:rPr>
          <w:rFonts w:ascii="Helvetica" w:hAnsi="Helvetica"/>
          <w:color w:val="000000"/>
          <w:kern w:val="36"/>
          <w:lang w:val="en-GB"/>
        </w:rPr>
        <w:t xml:space="preserve">e identified </w:t>
      </w:r>
      <w:r w:rsidR="007F155B" w:rsidRPr="0081577A">
        <w:rPr>
          <w:rFonts w:ascii="Helvetica" w:hAnsi="Helvetica"/>
          <w:color w:val="000000"/>
          <w:kern w:val="36"/>
          <w:lang w:val="en-GB"/>
        </w:rPr>
        <w:t>40</w:t>
      </w:r>
      <w:r w:rsidR="004E1A6F" w:rsidRPr="0081577A">
        <w:rPr>
          <w:rFonts w:ascii="Helvetica" w:hAnsi="Helvetica"/>
          <w:color w:val="000000"/>
          <w:kern w:val="36"/>
          <w:lang w:val="en-GB"/>
        </w:rPr>
        <w:t xml:space="preserve"> traits which showed significant</w:t>
      </w:r>
      <w:r w:rsidR="007F155B" w:rsidRPr="0081577A">
        <w:rPr>
          <w:rFonts w:ascii="Helvetica" w:hAnsi="Helvetica"/>
          <w:color w:val="000000"/>
          <w:kern w:val="36"/>
          <w:lang w:val="en-GB"/>
        </w:rPr>
        <w:t>ly larger</w:t>
      </w:r>
      <w:r w:rsidR="004E1A6F" w:rsidRPr="0081577A">
        <w:rPr>
          <w:rFonts w:ascii="Helvetica" w:hAnsi="Helvetica"/>
          <w:color w:val="000000"/>
          <w:kern w:val="36"/>
          <w:lang w:val="en-GB"/>
        </w:rPr>
        <w:t xml:space="preserve"> </w:t>
      </w:r>
      <w:r w:rsidR="007F155B" w:rsidRPr="0081577A">
        <w:rPr>
          <w:rFonts w:ascii="Helvetica" w:hAnsi="Helvetica"/>
          <w:color w:val="000000"/>
          <w:kern w:val="36"/>
          <w:lang w:val="en-GB"/>
        </w:rPr>
        <w:t>phenotypic correlation compared to</w:t>
      </w:r>
      <w:r w:rsidR="004E1A6F" w:rsidRPr="0081577A">
        <w:rPr>
          <w:rFonts w:ascii="Helvetica" w:hAnsi="Helvetica"/>
          <w:color w:val="000000"/>
          <w:kern w:val="36"/>
          <w:lang w:val="en-GB"/>
        </w:rPr>
        <w:t xml:space="preserve"> MR causal estimates. These results suggest that raw phenotypic correlations </w:t>
      </w:r>
      <w:r w:rsidR="00982F86" w:rsidRPr="0081577A">
        <w:rPr>
          <w:rFonts w:ascii="Helvetica" w:hAnsi="Helvetica"/>
          <w:color w:val="000000"/>
          <w:kern w:val="36"/>
          <w:lang w:val="en-GB"/>
        </w:rPr>
        <w:t xml:space="preserve">among couples </w:t>
      </w:r>
      <w:r w:rsidR="004E1A6F" w:rsidRPr="0081577A">
        <w:rPr>
          <w:rFonts w:ascii="Helvetica" w:hAnsi="Helvetica"/>
          <w:color w:val="000000"/>
          <w:kern w:val="36"/>
          <w:lang w:val="en-GB"/>
        </w:rPr>
        <w:t xml:space="preserve">are likely subject </w:t>
      </w:r>
      <w:r w:rsidR="00D86C5A">
        <w:rPr>
          <w:rFonts w:ascii="Helvetica" w:hAnsi="Helvetica"/>
          <w:color w:val="000000"/>
          <w:kern w:val="36"/>
          <w:lang w:val="en-GB"/>
        </w:rPr>
        <w:t xml:space="preserve">to </w:t>
      </w:r>
      <w:r w:rsidR="007F155B" w:rsidRPr="0081577A">
        <w:rPr>
          <w:rFonts w:ascii="Helvetica" w:hAnsi="Helvetica"/>
          <w:color w:val="000000"/>
          <w:kern w:val="36"/>
          <w:lang w:val="en-GB"/>
        </w:rPr>
        <w:t xml:space="preserve">positive </w:t>
      </w:r>
      <w:r w:rsidR="004E1A6F" w:rsidRPr="0081577A">
        <w:rPr>
          <w:rFonts w:ascii="Helvetica" w:hAnsi="Helvetica"/>
          <w:color w:val="000000"/>
          <w:kern w:val="36"/>
          <w:lang w:val="en-GB"/>
        </w:rPr>
        <w:t>confounding</w:t>
      </w:r>
      <w:r w:rsidR="00B21A29" w:rsidRPr="0081577A">
        <w:rPr>
          <w:rFonts w:ascii="Helvetica" w:hAnsi="Helvetica"/>
          <w:color w:val="000000"/>
          <w:kern w:val="36"/>
          <w:lang w:val="en-GB"/>
        </w:rPr>
        <w:t xml:space="preserve"> due to correlation with other traits. Indeed, we identified many potential confounders of </w:t>
      </w:r>
      <w:r w:rsidR="00D86C5A">
        <w:rPr>
          <w:rFonts w:ascii="Helvetica" w:hAnsi="Helvetica"/>
          <w:color w:val="000000"/>
          <w:kern w:val="36"/>
          <w:lang w:val="en-GB"/>
        </w:rPr>
        <w:t>these</w:t>
      </w:r>
      <w:r w:rsidR="00B21A29" w:rsidRPr="0081577A">
        <w:rPr>
          <w:rFonts w:ascii="Helvetica" w:hAnsi="Helvetica"/>
          <w:color w:val="000000"/>
          <w:kern w:val="36"/>
          <w:lang w:val="en-GB"/>
        </w:rPr>
        <w:t xml:space="preserve"> relationshi</w:t>
      </w:r>
      <w:r w:rsidR="00D86C5A">
        <w:rPr>
          <w:rFonts w:ascii="Helvetica" w:hAnsi="Helvetica"/>
          <w:color w:val="000000"/>
          <w:kern w:val="36"/>
          <w:lang w:val="en-GB"/>
        </w:rPr>
        <w:t>ps,</w:t>
      </w:r>
      <w:r w:rsidR="000B48D3" w:rsidRPr="0081577A">
        <w:rPr>
          <w:rFonts w:ascii="Helvetica" w:hAnsi="Helvetica"/>
          <w:color w:val="000000"/>
          <w:kern w:val="36"/>
          <w:lang w:val="en-GB"/>
        </w:rPr>
        <w:t xml:space="preserve"> BMI, overall health rating,</w:t>
      </w:r>
      <w:r w:rsidR="00B21A29" w:rsidRPr="0081577A">
        <w:rPr>
          <w:rFonts w:ascii="Helvetica" w:hAnsi="Helvetica"/>
          <w:color w:val="000000"/>
          <w:kern w:val="36"/>
          <w:lang w:val="en-GB"/>
        </w:rPr>
        <w:t xml:space="preserve"> </w:t>
      </w:r>
      <w:r w:rsidR="00D86C5A">
        <w:rPr>
          <w:rFonts w:ascii="Helvetica" w:hAnsi="Helvetica"/>
          <w:color w:val="000000"/>
          <w:kern w:val="36"/>
          <w:lang w:val="en-GB"/>
        </w:rPr>
        <w:t>fitness measures, income, smoking, to name a few</w:t>
      </w:r>
      <w:r w:rsidR="00B21A29" w:rsidRPr="0081577A">
        <w:rPr>
          <w:rFonts w:ascii="Helvetica" w:hAnsi="Helvetica"/>
          <w:color w:val="000000"/>
          <w:kern w:val="36"/>
          <w:lang w:val="en-GB"/>
        </w:rPr>
        <w:t>. Together these results suggest phenotypic correlation</w:t>
      </w:r>
      <w:r w:rsidR="00D86C5A">
        <w:rPr>
          <w:rFonts w:ascii="Helvetica" w:hAnsi="Helvetica"/>
          <w:color w:val="000000"/>
          <w:kern w:val="36"/>
          <w:lang w:val="en-GB"/>
        </w:rPr>
        <w:t>s</w:t>
      </w:r>
      <w:r w:rsidR="00B21A29" w:rsidRPr="0081577A">
        <w:rPr>
          <w:rFonts w:ascii="Helvetica" w:hAnsi="Helvetica"/>
          <w:color w:val="000000"/>
          <w:kern w:val="36"/>
          <w:lang w:val="en-GB"/>
        </w:rPr>
        <w:t xml:space="preserve"> among couples may be capturing other important aspects of AM including </w:t>
      </w:r>
      <w:r w:rsidR="00E70276" w:rsidRPr="0081577A">
        <w:rPr>
          <w:rFonts w:ascii="Helvetica" w:hAnsi="Helvetica"/>
          <w:color w:val="000000"/>
          <w:kern w:val="36"/>
          <w:lang w:val="en-GB"/>
        </w:rPr>
        <w:t xml:space="preserve">measures of </w:t>
      </w:r>
      <w:r w:rsidR="00B21A29" w:rsidRPr="0081577A">
        <w:rPr>
          <w:rFonts w:ascii="Helvetica" w:hAnsi="Helvetica"/>
          <w:color w:val="000000"/>
          <w:kern w:val="36"/>
          <w:lang w:val="en-GB"/>
        </w:rPr>
        <w:t xml:space="preserve">socioeconomic </w:t>
      </w:r>
      <w:r w:rsidR="00E70276" w:rsidRPr="0081577A">
        <w:rPr>
          <w:rFonts w:ascii="Helvetica" w:hAnsi="Helvetica"/>
          <w:color w:val="000000"/>
          <w:kern w:val="36"/>
          <w:lang w:val="en-GB"/>
        </w:rPr>
        <w:t>status</w:t>
      </w:r>
      <w:ins w:id="803" w:author="Jenny Sjaarda" w:date="2022-04-11T15:40:00Z">
        <w:r w:rsidR="007E38ED">
          <w:rPr>
            <w:rFonts w:ascii="Helvetica" w:hAnsi="Helvetica"/>
            <w:color w:val="000000"/>
            <w:kern w:val="36"/>
            <w:lang w:val="en-GB"/>
          </w:rPr>
          <w:t xml:space="preserve">, </w:t>
        </w:r>
      </w:ins>
      <w:del w:id="804" w:author="Jenny Sjaarda" w:date="2022-04-11T15:40:00Z">
        <w:r w:rsidR="00B21A29" w:rsidRPr="0081577A" w:rsidDel="007E38ED">
          <w:rPr>
            <w:rFonts w:ascii="Helvetica" w:hAnsi="Helvetica"/>
            <w:color w:val="000000"/>
            <w:kern w:val="36"/>
            <w:lang w:val="en-GB"/>
          </w:rPr>
          <w:delText xml:space="preserve"> and various measures of </w:delText>
        </w:r>
      </w:del>
      <w:r w:rsidR="00B21A29" w:rsidRPr="0081577A">
        <w:rPr>
          <w:rFonts w:ascii="Helvetica" w:hAnsi="Helvetica"/>
          <w:color w:val="000000"/>
          <w:kern w:val="36"/>
          <w:lang w:val="en-GB"/>
        </w:rPr>
        <w:t>health and fitness.</w:t>
      </w:r>
      <w:r w:rsidR="00C52BA1" w:rsidRPr="0081577A">
        <w:rPr>
          <w:rFonts w:ascii="Helvetica" w:hAnsi="Helvetica"/>
          <w:color w:val="000000"/>
          <w:kern w:val="36"/>
          <w:lang w:val="en-GB"/>
        </w:rPr>
        <w:t xml:space="preserve"> </w:t>
      </w:r>
    </w:p>
    <w:p w14:paraId="71468B1C" w14:textId="77777777" w:rsidR="007F155B" w:rsidRPr="0081577A" w:rsidRDefault="007F155B" w:rsidP="002B237D">
      <w:pPr>
        <w:jc w:val="both"/>
        <w:textAlignment w:val="baseline"/>
        <w:outlineLvl w:val="0"/>
        <w:rPr>
          <w:rFonts w:ascii="Helvetica" w:hAnsi="Helvetica"/>
          <w:color w:val="000000"/>
          <w:kern w:val="36"/>
          <w:lang w:val="en-GB"/>
        </w:rPr>
      </w:pPr>
    </w:p>
    <w:p w14:paraId="4D8A1F95" w14:textId="69502F9A" w:rsidR="00E70276" w:rsidRPr="0081577A" w:rsidRDefault="00C52BA1"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lastRenderedPageBreak/>
        <w:t xml:space="preserve">When </w:t>
      </w:r>
      <w:del w:id="805" w:author="Jenny Sjaarda" w:date="2022-04-11T15:40:00Z">
        <w:r w:rsidRPr="0081577A" w:rsidDel="007E38ED">
          <w:rPr>
            <w:rFonts w:ascii="Helvetica" w:hAnsi="Helvetica"/>
            <w:color w:val="000000"/>
            <w:kern w:val="36"/>
            <w:lang w:val="en-GB"/>
          </w:rPr>
          <w:delText xml:space="preserve">we </w:delText>
        </w:r>
      </w:del>
      <w:r w:rsidRPr="0081577A">
        <w:rPr>
          <w:rFonts w:ascii="Helvetica" w:hAnsi="Helvetica"/>
          <w:color w:val="000000"/>
          <w:kern w:val="36"/>
          <w:lang w:val="en-GB"/>
        </w:rPr>
        <w:t>investigat</w:t>
      </w:r>
      <w:ins w:id="806" w:author="Jenny Sjaarda" w:date="2022-04-11T15:40:00Z">
        <w:r w:rsidR="007E38ED">
          <w:rPr>
            <w:rFonts w:ascii="Helvetica" w:hAnsi="Helvetica"/>
            <w:color w:val="000000"/>
            <w:kern w:val="36"/>
            <w:lang w:val="en-GB"/>
          </w:rPr>
          <w:t>ing</w:t>
        </w:r>
      </w:ins>
      <w:del w:id="807" w:author="Jenny Sjaarda" w:date="2022-04-11T15:40:00Z">
        <w:r w:rsidRPr="0081577A" w:rsidDel="007E38ED">
          <w:rPr>
            <w:rFonts w:ascii="Helvetica" w:hAnsi="Helvetica"/>
            <w:color w:val="000000"/>
            <w:kern w:val="36"/>
            <w:lang w:val="en-GB"/>
          </w:rPr>
          <w:delText>ed</w:delText>
        </w:r>
      </w:del>
      <w:r w:rsidRPr="0081577A">
        <w:rPr>
          <w:rFonts w:ascii="Helvetica" w:hAnsi="Helvetica"/>
          <w:color w:val="000000"/>
          <w:kern w:val="36"/>
          <w:lang w:val="en-GB"/>
        </w:rPr>
        <w:t xml:space="preserve"> the impact of </w:t>
      </w:r>
      <w:r w:rsidR="007F155B" w:rsidRPr="0081577A">
        <w:rPr>
          <w:rFonts w:ascii="Helvetica" w:hAnsi="Helvetica"/>
          <w:color w:val="000000"/>
          <w:kern w:val="36"/>
          <w:lang w:val="en-GB"/>
        </w:rPr>
        <w:t>common</w:t>
      </w:r>
      <w:r w:rsidRPr="0081577A">
        <w:rPr>
          <w:rFonts w:ascii="Helvetica" w:hAnsi="Helvetica"/>
          <w:color w:val="000000"/>
          <w:kern w:val="36"/>
          <w:lang w:val="en-GB"/>
        </w:rPr>
        <w:t xml:space="preserve"> confounders </w:t>
      </w:r>
      <w:r w:rsidR="00DB7472" w:rsidRPr="0081577A">
        <w:rPr>
          <w:rFonts w:ascii="Helvetica" w:hAnsi="Helvetica"/>
          <w:color w:val="000000"/>
          <w:kern w:val="36"/>
          <w:lang w:val="en-GB"/>
        </w:rPr>
        <w:t>on</w:t>
      </w:r>
      <w:r w:rsidRPr="0081577A">
        <w:rPr>
          <w:rFonts w:ascii="Helvetica" w:hAnsi="Helvetica"/>
          <w:color w:val="000000"/>
          <w:kern w:val="36"/>
          <w:lang w:val="en-GB"/>
        </w:rPr>
        <w:t xml:space="preserve"> our entire panel of phenotypes</w:t>
      </w:r>
      <w:r w:rsidR="0034502F" w:rsidRPr="0081577A">
        <w:rPr>
          <w:rFonts w:ascii="Helvetica" w:hAnsi="Helvetica"/>
          <w:color w:val="000000"/>
          <w:kern w:val="36"/>
          <w:lang w:val="en-GB"/>
        </w:rPr>
        <w:t xml:space="preserve"> (i.e. fixing a confounder and assessing its widespread impact</w:t>
      </w:r>
      <w:r w:rsidR="00F74EED" w:rsidRPr="0081577A">
        <w:rPr>
          <w:rFonts w:ascii="Helvetica" w:hAnsi="Helvetica"/>
          <w:color w:val="000000"/>
          <w:kern w:val="36"/>
          <w:lang w:val="en-GB"/>
        </w:rPr>
        <w:t xml:space="preserve"> on all single-trait AM</w:t>
      </w:r>
      <w:r w:rsidR="0034502F" w:rsidRPr="0081577A">
        <w:rPr>
          <w:rFonts w:ascii="Helvetica" w:hAnsi="Helvetica"/>
          <w:color w:val="000000"/>
          <w:kern w:val="36"/>
          <w:lang w:val="en-GB"/>
        </w:rPr>
        <w:t>)</w:t>
      </w:r>
      <w:r w:rsidRPr="0081577A">
        <w:rPr>
          <w:rFonts w:ascii="Helvetica" w:hAnsi="Helvetica"/>
          <w:color w:val="000000"/>
          <w:kern w:val="36"/>
          <w:lang w:val="en-GB"/>
        </w:rPr>
        <w:t xml:space="preserve">, we found that </w:t>
      </w:r>
      <w:r w:rsidR="00DB7472" w:rsidRPr="0081577A">
        <w:rPr>
          <w:rFonts w:ascii="Helvetica" w:hAnsi="Helvetica"/>
          <w:color w:val="000000"/>
          <w:kern w:val="36"/>
          <w:lang w:val="en-GB"/>
        </w:rPr>
        <w:t>household income</w:t>
      </w:r>
      <w:r w:rsidR="001B5C6E" w:rsidRPr="0081577A">
        <w:rPr>
          <w:rFonts w:ascii="Helvetica" w:hAnsi="Helvetica"/>
          <w:color w:val="000000"/>
          <w:kern w:val="36"/>
          <w:lang w:val="en-GB"/>
        </w:rPr>
        <w:t xml:space="preserve">, age completed education, participant of a sport club or gym are </w:t>
      </w:r>
      <w:del w:id="808" w:author="Jenny Sjaarda" w:date="2022-04-11T15:40:00Z">
        <w:r w:rsidRPr="0081577A" w:rsidDel="007E38ED">
          <w:rPr>
            <w:rFonts w:ascii="Helvetica" w:hAnsi="Helvetica"/>
            <w:color w:val="000000"/>
            <w:kern w:val="36"/>
            <w:lang w:val="en-GB"/>
          </w:rPr>
          <w:delText>indeed</w:delText>
        </w:r>
        <w:r w:rsidR="001B5C6E" w:rsidRPr="0081577A" w:rsidDel="007E38ED">
          <w:rPr>
            <w:rFonts w:ascii="Helvetica" w:hAnsi="Helvetica"/>
            <w:color w:val="000000"/>
            <w:kern w:val="36"/>
            <w:lang w:val="en-GB"/>
          </w:rPr>
          <w:delText xml:space="preserve"> </w:delText>
        </w:r>
      </w:del>
      <w:r w:rsidR="001B5C6E" w:rsidRPr="0081577A">
        <w:rPr>
          <w:rFonts w:ascii="Helvetica" w:hAnsi="Helvetica"/>
          <w:color w:val="000000"/>
          <w:kern w:val="36"/>
          <w:lang w:val="en-GB"/>
        </w:rPr>
        <w:t xml:space="preserve">important </w:t>
      </w:r>
      <w:r w:rsidRPr="0081577A">
        <w:rPr>
          <w:rFonts w:ascii="Helvetica" w:hAnsi="Helvetica"/>
          <w:color w:val="000000"/>
          <w:kern w:val="36"/>
          <w:lang w:val="en-GB"/>
        </w:rPr>
        <w:t>confounder</w:t>
      </w:r>
      <w:r w:rsidR="001B5C6E" w:rsidRPr="0081577A">
        <w:rPr>
          <w:rFonts w:ascii="Helvetica" w:hAnsi="Helvetica"/>
          <w:color w:val="000000"/>
          <w:kern w:val="36"/>
          <w:lang w:val="en-GB"/>
        </w:rPr>
        <w:t>s</w:t>
      </w:r>
      <w:ins w:id="809" w:author="Jenny Sjaarda" w:date="2022-04-11T15:41:00Z">
        <w:r w:rsidR="007E38ED">
          <w:rPr>
            <w:rFonts w:ascii="Helvetica" w:hAnsi="Helvetica"/>
            <w:color w:val="000000"/>
            <w:kern w:val="36"/>
            <w:lang w:val="en-GB"/>
          </w:rPr>
          <w:t>,</w:t>
        </w:r>
      </w:ins>
      <w:r w:rsidRPr="0081577A">
        <w:rPr>
          <w:rFonts w:ascii="Helvetica" w:hAnsi="Helvetica"/>
          <w:color w:val="000000"/>
          <w:kern w:val="36"/>
          <w:lang w:val="en-GB"/>
        </w:rPr>
        <w:t xml:space="preserve"> </w:t>
      </w:r>
      <w:del w:id="810" w:author="Jenny Sjaarda" w:date="2022-04-11T15:41:00Z">
        <w:r w:rsidRPr="0081577A" w:rsidDel="007E38ED">
          <w:rPr>
            <w:rFonts w:ascii="Helvetica" w:hAnsi="Helvetica"/>
            <w:color w:val="000000"/>
            <w:kern w:val="36"/>
            <w:lang w:val="en-GB"/>
          </w:rPr>
          <w:delText xml:space="preserve">of observational phenotypic correlations among couples, </w:delText>
        </w:r>
      </w:del>
      <w:r w:rsidRPr="0081577A">
        <w:rPr>
          <w:rFonts w:ascii="Helvetica" w:hAnsi="Helvetica"/>
          <w:color w:val="000000"/>
          <w:kern w:val="36"/>
          <w:lang w:val="en-GB"/>
        </w:rPr>
        <w:t xml:space="preserve">explaining on average </w:t>
      </w:r>
      <w:r w:rsidR="001B5C6E" w:rsidRPr="0081577A">
        <w:rPr>
          <w:rFonts w:ascii="Helvetica" w:hAnsi="Helvetica"/>
          <w:color w:val="000000"/>
          <w:kern w:val="36"/>
          <w:lang w:val="en-GB"/>
        </w:rPr>
        <w:t>2</w:t>
      </w:r>
      <w:r w:rsidR="000345CF" w:rsidRPr="0081577A">
        <w:rPr>
          <w:rFonts w:ascii="Helvetica" w:hAnsi="Helvetica"/>
          <w:color w:val="000000"/>
          <w:kern w:val="36"/>
          <w:lang w:val="en-GB"/>
        </w:rPr>
        <w:t>9.8</w:t>
      </w:r>
      <w:r w:rsidR="001B5C6E" w:rsidRPr="0081577A">
        <w:rPr>
          <w:rFonts w:ascii="Helvetica" w:hAnsi="Helvetica"/>
          <w:color w:val="000000"/>
          <w:kern w:val="36"/>
          <w:lang w:val="en-GB"/>
        </w:rPr>
        <w:t>, 1</w:t>
      </w:r>
      <w:r w:rsidR="000345CF" w:rsidRPr="0081577A">
        <w:rPr>
          <w:rFonts w:ascii="Helvetica" w:hAnsi="Helvetica"/>
          <w:color w:val="000000"/>
          <w:kern w:val="36"/>
          <w:lang w:val="en-GB"/>
        </w:rPr>
        <w:t>1.6</w:t>
      </w:r>
      <w:r w:rsidR="001B5C6E" w:rsidRPr="0081577A">
        <w:rPr>
          <w:rFonts w:ascii="Helvetica" w:hAnsi="Helvetica"/>
          <w:color w:val="000000"/>
          <w:kern w:val="36"/>
          <w:lang w:val="en-GB"/>
        </w:rPr>
        <w:t xml:space="preserve"> and 1</w:t>
      </w:r>
      <w:r w:rsidR="000345CF" w:rsidRPr="0081577A">
        <w:rPr>
          <w:rFonts w:ascii="Helvetica" w:hAnsi="Helvetica"/>
          <w:color w:val="000000"/>
          <w:kern w:val="36"/>
          <w:lang w:val="en-GB"/>
        </w:rPr>
        <w:t>7</w:t>
      </w:r>
      <w:r w:rsidR="001B5C6E" w:rsidRPr="0081577A">
        <w:rPr>
          <w:rFonts w:ascii="Helvetica" w:hAnsi="Helvetica"/>
          <w:color w:val="000000"/>
          <w:kern w:val="36"/>
          <w:lang w:val="en-GB"/>
        </w:rPr>
        <w:t>.</w:t>
      </w:r>
      <w:r w:rsidR="000345CF" w:rsidRPr="0081577A">
        <w:rPr>
          <w:rFonts w:ascii="Helvetica" w:hAnsi="Helvetica"/>
          <w:color w:val="000000"/>
          <w:kern w:val="36"/>
          <w:lang w:val="en-GB"/>
        </w:rPr>
        <w:t>1</w:t>
      </w:r>
      <w:r w:rsidRPr="0081577A">
        <w:rPr>
          <w:rFonts w:ascii="Helvetica" w:hAnsi="Helvetica"/>
          <w:color w:val="000000"/>
          <w:kern w:val="36"/>
          <w:lang w:val="en-GB"/>
        </w:rPr>
        <w:t xml:space="preserve">% of </w:t>
      </w:r>
      <w:r w:rsidR="001B5C6E" w:rsidRPr="0081577A">
        <w:rPr>
          <w:rFonts w:ascii="Helvetica" w:hAnsi="Helvetica"/>
          <w:color w:val="000000"/>
          <w:kern w:val="36"/>
          <w:lang w:val="en-GB"/>
        </w:rPr>
        <w:t xml:space="preserve">the </w:t>
      </w:r>
      <w:r w:rsidR="00A41C8D" w:rsidRPr="0081577A">
        <w:rPr>
          <w:rFonts w:ascii="Helvetica" w:hAnsi="Helvetica"/>
          <w:color w:val="000000"/>
          <w:kern w:val="36"/>
          <w:lang w:val="en-GB"/>
        </w:rPr>
        <w:t xml:space="preserve">phenotypic </w:t>
      </w:r>
      <w:r w:rsidR="00C40F5F" w:rsidRPr="0081577A">
        <w:rPr>
          <w:rFonts w:ascii="Helvetica" w:hAnsi="Helvetica"/>
          <w:color w:val="000000"/>
          <w:kern w:val="36"/>
          <w:lang w:val="en-GB"/>
        </w:rPr>
        <w:t>couple correlation</w:t>
      </w:r>
      <w:r w:rsidR="00A41C8D" w:rsidRPr="0081577A">
        <w:rPr>
          <w:rFonts w:ascii="Helvetica" w:hAnsi="Helvetica"/>
          <w:color w:val="000000"/>
          <w:kern w:val="36"/>
          <w:lang w:val="en-GB"/>
        </w:rPr>
        <w:t>s among traits tested</w:t>
      </w:r>
      <w:r w:rsidR="00DB7472" w:rsidRPr="0081577A">
        <w:rPr>
          <w:rFonts w:ascii="Helvetica" w:hAnsi="Helvetica"/>
          <w:color w:val="000000"/>
          <w:kern w:val="36"/>
          <w:lang w:val="en-GB"/>
        </w:rPr>
        <w:t>, respectively</w:t>
      </w:r>
      <w:r w:rsidR="00C40F5F" w:rsidRPr="0081577A">
        <w:rPr>
          <w:rFonts w:ascii="Helvetica" w:hAnsi="Helvetica"/>
          <w:color w:val="000000"/>
          <w:kern w:val="36"/>
          <w:lang w:val="en-GB"/>
        </w:rPr>
        <w:t>. These results also suggest that phenotypic correlations</w:t>
      </w:r>
      <w:r w:rsidR="0034502F" w:rsidRPr="0081577A">
        <w:rPr>
          <w:rFonts w:ascii="Helvetica" w:hAnsi="Helvetica"/>
          <w:color w:val="000000"/>
          <w:kern w:val="36"/>
          <w:lang w:val="en-GB"/>
        </w:rPr>
        <w:t xml:space="preserve"> in couples</w:t>
      </w:r>
      <w:r w:rsidR="00C40F5F" w:rsidRPr="0081577A">
        <w:rPr>
          <w:rFonts w:ascii="Helvetica" w:hAnsi="Helvetica"/>
          <w:color w:val="000000"/>
          <w:kern w:val="36"/>
          <w:lang w:val="en-GB"/>
        </w:rPr>
        <w:t xml:space="preserve"> are</w:t>
      </w:r>
      <w:r w:rsidR="0034502F" w:rsidRPr="0081577A">
        <w:rPr>
          <w:rFonts w:ascii="Helvetica" w:hAnsi="Helvetica"/>
          <w:color w:val="000000"/>
          <w:kern w:val="36"/>
          <w:lang w:val="en-GB"/>
        </w:rPr>
        <w:t xml:space="preserve"> </w:t>
      </w:r>
      <w:del w:id="811" w:author="Jenny Sjaarda" w:date="2022-04-11T15:41:00Z">
        <w:r w:rsidR="0034502F" w:rsidRPr="0081577A" w:rsidDel="007E38ED">
          <w:rPr>
            <w:rFonts w:ascii="Helvetica" w:hAnsi="Helvetica"/>
            <w:color w:val="000000"/>
            <w:kern w:val="36"/>
            <w:lang w:val="en-GB"/>
          </w:rPr>
          <w:delText>indeed</w:delText>
        </w:r>
        <w:r w:rsidR="00C40F5F" w:rsidRPr="0081577A" w:rsidDel="007E38ED">
          <w:rPr>
            <w:rFonts w:ascii="Helvetica" w:hAnsi="Helvetica"/>
            <w:color w:val="000000"/>
            <w:kern w:val="36"/>
            <w:lang w:val="en-GB"/>
          </w:rPr>
          <w:delText xml:space="preserve"> </w:delText>
        </w:r>
      </w:del>
      <w:r w:rsidR="00C40F5F" w:rsidRPr="0081577A">
        <w:rPr>
          <w:rFonts w:ascii="Helvetica" w:hAnsi="Helvetica"/>
          <w:color w:val="000000"/>
          <w:kern w:val="36"/>
          <w:lang w:val="en-GB"/>
        </w:rPr>
        <w:t xml:space="preserve">significantly confounded and point to a relatively few key traits which are driving AM observations. </w:t>
      </w:r>
    </w:p>
    <w:p w14:paraId="2A55F345" w14:textId="77777777" w:rsidR="00E70276" w:rsidRPr="0081577A" w:rsidRDefault="00E70276" w:rsidP="002B237D">
      <w:pPr>
        <w:jc w:val="both"/>
        <w:textAlignment w:val="baseline"/>
        <w:outlineLvl w:val="0"/>
        <w:rPr>
          <w:rFonts w:ascii="Helvetica" w:hAnsi="Helvetica"/>
          <w:color w:val="000000"/>
          <w:kern w:val="36"/>
          <w:lang w:val="en-GB"/>
        </w:rPr>
      </w:pPr>
    </w:p>
    <w:p w14:paraId="48594381" w14:textId="4CF73812" w:rsidR="00F74EED" w:rsidRPr="0081577A" w:rsidRDefault="000F2D3D" w:rsidP="002B237D">
      <w:pPr>
        <w:jc w:val="both"/>
        <w:textAlignment w:val="baseline"/>
        <w:outlineLvl w:val="0"/>
        <w:rPr>
          <w:rFonts w:ascii="Helvetica" w:hAnsi="Helvetica"/>
          <w:color w:val="000000"/>
          <w:lang w:val="en-GB"/>
        </w:rPr>
      </w:pPr>
      <w:commentRangeStart w:id="812"/>
      <w:r w:rsidRPr="0081577A">
        <w:rPr>
          <w:rFonts w:ascii="Helvetica" w:hAnsi="Helvetica"/>
          <w:color w:val="000000"/>
          <w:lang w:val="en-GB"/>
        </w:rPr>
        <w:t xml:space="preserve">Among the 118 phenotypes tested, we found widespread evidence of causal effects among partners. </w:t>
      </w:r>
      <w:proofErr w:type="gramStart"/>
      <w:r w:rsidRPr="0081577A">
        <w:rPr>
          <w:rFonts w:ascii="Helvetica" w:hAnsi="Helvetica"/>
          <w:color w:val="000000"/>
          <w:lang w:val="en-GB"/>
        </w:rPr>
        <w:t>In particular, we</w:t>
      </w:r>
      <w:proofErr w:type="gramEnd"/>
      <w:r w:rsidRPr="0081577A">
        <w:rPr>
          <w:rFonts w:ascii="Helvetica" w:hAnsi="Helvetica"/>
          <w:color w:val="000000"/>
          <w:lang w:val="en-GB"/>
        </w:rPr>
        <w:t xml:space="preserve"> identified 64 same-trait causal effects within partners (</w:t>
      </w:r>
      <w:r w:rsidR="001B1B09" w:rsidRPr="0081577A">
        <w:rPr>
          <w:rFonts w:ascii="Helvetica" w:hAnsi="Helvetica"/>
          <w:color w:val="000000"/>
          <w:lang w:val="en-GB"/>
        </w:rPr>
        <w:t>out of</w:t>
      </w:r>
      <w:r w:rsidRPr="0081577A">
        <w:rPr>
          <w:rFonts w:ascii="Helvetica" w:hAnsi="Helvetica"/>
          <w:color w:val="000000"/>
          <w:lang w:val="en-GB"/>
        </w:rPr>
        <w:t xml:space="preserve"> 118</w:t>
      </w:r>
      <w:r w:rsidR="001B1B09" w:rsidRPr="0081577A">
        <w:rPr>
          <w:rFonts w:ascii="Helvetica" w:hAnsi="Helvetica"/>
          <w:color w:val="000000"/>
          <w:lang w:val="en-GB"/>
        </w:rPr>
        <w:t xml:space="preserve"> traits</w:t>
      </w:r>
      <w:r w:rsidRPr="0081577A">
        <w:rPr>
          <w:rFonts w:ascii="Helvetica" w:hAnsi="Helvetica"/>
          <w:color w:val="000000"/>
          <w:lang w:val="en-GB"/>
        </w:rPr>
        <w:t xml:space="preserve">), and </w:t>
      </w:r>
      <w:del w:id="813" w:author="Jenny Sjaarda" w:date="2022-04-11T15:42:00Z">
        <w:r w:rsidRPr="0081577A" w:rsidDel="007E38ED">
          <w:rPr>
            <w:rFonts w:ascii="Helvetica" w:hAnsi="Helvetica"/>
            <w:color w:val="000000"/>
            <w:lang w:val="en-GB"/>
          </w:rPr>
          <w:delText>w</w:delText>
        </w:r>
        <w:r w:rsidR="004E1A6F" w:rsidRPr="0081577A" w:rsidDel="007E38ED">
          <w:rPr>
            <w:rFonts w:ascii="Helvetica" w:hAnsi="Helvetica"/>
            <w:color w:val="000000"/>
            <w:lang w:val="en-GB"/>
          </w:rPr>
          <w:delText xml:space="preserve">e </w:delText>
        </w:r>
        <w:r w:rsidRPr="0081577A" w:rsidDel="007E38ED">
          <w:rPr>
            <w:rFonts w:ascii="Helvetica" w:hAnsi="Helvetica"/>
            <w:color w:val="000000"/>
            <w:lang w:val="en-GB"/>
          </w:rPr>
          <w:delText xml:space="preserve">also </w:delText>
        </w:r>
        <w:r w:rsidR="004E1A6F" w:rsidRPr="0081577A" w:rsidDel="007E38ED">
          <w:rPr>
            <w:rFonts w:ascii="Helvetica" w:hAnsi="Helvetica"/>
            <w:color w:val="000000"/>
            <w:lang w:val="en-GB"/>
          </w:rPr>
          <w:delText xml:space="preserve">found </w:delText>
        </w:r>
      </w:del>
      <w:r w:rsidR="004E1A6F" w:rsidRPr="0081577A">
        <w:rPr>
          <w:rFonts w:ascii="Helvetica" w:hAnsi="Helvetica"/>
          <w:color w:val="000000"/>
          <w:lang w:val="en-GB"/>
        </w:rPr>
        <w:t>no evidence of heterogeneity among s</w:t>
      </w:r>
      <w:r w:rsidR="00E70276" w:rsidRPr="0081577A">
        <w:rPr>
          <w:rFonts w:ascii="Helvetica" w:hAnsi="Helvetica"/>
          <w:color w:val="000000"/>
          <w:lang w:val="en-GB"/>
        </w:rPr>
        <w:t>ame</w:t>
      </w:r>
      <w:r w:rsidR="004E1A6F" w:rsidRPr="0081577A">
        <w:rPr>
          <w:rFonts w:ascii="Helvetica" w:hAnsi="Helvetica"/>
          <w:color w:val="000000"/>
          <w:lang w:val="en-GB"/>
        </w:rPr>
        <w:t>-trait couple MR estimates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E70276" w:rsidRPr="0081577A">
        <w:rPr>
          <w:rFonts w:ascii="Helvetica" w:hAnsi="Helvetica"/>
          <w:color w:val="000000"/>
          <w:lang w:val="en-GB"/>
        </w:rPr>
        <w:t>).</w:t>
      </w:r>
      <w:r w:rsidR="004E1A6F" w:rsidRPr="0081577A">
        <w:rPr>
          <w:rFonts w:ascii="Helvetica" w:hAnsi="Helvetica"/>
          <w:color w:val="000000"/>
          <w:lang w:val="en-GB"/>
        </w:rPr>
        <w:t xml:space="preserve"> This suggests that associations between the index genotype and partner’s phenotype are primarily acting indirectly through the </w:t>
      </w:r>
      <w:r w:rsidR="00E70276" w:rsidRPr="0081577A">
        <w:rPr>
          <w:rFonts w:ascii="Helvetica" w:hAnsi="Helvetica"/>
          <w:color w:val="000000"/>
          <w:lang w:val="en-GB"/>
        </w:rPr>
        <w:t xml:space="preserve">causal </w:t>
      </w:r>
      <w:r w:rsidR="004E1A6F" w:rsidRPr="0081577A">
        <w:rPr>
          <w:rFonts w:ascii="Helvetica" w:hAnsi="Helvetica"/>
          <w:color w:val="000000"/>
          <w:lang w:val="en-GB"/>
        </w:rPr>
        <w:t xml:space="preserve">relationship between the traits, rather than </w:t>
      </w:r>
      <w:r w:rsidR="009A13EA" w:rsidRPr="0081577A">
        <w:rPr>
          <w:rFonts w:ascii="Helvetica" w:hAnsi="Helvetica"/>
          <w:color w:val="000000"/>
          <w:lang w:val="en-GB"/>
        </w:rPr>
        <w:t xml:space="preserve">the presence of </w:t>
      </w:r>
      <w:r w:rsidRPr="0081577A">
        <w:rPr>
          <w:rFonts w:ascii="Helvetica" w:hAnsi="Helvetica"/>
          <w:color w:val="000000"/>
          <w:lang w:val="en-GB"/>
        </w:rPr>
        <w:t>a direct</w:t>
      </w:r>
      <w:r w:rsidR="004E1A6F" w:rsidRPr="0081577A">
        <w:rPr>
          <w:rFonts w:ascii="Helvetica" w:hAnsi="Helvetica"/>
          <w:color w:val="000000"/>
          <w:lang w:val="en-GB"/>
        </w:rPr>
        <w:t xml:space="preserve"> effect</w:t>
      </w:r>
      <w:r w:rsidR="009A13EA" w:rsidRPr="0081577A">
        <w:rPr>
          <w:rFonts w:ascii="Helvetica" w:hAnsi="Helvetica"/>
          <w:color w:val="000000"/>
          <w:lang w:val="en-GB"/>
        </w:rPr>
        <w:t xml:space="preserve"> for index genotype to the partner’s phenotype</w:t>
      </w:r>
      <w:r w:rsidR="004E1A6F" w:rsidRPr="0081577A">
        <w:rPr>
          <w:rFonts w:ascii="Helvetica" w:hAnsi="Helvetica"/>
          <w:color w:val="000000"/>
          <w:lang w:val="en-GB"/>
        </w:rPr>
        <w:t xml:space="preserve">. </w:t>
      </w:r>
      <w:r w:rsidR="00E316F3" w:rsidRPr="0081577A">
        <w:rPr>
          <w:rFonts w:ascii="Helvetica" w:hAnsi="Helvetica"/>
          <w:color w:val="000000"/>
          <w:lang w:val="en-GB"/>
        </w:rPr>
        <w:t xml:space="preserve">If we assume that genetic effects to partner traits can only happen via first altering a trait of the index case, pleiotropic instruments </w:t>
      </w:r>
      <w:proofErr w:type="gramStart"/>
      <w:r w:rsidR="00E316F3" w:rsidRPr="0081577A">
        <w:rPr>
          <w:rFonts w:ascii="Helvetica" w:hAnsi="Helvetica"/>
          <w:color w:val="000000"/>
          <w:lang w:val="en-GB"/>
        </w:rPr>
        <w:t>would</w:t>
      </w:r>
      <w:proofErr w:type="gramEnd"/>
      <w:r w:rsidR="00E316F3" w:rsidRPr="0081577A">
        <w:rPr>
          <w:rFonts w:ascii="Helvetica" w:hAnsi="Helvetica"/>
          <w:color w:val="000000"/>
          <w:lang w:val="en-GB"/>
        </w:rPr>
        <w:t xml:space="preserve"> only emerge from indirect genetic effects (through another trait), which could be tested and excluded via </w:t>
      </w:r>
      <w:del w:id="814" w:author="Jenny Sjaarda" w:date="2022-04-11T15:42:00Z">
        <w:r w:rsidR="00E316F3" w:rsidRPr="0081577A" w:rsidDel="006A3615">
          <w:rPr>
            <w:rFonts w:ascii="Helvetica" w:hAnsi="Helvetica"/>
            <w:color w:val="000000"/>
            <w:lang w:val="en-GB"/>
          </w:rPr>
          <w:delText>pheWAS</w:delText>
        </w:r>
      </w:del>
      <w:ins w:id="815" w:author="Jenny Sjaarda" w:date="2022-04-11T15:42:00Z">
        <w:r w:rsidR="006A3615">
          <w:rPr>
            <w:rFonts w:ascii="Helvetica" w:hAnsi="Helvetica"/>
            <w:color w:val="000000"/>
            <w:lang w:val="en-GB"/>
          </w:rPr>
          <w:t>phenome-wide association studies</w:t>
        </w:r>
      </w:ins>
      <w:r w:rsidR="00E316F3" w:rsidRPr="0081577A">
        <w:rPr>
          <w:rFonts w:ascii="Helvetica" w:hAnsi="Helvetica"/>
          <w:color w:val="000000"/>
          <w:lang w:val="en-GB"/>
        </w:rPr>
        <w:t xml:space="preserve">. </w:t>
      </w:r>
      <w:commentRangeEnd w:id="812"/>
      <w:r w:rsidR="006A3615">
        <w:rPr>
          <w:rStyle w:val="CommentReference"/>
          <w:rFonts w:asciiTheme="minorHAnsi" w:eastAsiaTheme="minorHAnsi" w:hAnsiTheme="minorHAnsi" w:cstheme="minorBidi"/>
        </w:rPr>
        <w:commentReference w:id="812"/>
      </w:r>
    </w:p>
    <w:p w14:paraId="6C2DF399" w14:textId="77777777" w:rsidR="00F74EED" w:rsidRPr="0081577A" w:rsidRDefault="00F74EED" w:rsidP="002B237D">
      <w:pPr>
        <w:jc w:val="both"/>
        <w:textAlignment w:val="baseline"/>
        <w:outlineLvl w:val="0"/>
        <w:rPr>
          <w:rFonts w:ascii="Helvetica" w:hAnsi="Helvetica"/>
          <w:color w:val="000000"/>
          <w:lang w:val="en-GB"/>
        </w:rPr>
      </w:pPr>
    </w:p>
    <w:p w14:paraId="00CCABED" w14:textId="694CDB8E" w:rsidR="009A13EA" w:rsidRPr="0081577A" w:rsidRDefault="007C39B7" w:rsidP="002B237D">
      <w:pPr>
        <w:jc w:val="both"/>
        <w:textAlignment w:val="baseline"/>
        <w:outlineLvl w:val="0"/>
        <w:rPr>
          <w:rFonts w:ascii="Helvetica" w:hAnsi="Helvetica"/>
          <w:color w:val="000000"/>
          <w:lang w:val="en-GB"/>
        </w:rPr>
      </w:pPr>
      <w:r>
        <w:rPr>
          <w:rFonts w:ascii="Helvetica" w:hAnsi="Helvetica"/>
          <w:color w:val="000000"/>
          <w:lang w:val="en-GB"/>
        </w:rPr>
        <w:t xml:space="preserve">We found that </w:t>
      </w:r>
      <w:r w:rsidRPr="0081577A">
        <w:rPr>
          <w:rFonts w:ascii="Helvetica" w:hAnsi="Helvetica"/>
          <w:color w:val="000000"/>
          <w:lang w:val="en-GB"/>
        </w:rPr>
        <w:t>in general, female-to-male estimates were stronger than male-to-female estimates. These results point to AM being stronger among females compared to males</w:t>
      </w:r>
      <w:ins w:id="816" w:author="Jenny Sjaarda" w:date="2022-04-11T15:43:00Z">
        <w:r w:rsidR="006A3615">
          <w:rPr>
            <w:rFonts w:ascii="Helvetica" w:hAnsi="Helvetica"/>
            <w:color w:val="000000"/>
            <w:lang w:val="en-GB"/>
          </w:rPr>
          <w:t xml:space="preserve"> which is </w:t>
        </w:r>
      </w:ins>
      <w:del w:id="817" w:author="Jenny Sjaarda" w:date="2022-04-11T15:43:00Z">
        <w:r w:rsidRPr="0081577A" w:rsidDel="006A3615">
          <w:rPr>
            <w:rFonts w:ascii="Helvetica" w:hAnsi="Helvetica"/>
            <w:color w:val="000000"/>
            <w:lang w:val="en-GB"/>
          </w:rPr>
          <w:delText>.</w:delText>
        </w:r>
        <w:r w:rsidR="00CA4B34" w:rsidDel="006A3615">
          <w:rPr>
            <w:rFonts w:ascii="Helvetica" w:hAnsi="Helvetica"/>
            <w:color w:val="000000"/>
            <w:lang w:val="en-GB"/>
          </w:rPr>
          <w:delText xml:space="preserve"> Indeed</w:delText>
        </w:r>
        <w:r w:rsidR="00125247" w:rsidDel="006A3615">
          <w:rPr>
            <w:rFonts w:ascii="Helvetica" w:hAnsi="Helvetica"/>
            <w:color w:val="000000"/>
            <w:lang w:val="en-GB"/>
          </w:rPr>
          <w:delText>,</w:delText>
        </w:r>
        <w:r w:rsidR="00CA4B34" w:rsidDel="006A3615">
          <w:rPr>
            <w:rFonts w:ascii="Helvetica" w:hAnsi="Helvetica"/>
            <w:color w:val="000000"/>
            <w:lang w:val="en-GB"/>
          </w:rPr>
          <w:delText xml:space="preserve"> this is </w:delText>
        </w:r>
      </w:del>
      <w:r w:rsidR="00CA4B34">
        <w:rPr>
          <w:rFonts w:ascii="Helvetica" w:hAnsi="Helvetica"/>
          <w:color w:val="000000"/>
          <w:lang w:val="en-GB"/>
        </w:rPr>
        <w:t xml:space="preserve">consistent with the notion first put forth by Darwin, that females are, in general, choosers, while males are </w:t>
      </w:r>
      <w:del w:id="818" w:author="Jenny Sjaarda" w:date="2022-04-11T15:43:00Z">
        <w:r w:rsidR="00CA4B34" w:rsidDel="006A3615">
          <w:rPr>
            <w:rFonts w:ascii="Helvetica" w:hAnsi="Helvetica"/>
            <w:color w:val="000000"/>
            <w:lang w:val="en-GB"/>
          </w:rPr>
          <w:delText xml:space="preserve">more generally, </w:delText>
        </w:r>
      </w:del>
      <w:r w:rsidR="00CA4B34">
        <w:rPr>
          <w:rFonts w:ascii="Helvetica" w:hAnsi="Helvetica"/>
          <w:color w:val="000000"/>
          <w:lang w:val="en-GB"/>
        </w:rPr>
        <w:t>courters</w:t>
      </w:r>
      <w:r w:rsidR="00125247">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30&lt;/sup&gt;","plainTextFormattedCitation":"30","previouslyFormattedCitation":"&lt;sup&gt;29&lt;/sup&gt;"},"properties":{"noteIndex":0},"schema":"https://github.com/citation-style-language/schema/raw/master/csl-citation.json"}</w:instrText>
      </w:r>
      <w:r w:rsidR="00125247">
        <w:rPr>
          <w:rFonts w:ascii="Helvetica" w:hAnsi="Helvetica"/>
          <w:color w:val="000000"/>
          <w:lang w:val="en-GB"/>
        </w:rPr>
        <w:fldChar w:fldCharType="separate"/>
      </w:r>
      <w:r w:rsidR="00187A09" w:rsidRPr="00187A09">
        <w:rPr>
          <w:rFonts w:ascii="Helvetica" w:hAnsi="Helvetica"/>
          <w:noProof/>
          <w:color w:val="000000"/>
          <w:vertAlign w:val="superscript"/>
          <w:lang w:val="en-GB"/>
        </w:rPr>
        <w:t>30</w:t>
      </w:r>
      <w:r w:rsidR="00125247">
        <w:rPr>
          <w:rFonts w:ascii="Helvetica" w:hAnsi="Helvetica"/>
          <w:color w:val="000000"/>
          <w:lang w:val="en-GB"/>
        </w:rPr>
        <w:fldChar w:fldCharType="end"/>
      </w:r>
      <w:r w:rsidR="00CA4B34">
        <w:rPr>
          <w:rFonts w:ascii="Helvetica" w:hAnsi="Helvetica"/>
          <w:color w:val="000000"/>
          <w:lang w:val="en-GB"/>
        </w:rPr>
        <w:t xml:space="preserve">. </w:t>
      </w:r>
      <w:r w:rsidRPr="0081577A">
        <w:rPr>
          <w:rFonts w:ascii="Helvetica" w:hAnsi="Helvetica"/>
          <w:color w:val="000000"/>
          <w:lang w:val="en-GB"/>
        </w:rPr>
        <w:t xml:space="preserve"> </w:t>
      </w:r>
      <w:r w:rsidR="000F2D3D" w:rsidRPr="0081577A">
        <w:rPr>
          <w:rFonts w:ascii="Helvetica" w:hAnsi="Helvetica"/>
          <w:color w:val="000000"/>
          <w:lang w:val="en-GB"/>
        </w:rPr>
        <w:t>W</w:t>
      </w:r>
      <w:r w:rsidR="00F74EED" w:rsidRPr="0081577A">
        <w:rPr>
          <w:rFonts w:ascii="Helvetica" w:hAnsi="Helvetica"/>
          <w:color w:val="000000"/>
          <w:lang w:val="en-GB"/>
        </w:rPr>
        <w:t>hile</w:t>
      </w:r>
      <w:r w:rsidR="000F2D3D" w:rsidRPr="0081577A">
        <w:rPr>
          <w:rFonts w:ascii="Helvetica" w:hAnsi="Helvetica"/>
          <w:color w:val="000000"/>
          <w:lang w:val="en-GB"/>
        </w:rPr>
        <w:t xml:space="preserve"> </w:t>
      </w:r>
      <w:r w:rsidR="00F74EED" w:rsidRPr="0081577A">
        <w:rPr>
          <w:rFonts w:ascii="Helvetica" w:hAnsi="Helvetica"/>
          <w:color w:val="000000"/>
          <w:lang w:val="en-GB"/>
        </w:rPr>
        <w:t>no</w:t>
      </w:r>
      <w:ins w:id="819" w:author="Jenny Sjaarda" w:date="2022-04-11T15:43:00Z">
        <w:r w:rsidR="006A3615">
          <w:rPr>
            <w:rFonts w:ascii="Helvetica" w:hAnsi="Helvetica"/>
            <w:color w:val="000000"/>
            <w:lang w:val="en-GB"/>
          </w:rPr>
          <w:t>ne of the individual 64</w:t>
        </w:r>
      </w:ins>
      <w:r w:rsidR="00F74EED" w:rsidRPr="0081577A">
        <w:rPr>
          <w:rFonts w:ascii="Helvetica" w:hAnsi="Helvetica"/>
          <w:color w:val="000000"/>
          <w:lang w:val="en-GB"/>
        </w:rPr>
        <w:t xml:space="preserve"> </w:t>
      </w:r>
      <w:del w:id="820" w:author="Jenny Sjaarda" w:date="2022-04-11T15:43:00Z">
        <w:r w:rsidR="00F74EED" w:rsidRPr="0081577A" w:rsidDel="006A3615">
          <w:rPr>
            <w:rFonts w:ascii="Helvetica" w:hAnsi="Helvetica"/>
            <w:color w:val="000000"/>
            <w:lang w:val="en-GB"/>
          </w:rPr>
          <w:delText xml:space="preserve">individual </w:delText>
        </w:r>
      </w:del>
      <w:r w:rsidR="00F74EED" w:rsidRPr="0081577A">
        <w:rPr>
          <w:rFonts w:ascii="Helvetica" w:hAnsi="Helvetica"/>
          <w:color w:val="000000"/>
          <w:lang w:val="en-GB"/>
        </w:rPr>
        <w:t>trait</w:t>
      </w:r>
      <w:ins w:id="821" w:author="Jenny Sjaarda" w:date="2022-04-11T15:43:00Z">
        <w:r w:rsidR="006A3615">
          <w:rPr>
            <w:rFonts w:ascii="Helvetica" w:hAnsi="Helvetica"/>
            <w:color w:val="000000"/>
            <w:lang w:val="en-GB"/>
          </w:rPr>
          <w:t>s</w:t>
        </w:r>
      </w:ins>
      <w:r w:rsidR="00F74EED" w:rsidRPr="0081577A">
        <w:rPr>
          <w:rFonts w:ascii="Helvetica" w:hAnsi="Helvetica"/>
          <w:color w:val="000000"/>
          <w:lang w:val="en-GB"/>
        </w:rPr>
        <w:t xml:space="preserve"> yielded </w:t>
      </w:r>
      <w:r w:rsidR="00491654">
        <w:rPr>
          <w:rFonts w:ascii="Helvetica" w:hAnsi="Helvetica"/>
          <w:color w:val="000000"/>
          <w:lang w:val="en-GB"/>
        </w:rPr>
        <w:t xml:space="preserve">a </w:t>
      </w:r>
      <w:r w:rsidR="00F74EED" w:rsidRPr="0081577A">
        <w:rPr>
          <w:rFonts w:ascii="Helvetica" w:hAnsi="Helvetica"/>
          <w:color w:val="000000"/>
          <w:lang w:val="en-GB"/>
        </w:rPr>
        <w:t>detectable sex-difference</w:t>
      </w:r>
      <w:r w:rsidR="00FA4C7D" w:rsidRPr="0081577A">
        <w:rPr>
          <w:rFonts w:ascii="Helvetica" w:hAnsi="Helvetica"/>
          <w:color w:val="000000"/>
          <w:lang w:val="en-GB"/>
        </w:rPr>
        <w:t xml:space="preserve">, </w:t>
      </w:r>
      <w:del w:id="822" w:author="Jenny Sjaarda" w:date="2022-04-11T15:43:00Z">
        <w:r w:rsidR="00F27073" w:rsidRPr="0081577A" w:rsidDel="006A3615">
          <w:rPr>
            <w:rFonts w:ascii="Helvetica" w:hAnsi="Helvetica"/>
            <w:color w:val="000000"/>
            <w:lang w:val="en-GB"/>
          </w:rPr>
          <w:delText>among the 64 traits</w:delText>
        </w:r>
        <w:r w:rsidR="00F27073" w:rsidDel="006A3615">
          <w:rPr>
            <w:rFonts w:ascii="Helvetica" w:hAnsi="Helvetica"/>
            <w:color w:val="000000"/>
            <w:lang w:val="en-GB"/>
          </w:rPr>
          <w:delText>,</w:delText>
        </w:r>
        <w:r w:rsidR="00F27073" w:rsidRPr="0081577A" w:rsidDel="006A3615">
          <w:rPr>
            <w:rFonts w:ascii="Helvetica" w:hAnsi="Helvetica"/>
            <w:color w:val="000000"/>
            <w:lang w:val="en-GB"/>
          </w:rPr>
          <w:delText xml:space="preserve"> </w:delText>
        </w:r>
      </w:del>
      <w:r w:rsidR="00FA4C7D" w:rsidRPr="0081577A">
        <w:rPr>
          <w:rFonts w:ascii="Helvetica" w:hAnsi="Helvetica"/>
          <w:color w:val="000000"/>
          <w:lang w:val="en-GB"/>
        </w:rPr>
        <w:t xml:space="preserve">we found </w:t>
      </w:r>
      <w:r>
        <w:rPr>
          <w:rFonts w:ascii="Helvetica" w:hAnsi="Helvetica"/>
          <w:color w:val="000000"/>
          <w:lang w:val="en-GB"/>
        </w:rPr>
        <w:t>an</w:t>
      </w:r>
      <w:r w:rsidR="00FA4C7D" w:rsidRPr="0081577A">
        <w:rPr>
          <w:rFonts w:ascii="Helvetica" w:hAnsi="Helvetica"/>
          <w:color w:val="000000"/>
          <w:lang w:val="en-GB"/>
        </w:rPr>
        <w:t xml:space="preserve"> almost 5-fold </w:t>
      </w:r>
      <w:r w:rsidR="00F27073">
        <w:rPr>
          <w:rFonts w:ascii="Helvetica" w:hAnsi="Helvetica"/>
          <w:color w:val="000000"/>
          <w:lang w:val="en-GB"/>
        </w:rPr>
        <w:t xml:space="preserve">enrichment for </w:t>
      </w:r>
      <w:r w:rsidR="00FA4C7D" w:rsidRPr="0081577A">
        <w:rPr>
          <w:rFonts w:ascii="Helvetica" w:hAnsi="Helvetica"/>
          <w:color w:val="000000"/>
          <w:lang w:val="en-GB"/>
        </w:rPr>
        <w:t>nominally significant sex-different</w:t>
      </w:r>
      <w:ins w:id="823" w:author="Jenny Sjaarda" w:date="2022-04-11T15:44:00Z">
        <w:r w:rsidR="006A3615">
          <w:rPr>
            <w:rFonts w:ascii="Helvetica" w:hAnsi="Helvetica"/>
            <w:color w:val="000000"/>
            <w:lang w:val="en-GB"/>
          </w:rPr>
          <w:t>ial</w:t>
        </w:r>
      </w:ins>
      <w:r w:rsidR="00FA4C7D" w:rsidRPr="0081577A">
        <w:rPr>
          <w:rFonts w:ascii="Helvetica" w:hAnsi="Helvetica"/>
          <w:color w:val="000000"/>
          <w:lang w:val="en-GB"/>
        </w:rPr>
        <w:t xml:space="preserve"> causal effects</w:t>
      </w:r>
      <w:del w:id="824" w:author="Jenny Sjaarda" w:date="2022-04-11T15:44:00Z">
        <w:r w:rsidR="00F27073" w:rsidDel="006A3615">
          <w:rPr>
            <w:rFonts w:ascii="Helvetica" w:hAnsi="Helvetica"/>
            <w:color w:val="000000"/>
            <w:lang w:val="en-GB"/>
          </w:rPr>
          <w:delText xml:space="preserve"> than expected by chance</w:delText>
        </w:r>
      </w:del>
      <w:r w:rsidR="006B358D" w:rsidRPr="0081577A">
        <w:rPr>
          <w:rFonts w:ascii="Helvetica" w:hAnsi="Helvetica"/>
          <w:color w:val="000000"/>
          <w:lang w:val="en-GB"/>
        </w:rPr>
        <w:t xml:space="preserve">. </w:t>
      </w:r>
      <w:r w:rsidR="00994F63" w:rsidRPr="0081577A">
        <w:rPr>
          <w:rFonts w:ascii="Helvetica" w:hAnsi="Helvetica"/>
          <w:color w:val="000000"/>
          <w:lang w:val="en-GB"/>
        </w:rPr>
        <w:t xml:space="preserve">When we investigated phenotypic correlations across different ages and amount of time-spent-together, our results suggest that fitness and anthropometric measures are important initially, </w:t>
      </w:r>
      <w:ins w:id="825" w:author="Jenny Sjaarda" w:date="2022-04-11T15:44:00Z">
        <w:r w:rsidR="006A3615">
          <w:rPr>
            <w:rFonts w:ascii="Helvetica" w:hAnsi="Helvetica"/>
            <w:color w:val="000000"/>
            <w:lang w:val="en-GB"/>
          </w:rPr>
          <w:t xml:space="preserve">but </w:t>
        </w:r>
      </w:ins>
      <w:del w:id="826" w:author="Jenny Sjaarda" w:date="2022-04-11T15:44:00Z">
        <w:r w:rsidR="00994F63" w:rsidRPr="0081577A" w:rsidDel="006A3615">
          <w:rPr>
            <w:rFonts w:ascii="Helvetica" w:hAnsi="Helvetica"/>
            <w:color w:val="000000"/>
            <w:lang w:val="en-GB"/>
          </w:rPr>
          <w:delText xml:space="preserve">however </w:delText>
        </w:r>
      </w:del>
      <w:r w:rsidR="00994F63" w:rsidRPr="0081577A">
        <w:rPr>
          <w:rFonts w:ascii="Helvetica" w:hAnsi="Helvetica"/>
          <w:color w:val="000000"/>
          <w:lang w:val="en-GB"/>
        </w:rPr>
        <w:t>the</w:t>
      </w:r>
      <w:ins w:id="827" w:author="Jenny Sjaarda" w:date="2022-04-11T15:44:00Z">
        <w:r w:rsidR="006A3615">
          <w:rPr>
            <w:rFonts w:ascii="Helvetica" w:hAnsi="Helvetica"/>
            <w:color w:val="000000"/>
            <w:lang w:val="en-GB"/>
          </w:rPr>
          <w:t>ir</w:t>
        </w:r>
      </w:ins>
      <w:r w:rsidR="00994F63" w:rsidRPr="0081577A">
        <w:rPr>
          <w:rFonts w:ascii="Helvetica" w:hAnsi="Helvetica"/>
          <w:color w:val="000000"/>
          <w:lang w:val="en-GB"/>
        </w:rPr>
        <w:t xml:space="preserve"> correlation decreases </w:t>
      </w:r>
      <w:r w:rsidR="00CC253D" w:rsidRPr="0081577A">
        <w:rPr>
          <w:rFonts w:ascii="Helvetica" w:hAnsi="Helvetica"/>
          <w:color w:val="000000"/>
          <w:lang w:val="en-GB"/>
        </w:rPr>
        <w:t>with</w:t>
      </w:r>
      <w:r w:rsidR="00994F63" w:rsidRPr="0081577A">
        <w:rPr>
          <w:rFonts w:ascii="Helvetica" w:hAnsi="Helvetica"/>
          <w:color w:val="000000"/>
          <w:lang w:val="en-GB"/>
        </w:rPr>
        <w:t xml:space="preserve"> time. </w:t>
      </w:r>
      <w:r w:rsidR="00E316F3" w:rsidRPr="0081577A">
        <w:rPr>
          <w:rFonts w:ascii="Helvetica" w:hAnsi="Helvetica"/>
          <w:color w:val="000000"/>
          <w:lang w:val="en-GB"/>
        </w:rPr>
        <w:t xml:space="preserve">This </w:t>
      </w:r>
      <w:del w:id="828" w:author="Jenny Sjaarda" w:date="2022-04-11T15:44:00Z">
        <w:r w:rsidR="00E316F3" w:rsidRPr="0081577A" w:rsidDel="006A3615">
          <w:rPr>
            <w:rFonts w:ascii="Helvetica" w:hAnsi="Helvetica"/>
            <w:color w:val="000000"/>
            <w:lang w:val="en-GB"/>
          </w:rPr>
          <w:delText xml:space="preserve">phenomenon </w:delText>
        </w:r>
      </w:del>
      <w:r w:rsidR="00E316F3" w:rsidRPr="0081577A">
        <w:rPr>
          <w:rFonts w:ascii="Helvetica" w:hAnsi="Helvetica"/>
          <w:color w:val="000000"/>
          <w:lang w:val="en-GB"/>
        </w:rPr>
        <w:t xml:space="preserve">may reflect that these traits are important during mate-choice, but the longer people stay together the </w:t>
      </w:r>
      <w:r w:rsidR="00ED7ED7" w:rsidRPr="0081577A">
        <w:rPr>
          <w:rFonts w:ascii="Helvetica" w:hAnsi="Helvetica"/>
          <w:color w:val="000000"/>
          <w:lang w:val="en-GB"/>
        </w:rPr>
        <w:t>less important it</w:t>
      </w:r>
      <w:r w:rsidR="00E316F3" w:rsidRPr="0081577A">
        <w:rPr>
          <w:rFonts w:ascii="Helvetica" w:hAnsi="Helvetica"/>
          <w:color w:val="000000"/>
          <w:lang w:val="en-GB"/>
        </w:rPr>
        <w:t xml:space="preserve"> become</w:t>
      </w:r>
      <w:r w:rsidR="00ED7ED7" w:rsidRPr="0081577A">
        <w:rPr>
          <w:rFonts w:ascii="Helvetica" w:hAnsi="Helvetica"/>
          <w:color w:val="000000"/>
          <w:lang w:val="en-GB"/>
        </w:rPr>
        <w:t xml:space="preserve">s to stay similar in those aspects. </w:t>
      </w:r>
      <w:r w:rsidR="00994F63" w:rsidRPr="0081577A">
        <w:rPr>
          <w:rFonts w:ascii="Helvetica" w:hAnsi="Helvetica"/>
          <w:color w:val="000000"/>
          <w:lang w:val="en-GB"/>
        </w:rPr>
        <w:t>On the other hand, we found that smoking</w:t>
      </w:r>
      <w:ins w:id="829" w:author="Jenny Sjaarda" w:date="2022-04-11T15:44:00Z">
        <w:r w:rsidR="006A3615">
          <w:rPr>
            <w:rFonts w:ascii="Helvetica" w:hAnsi="Helvetica"/>
            <w:color w:val="000000"/>
            <w:lang w:val="en-GB"/>
          </w:rPr>
          <w:t xml:space="preserve"> cessat</w:t>
        </w:r>
      </w:ins>
      <w:ins w:id="830" w:author="Jenny Sjaarda" w:date="2022-04-11T15:45:00Z">
        <w:r w:rsidR="006A3615">
          <w:rPr>
            <w:rFonts w:ascii="Helvetica" w:hAnsi="Helvetica"/>
            <w:color w:val="000000"/>
            <w:lang w:val="en-GB"/>
          </w:rPr>
          <w:t xml:space="preserve">ion </w:t>
        </w:r>
      </w:ins>
      <w:del w:id="831" w:author="Jenny Sjaarda" w:date="2022-04-11T15:44:00Z">
        <w:r w:rsidR="00994F63" w:rsidRPr="0081577A" w:rsidDel="006A3615">
          <w:rPr>
            <w:rFonts w:ascii="Helvetica" w:hAnsi="Helvetica"/>
            <w:color w:val="000000"/>
            <w:lang w:val="en-GB"/>
          </w:rPr>
          <w:delText xml:space="preserve"> </w:delText>
        </w:r>
      </w:del>
      <w:r w:rsidR="00994F63" w:rsidRPr="0081577A">
        <w:rPr>
          <w:rFonts w:ascii="Helvetica" w:hAnsi="Helvetica"/>
          <w:color w:val="000000"/>
          <w:lang w:val="en-GB"/>
        </w:rPr>
        <w:t xml:space="preserve">and medication use (aspirin, specifically) become more concordant among couples as age increases. As age and time-spent-together are highly correlated variables, it is difficult to distinguish whether this is an effect of </w:t>
      </w:r>
      <w:r w:rsidR="001B1B09" w:rsidRPr="0081577A">
        <w:rPr>
          <w:rFonts w:ascii="Helvetica" w:hAnsi="Helvetica"/>
          <w:color w:val="000000"/>
          <w:lang w:val="en-GB"/>
        </w:rPr>
        <w:t xml:space="preserve">convergence or suggestive of an age-dependent </w:t>
      </w:r>
      <w:r w:rsidR="00D66CEC" w:rsidRPr="0081577A">
        <w:rPr>
          <w:rFonts w:ascii="Helvetica" w:hAnsi="Helvetica"/>
          <w:color w:val="000000"/>
          <w:lang w:val="en-GB"/>
        </w:rPr>
        <w:t>mate-choice</w:t>
      </w:r>
      <w:r w:rsidR="001B1B09" w:rsidRPr="0081577A">
        <w:rPr>
          <w:rFonts w:ascii="Helvetica" w:hAnsi="Helvetica"/>
          <w:color w:val="000000"/>
          <w:lang w:val="en-GB"/>
        </w:rPr>
        <w:t xml:space="preserve">. </w:t>
      </w:r>
      <w:r w:rsidR="007C0164" w:rsidRPr="0081577A">
        <w:rPr>
          <w:rFonts w:ascii="Helvetica" w:hAnsi="Helvetica"/>
          <w:color w:val="000000"/>
          <w:lang w:val="en-GB"/>
        </w:rPr>
        <w:t xml:space="preserve">We did not identify any significant trends </w:t>
      </w:r>
      <w:del w:id="832" w:author="Jenny Sjaarda" w:date="2022-04-11T15:45:00Z">
        <w:r w:rsidR="007C0164" w:rsidRPr="0081577A" w:rsidDel="006A3615">
          <w:rPr>
            <w:rFonts w:ascii="Helvetica" w:hAnsi="Helvetica"/>
            <w:color w:val="000000"/>
            <w:lang w:val="en-GB"/>
          </w:rPr>
          <w:delText>when</w:delText>
        </w:r>
        <w:r w:rsidR="000A675E" w:rsidRPr="0081577A" w:rsidDel="006A3615">
          <w:rPr>
            <w:rFonts w:ascii="Helvetica" w:hAnsi="Helvetica"/>
            <w:color w:val="000000"/>
            <w:lang w:val="en-GB"/>
          </w:rPr>
          <w:delText xml:space="preserve"> we investigated the impact </w:delText>
        </w:r>
      </w:del>
      <w:r w:rsidR="000A675E" w:rsidRPr="0081577A">
        <w:rPr>
          <w:rFonts w:ascii="Helvetica" w:hAnsi="Helvetica"/>
          <w:color w:val="000000"/>
          <w:lang w:val="en-GB"/>
        </w:rPr>
        <w:t xml:space="preserve">of causal </w:t>
      </w:r>
      <w:ins w:id="833" w:author="Jenny Sjaarda" w:date="2022-04-11T15:45:00Z">
        <w:r w:rsidR="006A3615">
          <w:rPr>
            <w:rFonts w:ascii="Helvetica" w:hAnsi="Helvetica"/>
            <w:color w:val="000000"/>
            <w:lang w:val="en-GB"/>
          </w:rPr>
          <w:t xml:space="preserve">MR </w:t>
        </w:r>
      </w:ins>
      <w:r w:rsidR="000A675E" w:rsidRPr="0081577A">
        <w:rPr>
          <w:rFonts w:ascii="Helvetica" w:hAnsi="Helvetica"/>
          <w:color w:val="000000"/>
          <w:lang w:val="en-GB"/>
        </w:rPr>
        <w:t xml:space="preserve">effects </w:t>
      </w:r>
      <w:del w:id="834" w:author="Jenny Sjaarda" w:date="2022-04-11T15:45:00Z">
        <w:r w:rsidR="007C0164" w:rsidRPr="0081577A" w:rsidDel="006A3615">
          <w:rPr>
            <w:rFonts w:ascii="Helvetica" w:hAnsi="Helvetica"/>
            <w:color w:val="000000"/>
            <w:lang w:val="en-GB"/>
          </w:rPr>
          <w:delText xml:space="preserve">by </w:delText>
        </w:r>
      </w:del>
      <w:ins w:id="835" w:author="Jenny Sjaarda" w:date="2022-04-11T15:45:00Z">
        <w:r w:rsidR="006A3615">
          <w:rPr>
            <w:rFonts w:ascii="Helvetica" w:hAnsi="Helvetica"/>
            <w:color w:val="000000"/>
            <w:lang w:val="en-GB"/>
          </w:rPr>
          <w:t>on</w:t>
        </w:r>
        <w:r w:rsidR="006A3615" w:rsidRPr="0081577A">
          <w:rPr>
            <w:rFonts w:ascii="Helvetica" w:hAnsi="Helvetica"/>
            <w:color w:val="000000"/>
            <w:lang w:val="en-GB"/>
          </w:rPr>
          <w:t xml:space="preserve"> </w:t>
        </w:r>
      </w:ins>
      <w:r w:rsidR="007C0164" w:rsidRPr="0081577A">
        <w:rPr>
          <w:rFonts w:ascii="Helvetica" w:hAnsi="Helvetica"/>
          <w:color w:val="000000"/>
          <w:lang w:val="en-GB"/>
        </w:rPr>
        <w:t>time-spent-together</w:t>
      </w:r>
      <w:r w:rsidR="000A675E" w:rsidRPr="0081577A">
        <w:rPr>
          <w:rFonts w:ascii="Helvetica" w:hAnsi="Helvetica"/>
          <w:color w:val="000000"/>
          <w:lang w:val="en-GB"/>
        </w:rPr>
        <w:t xml:space="preserve"> </w:t>
      </w:r>
      <w:r w:rsidR="001A259B" w:rsidRPr="0081577A">
        <w:rPr>
          <w:rFonts w:ascii="Helvetica" w:hAnsi="Helvetica"/>
          <w:color w:val="000000"/>
          <w:lang w:val="en-GB"/>
        </w:rPr>
        <w:t>or by age. While this could be due to limitations such as statistical power, this is consistent with previous reports which suggest that initial mate choice is a more dominant factor in contributing to phenotypic similarity compared to convergence</w:t>
      </w:r>
      <w:r w:rsidR="001A259B"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7,31–33&lt;/sup&gt;","plainTextFormattedCitation":"7,31–33","previouslyFormattedCitation":"&lt;sup&gt;7,30–32&lt;/sup&gt;"},"properties":{"noteIndex":0},"schema":"https://github.com/citation-style-language/schema/raw/master/csl-citation.json"}</w:instrText>
      </w:r>
      <w:r w:rsidR="001A259B"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7,31–33</w:t>
      </w:r>
      <w:r w:rsidR="001A259B" w:rsidRPr="0081577A">
        <w:rPr>
          <w:rFonts w:ascii="Helvetica" w:hAnsi="Helvetica"/>
          <w:color w:val="000000"/>
          <w:lang w:val="en-GB"/>
        </w:rPr>
        <w:fldChar w:fldCharType="end"/>
      </w:r>
      <w:r w:rsidR="001A259B" w:rsidRPr="0081577A">
        <w:rPr>
          <w:rFonts w:ascii="Helvetica" w:hAnsi="Helvetica"/>
          <w:color w:val="000000"/>
          <w:lang w:val="en-GB"/>
        </w:rPr>
        <w:t xml:space="preserve">. </w:t>
      </w:r>
    </w:p>
    <w:p w14:paraId="3829E2ED" w14:textId="77777777" w:rsidR="00C52BA1" w:rsidRPr="0081577A" w:rsidRDefault="00C52BA1" w:rsidP="002B237D">
      <w:pPr>
        <w:jc w:val="both"/>
        <w:textAlignment w:val="baseline"/>
        <w:outlineLvl w:val="0"/>
        <w:rPr>
          <w:rFonts w:ascii="Helvetica" w:hAnsi="Helvetica"/>
          <w:color w:val="000000"/>
          <w:lang w:val="en-GB"/>
        </w:rPr>
      </w:pPr>
    </w:p>
    <w:p w14:paraId="54F87B27" w14:textId="5BF98737" w:rsidR="003D0E77" w:rsidRPr="0081577A" w:rsidRDefault="004E1A6F" w:rsidP="002B237D">
      <w:pPr>
        <w:jc w:val="both"/>
        <w:textAlignment w:val="baseline"/>
        <w:outlineLvl w:val="0"/>
        <w:rPr>
          <w:rFonts w:ascii="Helvetica" w:hAnsi="Helvetica"/>
          <w:color w:val="000000"/>
          <w:lang w:val="en-GB"/>
        </w:rPr>
      </w:pPr>
      <w:r w:rsidRPr="0081577A">
        <w:rPr>
          <w:rFonts w:ascii="Helvetica" w:hAnsi="Helvetica"/>
          <w:color w:val="000000"/>
          <w:kern w:val="36"/>
          <w:lang w:val="en-GB"/>
        </w:rPr>
        <w:t xml:space="preserve">Our findings </w:t>
      </w:r>
      <w:r w:rsidR="008D509B" w:rsidRPr="0081577A">
        <w:rPr>
          <w:rFonts w:ascii="Helvetica" w:hAnsi="Helvetica"/>
          <w:color w:val="000000"/>
          <w:kern w:val="36"/>
          <w:lang w:val="en-GB"/>
        </w:rPr>
        <w:t xml:space="preserve">investigating </w:t>
      </w:r>
      <w:r w:rsidR="00ED7ED7" w:rsidRPr="0081577A">
        <w:rPr>
          <w:rFonts w:ascii="Helvetica" w:hAnsi="Helvetica"/>
          <w:color w:val="000000"/>
          <w:kern w:val="36"/>
          <w:lang w:val="en-GB"/>
        </w:rPr>
        <w:t>cross</w:t>
      </w:r>
      <w:r w:rsidR="008D509B" w:rsidRPr="0081577A">
        <w:rPr>
          <w:rFonts w:ascii="Helvetica" w:hAnsi="Helvetica"/>
          <w:color w:val="000000"/>
          <w:kern w:val="36"/>
          <w:lang w:val="en-GB"/>
        </w:rPr>
        <w:t xml:space="preserve">-trait </w:t>
      </w:r>
      <w:r w:rsidR="00ED7ED7" w:rsidRPr="0081577A">
        <w:rPr>
          <w:rFonts w:ascii="Helvetica" w:hAnsi="Helvetica"/>
          <w:color w:val="000000"/>
          <w:kern w:val="36"/>
          <w:lang w:val="en-GB"/>
        </w:rPr>
        <w:t xml:space="preserve">assortment </w:t>
      </w:r>
      <w:r w:rsidRPr="0081577A">
        <w:rPr>
          <w:rFonts w:ascii="Helvetica" w:hAnsi="Helvetica"/>
          <w:color w:val="000000"/>
          <w:kern w:val="36"/>
          <w:lang w:val="en-GB"/>
        </w:rPr>
        <w:t xml:space="preserve">suggest that causal effects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B1B09"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are primarily driven by assortative mating through </w:t>
      </w:r>
      <m:oMath>
        <m:r>
          <w:rPr>
            <w:rFonts w:ascii="Cambria Math" w:hAnsi="Cambria Math"/>
            <w:color w:val="000000"/>
            <w:lang w:val="en-GB"/>
          </w:rPr>
          <m:t>X</m:t>
        </m:r>
      </m:oMath>
      <w:r w:rsidR="001B1B09" w:rsidRPr="0081577A">
        <w:rPr>
          <w:rFonts w:ascii="Helvetica" w:hAnsi="Helvetica"/>
          <w:color w:val="000000"/>
          <w:lang w:val="en-GB"/>
        </w:rPr>
        <w:t xml:space="preserve"> (</w:t>
      </w:r>
      <w:proofErr w:type="gramStart"/>
      <w:r w:rsidR="001B1B09" w:rsidRPr="0081577A">
        <w:rPr>
          <w:rFonts w:ascii="Helvetica" w:hAnsi="Helvetica"/>
          <w:color w:val="000000"/>
          <w:lang w:val="en-GB"/>
        </w:rPr>
        <w:t>i.e.</w:t>
      </w:r>
      <w:proofErr w:type="gramEnd"/>
      <w:r w:rsidR="001B1B0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followed by a causal effect within the partner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del w:id="836" w:author="Jenny Sjaarda" w:date="2022-04-11T15:46:00Z">
        <w:r w:rsidR="001B1B09" w:rsidRPr="0081577A" w:rsidDel="006A3615">
          <w:rPr>
            <w:rFonts w:ascii="Helvetica" w:hAnsi="Helvetica"/>
            <w:color w:val="000000"/>
            <w:lang w:val="en-GB"/>
          </w:rPr>
          <w:delText xml:space="preserve">in the partner </w:delText>
        </w:r>
      </w:del>
      <w:r w:rsidR="001B1B0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w:t>
      </w:r>
      <w:r w:rsidRPr="0081577A">
        <w:rPr>
          <w:rFonts w:ascii="Helvetica" w:hAnsi="Helvetica"/>
          <w:color w:val="000000"/>
          <w:kern w:val="36"/>
          <w:lang w:val="en-GB"/>
        </w:rPr>
        <w:t xml:space="preserve">. </w:t>
      </w:r>
      <w:commentRangeStart w:id="837"/>
      <w:r w:rsidRPr="0081577A">
        <w:rPr>
          <w:rFonts w:ascii="Helvetica" w:hAnsi="Helvetica"/>
          <w:color w:val="000000"/>
          <w:kern w:val="36"/>
          <w:lang w:val="en-GB"/>
        </w:rPr>
        <w:t xml:space="preserve">In other words, among </w:t>
      </w:r>
      <w:r w:rsidRPr="0081577A">
        <w:rPr>
          <w:rFonts w:ascii="Helvetica" w:hAnsi="Helvetica"/>
          <w:color w:val="000000"/>
          <w:kern w:val="36"/>
          <w:lang w:val="en-GB"/>
        </w:rPr>
        <w:lastRenderedPageBreak/>
        <w:t xml:space="preserve">trait pairs which show a significant causal effect in couples, the exposure is passed from the index to the partner before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Pr="0081577A">
        <w:rPr>
          <w:rFonts w:ascii="Helvetica" w:hAnsi="Helvetica"/>
          <w:color w:val="000000"/>
          <w:kern w:val="36"/>
          <w:lang w:val="en-GB"/>
        </w:rPr>
        <w:t xml:space="preserve"> in the partner. </w:t>
      </w:r>
      <w:commentRangeEnd w:id="837"/>
      <w:r w:rsidR="006A3615">
        <w:rPr>
          <w:rStyle w:val="CommentReference"/>
          <w:rFonts w:asciiTheme="minorHAnsi" w:eastAsiaTheme="minorHAnsi" w:hAnsiTheme="minorHAnsi" w:cstheme="minorBidi"/>
        </w:rPr>
        <w:commentReference w:id="837"/>
      </w:r>
      <w:r w:rsidRPr="0081577A">
        <w:rPr>
          <w:rFonts w:ascii="Helvetica" w:hAnsi="Helvetica"/>
          <w:color w:val="000000"/>
          <w:kern w:val="36"/>
          <w:lang w:val="en-GB"/>
        </w:rPr>
        <w:t xml:space="preserve">In contrast, </w:t>
      </w:r>
      <w:del w:id="838" w:author="Jenny Sjaarda" w:date="2022-04-11T15:46:00Z">
        <w:r w:rsidRPr="0081577A" w:rsidDel="006A3615">
          <w:rPr>
            <w:rFonts w:ascii="Helvetica" w:hAnsi="Helvetica"/>
            <w:color w:val="000000"/>
            <w:kern w:val="36"/>
            <w:lang w:val="en-GB"/>
          </w:rPr>
          <w:delText xml:space="preserve">the </w:delText>
        </w:r>
      </w:del>
      <w:ins w:id="839" w:author="Jenny Sjaarda" w:date="2022-04-11T15:46:00Z">
        <w:r w:rsidR="006A3615">
          <w:rPr>
            <w:rFonts w:ascii="Helvetica" w:hAnsi="Helvetica"/>
            <w:color w:val="000000"/>
            <w:kern w:val="36"/>
            <w:lang w:val="en-GB"/>
          </w:rPr>
          <w:t>a</w:t>
        </w:r>
        <w:r w:rsidR="006A3615" w:rsidRPr="0081577A">
          <w:rPr>
            <w:rFonts w:ascii="Helvetica" w:hAnsi="Helvetica"/>
            <w:color w:val="000000"/>
            <w:kern w:val="36"/>
            <w:lang w:val="en-GB"/>
          </w:rPr>
          <w:t xml:space="preserve"> </w:t>
        </w:r>
      </w:ins>
      <w:r w:rsidRPr="0081577A">
        <w:rPr>
          <w:rFonts w:ascii="Helvetica" w:hAnsi="Helvetica"/>
          <w:color w:val="000000"/>
          <w:kern w:val="36"/>
          <w:lang w:val="en-GB"/>
        </w:rPr>
        <w:t xml:space="preserve">less likely path would be the inverse, whereby the presence of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r w:rsidRPr="0081577A">
        <w:rPr>
          <w:rFonts w:ascii="Helvetica" w:hAnsi="Helvetica"/>
          <w:color w:val="000000"/>
          <w:kern w:val="36"/>
          <w:lang w:val="en-GB"/>
        </w:rPr>
        <w:t>in an index case is then followed by</w:t>
      </w:r>
      <w:r w:rsidR="001B1B09" w:rsidRPr="0081577A">
        <w:rPr>
          <w:rFonts w:ascii="Helvetica" w:hAnsi="Helvetica"/>
          <w:i/>
          <w:color w:val="000000"/>
          <w:lang w:val="en-GB"/>
        </w:rPr>
        <w:t xml:space="preserve"> </w:t>
      </w:r>
      <m:oMath>
        <m:r>
          <w:rPr>
            <w:rFonts w:ascii="Cambria Math" w:hAnsi="Cambria Math"/>
            <w:color w:val="000000"/>
            <w:lang w:val="en-GB"/>
          </w:rPr>
          <m:t>Y</m:t>
        </m:r>
      </m:oMath>
      <w:r w:rsidRPr="0081577A">
        <w:rPr>
          <w:rFonts w:ascii="Helvetica" w:hAnsi="Helvetica"/>
          <w:color w:val="000000"/>
          <w:kern w:val="36"/>
          <w:lang w:val="en-GB"/>
        </w:rPr>
        <w:t xml:space="preserve"> being passed directly from index to partner. </w:t>
      </w:r>
      <w:r w:rsidRPr="0081577A">
        <w:rPr>
          <w:rFonts w:ascii="Helvetica" w:hAnsi="Helvetica"/>
          <w:color w:val="000000"/>
          <w:lang w:val="en-GB"/>
        </w:rPr>
        <w:t>Th</w:t>
      </w:r>
      <w:ins w:id="840" w:author="Jenny Sjaarda" w:date="2022-04-11T18:16:00Z">
        <w:r w:rsidR="007A00D1">
          <w:rPr>
            <w:rFonts w:ascii="Helvetica" w:hAnsi="Helvetica"/>
            <w:color w:val="000000"/>
            <w:lang w:val="en-GB"/>
          </w:rPr>
          <w:t>ese</w:t>
        </w:r>
      </w:ins>
      <w:del w:id="841" w:author="Jenny Sjaarda" w:date="2022-04-11T18:16:00Z">
        <w:r w:rsidRPr="0081577A" w:rsidDel="007A00D1">
          <w:rPr>
            <w:rFonts w:ascii="Helvetica" w:hAnsi="Helvetica"/>
            <w:color w:val="000000"/>
            <w:lang w:val="en-GB"/>
          </w:rPr>
          <w:delText>is</w:delText>
        </w:r>
      </w:del>
      <w:r w:rsidRPr="0081577A">
        <w:rPr>
          <w:rFonts w:ascii="Helvetica" w:hAnsi="Helvetica"/>
          <w:color w:val="000000"/>
          <w:lang w:val="en-GB"/>
        </w:rPr>
        <w:t xml:space="preserve"> result</w:t>
      </w:r>
      <w:ins w:id="842" w:author="Jenny Sjaarda" w:date="2022-04-11T18:16:00Z">
        <w:r w:rsidR="007A00D1">
          <w:rPr>
            <w:rFonts w:ascii="Helvetica" w:hAnsi="Helvetica"/>
            <w:color w:val="000000"/>
            <w:lang w:val="en-GB"/>
          </w:rPr>
          <w:t>s</w:t>
        </w:r>
      </w:ins>
      <w:r w:rsidRPr="0081577A">
        <w:rPr>
          <w:rFonts w:ascii="Helvetica" w:hAnsi="Helvetica"/>
          <w:color w:val="000000"/>
          <w:lang w:val="en-GB"/>
        </w:rPr>
        <w:t xml:space="preserve"> w</w:t>
      </w:r>
      <w:ins w:id="843" w:author="Jenny Sjaarda" w:date="2022-04-11T18:16:00Z">
        <w:r w:rsidR="007A00D1">
          <w:rPr>
            <w:rFonts w:ascii="Helvetica" w:hAnsi="Helvetica"/>
            <w:color w:val="000000"/>
            <w:lang w:val="en-GB"/>
          </w:rPr>
          <w:t>ere</w:t>
        </w:r>
      </w:ins>
      <w:del w:id="844" w:author="Jenny Sjaarda" w:date="2022-04-11T18:16:00Z">
        <w:r w:rsidRPr="0081577A" w:rsidDel="007A00D1">
          <w:rPr>
            <w:rFonts w:ascii="Helvetica" w:hAnsi="Helvetica"/>
            <w:color w:val="000000"/>
            <w:lang w:val="en-GB"/>
          </w:rPr>
          <w:delText>as</w:delText>
        </w:r>
      </w:del>
      <w:r w:rsidRPr="0081577A">
        <w:rPr>
          <w:rFonts w:ascii="Helvetica" w:hAnsi="Helvetica"/>
          <w:color w:val="000000"/>
          <w:lang w:val="en-GB"/>
        </w:rPr>
        <w:t xml:space="preserve"> expected, as it is more reasonable for couples to influence each other at the exposure level rather than the outcome level.</w:t>
      </w:r>
      <w:r w:rsidR="00E1614C" w:rsidRPr="0081577A">
        <w:rPr>
          <w:rFonts w:ascii="Helvetica" w:hAnsi="Helvetica"/>
          <w:color w:val="000000"/>
          <w:lang w:val="en-GB"/>
        </w:rPr>
        <w:t xml:space="preserve"> Furthermore, o</w:t>
      </w:r>
      <w:r w:rsidRPr="0081577A">
        <w:rPr>
          <w:rFonts w:ascii="Helvetica" w:hAnsi="Helvetica"/>
          <w:color w:val="000000"/>
          <w:lang w:val="en-GB"/>
        </w:rPr>
        <w:t xml:space="preserve">ur results </w:t>
      </w:r>
      <w:r w:rsidR="00E1614C" w:rsidRPr="0081577A">
        <w:rPr>
          <w:rFonts w:ascii="Helvetica" w:hAnsi="Helvetica"/>
          <w:color w:val="000000"/>
          <w:lang w:val="en-GB"/>
        </w:rPr>
        <w:t>revealed</w:t>
      </w:r>
      <w:r w:rsidRPr="0081577A">
        <w:rPr>
          <w:rFonts w:ascii="Helvetica" w:hAnsi="Helvetica"/>
          <w:color w:val="000000"/>
          <w:lang w:val="en-GB"/>
        </w:rPr>
        <w:t xml:space="preserve"> that </w:t>
      </w:r>
      <w:proofErr w:type="gramStart"/>
      <w:r w:rsidRPr="0081577A">
        <w:rPr>
          <w:rFonts w:ascii="Helvetica" w:hAnsi="Helvetica"/>
          <w:color w:val="000000"/>
          <w:lang w:val="en-GB"/>
        </w:rPr>
        <w:t>the majority of</w:t>
      </w:r>
      <w:proofErr w:type="gramEnd"/>
      <w:r w:rsidRPr="0081577A">
        <w:rPr>
          <w:rFonts w:ascii="Helvetica" w:hAnsi="Helvetica"/>
          <w:color w:val="000000"/>
          <w:lang w:val="en-GB"/>
        </w:rPr>
        <w:t xml:space="preserve"> the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C40F5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goes through assortative mating through </w:t>
      </w:r>
      <m:oMath>
        <m:r>
          <w:rPr>
            <w:rFonts w:ascii="Cambria Math" w:hAnsi="Cambria Math"/>
            <w:color w:val="000000"/>
            <w:lang w:val="en-GB"/>
          </w:rPr>
          <m:t>X</m:t>
        </m:r>
      </m:oMath>
      <w:r w:rsidR="00C40F5F" w:rsidRPr="0081577A">
        <w:rPr>
          <w:rFonts w:ascii="Helvetica" w:hAnsi="Helvetica"/>
          <w:color w:val="000000"/>
          <w:lang w:val="en-GB"/>
        </w:rPr>
        <w:t xml:space="preserve"> </w:t>
      </w:r>
      <w:r w:rsidR="00E1614C" w:rsidRPr="0081577A">
        <w:rPr>
          <w:rFonts w:ascii="Helvetica" w:hAnsi="Helvetica"/>
          <w:color w:val="000000"/>
          <w:lang w:val="en-GB"/>
        </w:rPr>
        <w:t>and</w:t>
      </w:r>
      <w:r w:rsidR="00C40F5F" w:rsidRPr="0081577A">
        <w:rPr>
          <w:rFonts w:ascii="Helvetica" w:hAnsi="Helvetica"/>
          <w:color w:val="000000"/>
          <w:lang w:val="en-GB"/>
        </w:rPr>
        <w:t xml:space="preserve"> </w:t>
      </w:r>
      <m:oMath>
        <m:r>
          <w:rPr>
            <w:rFonts w:ascii="Cambria Math" w:hAnsi="Cambria Math"/>
            <w:color w:val="000000"/>
            <w:lang w:val="en-GB"/>
          </w:rPr>
          <m:t>Y</m:t>
        </m:r>
      </m:oMath>
      <w:r w:rsidRPr="0081577A">
        <w:rPr>
          <w:rFonts w:ascii="Helvetica" w:hAnsi="Helvetica"/>
          <w:color w:val="000000"/>
          <w:lang w:val="en-GB"/>
        </w:rPr>
        <w:t xml:space="preserve"> (</w:t>
      </w:r>
      <m:oMath>
        <m:r>
          <w:rPr>
            <w:rFonts w:ascii="Cambria Math" w:hAnsi="Cambria Math"/>
            <w:color w:val="000000"/>
            <w:lang w:val="en-GB"/>
          </w:rPr>
          <m:t>γ</m:t>
        </m:r>
      </m:oMath>
      <w:r w:rsidR="00C40F5F" w:rsidRPr="0081577A">
        <w:rPr>
          <w:rFonts w:ascii="Helvetica" w:hAnsi="Helvetica"/>
          <w:color w:val="000000"/>
          <w:lang w:val="en-GB"/>
        </w:rPr>
        <w:t xml:space="preserve"> and </w:t>
      </w:r>
      <m:oMath>
        <m:r>
          <w:rPr>
            <w:rFonts w:ascii="Cambria Math" w:hAnsi="Cambria Math"/>
            <w:color w:val="000000"/>
            <w:lang w:val="en-GB"/>
          </w:rPr>
          <m:t>ρ</m:t>
        </m:r>
      </m:oMath>
      <w:r w:rsidRPr="0081577A">
        <w:rPr>
          <w:rFonts w:ascii="Helvetica" w:hAnsi="Helvetica"/>
          <w:color w:val="000000"/>
          <w:lang w:val="en-GB"/>
        </w:rPr>
        <w:t xml:space="preserve">, </w:t>
      </w:r>
      <w:r w:rsidR="00491654">
        <w:rPr>
          <w:rFonts w:ascii="Helvetica" w:hAnsi="Helvetica"/>
          <w:color w:val="000000"/>
          <w:lang w:val="en-GB"/>
        </w:rPr>
        <w:t xml:space="preserve">but </w:t>
      </w:r>
      <w:r w:rsidRPr="0081577A">
        <w:rPr>
          <w:rFonts w:ascii="Helvetica" w:hAnsi="Helvetica"/>
          <w:color w:val="000000"/>
          <w:lang w:val="en-GB"/>
        </w:rPr>
        <w:t xml:space="preserve">primarily </w:t>
      </w:r>
      <m:oMath>
        <m:r>
          <w:rPr>
            <w:rFonts w:ascii="Cambria Math" w:hAnsi="Cambria Math"/>
            <w:color w:val="000000"/>
            <w:lang w:val="en-GB"/>
          </w:rPr>
          <m:t>γ</m:t>
        </m:r>
      </m:oMath>
      <w:r w:rsidRPr="0081577A">
        <w:rPr>
          <w:rFonts w:ascii="Helvetica" w:hAnsi="Helvetica"/>
          <w:color w:val="000000"/>
          <w:lang w:val="en-GB"/>
        </w:rPr>
        <w:t xml:space="preserve">) rather than directly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D509B"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D509B" w:rsidRPr="0081577A">
        <w:rPr>
          <w:rFonts w:ascii="Helvetica" w:hAnsi="Helvetica"/>
          <w:color w:val="000000"/>
          <w:lang w:val="en-GB"/>
        </w:rPr>
        <w:t xml:space="preserve"> </w:t>
      </w:r>
      <w:r w:rsidRPr="0081577A">
        <w:rPr>
          <w:rFonts w:ascii="Helvetica" w:hAnsi="Helvetica"/>
          <w:color w:val="000000"/>
          <w:lang w:val="en-GB"/>
        </w:rPr>
        <w:t xml:space="preserve">or through another </w:t>
      </w:r>
      <w:r w:rsidR="00C40F5F" w:rsidRPr="0081577A">
        <w:rPr>
          <w:rFonts w:ascii="Helvetica" w:hAnsi="Helvetica"/>
          <w:color w:val="000000"/>
          <w:lang w:val="en-GB"/>
        </w:rPr>
        <w:t xml:space="preserve">(third) </w:t>
      </w:r>
      <w:r w:rsidRPr="0081577A">
        <w:rPr>
          <w:rFonts w:ascii="Helvetica" w:hAnsi="Helvetica"/>
          <w:color w:val="000000"/>
          <w:lang w:val="en-GB"/>
        </w:rPr>
        <w:t>variable.</w:t>
      </w:r>
      <w:r w:rsidR="00E1614C" w:rsidRPr="0081577A">
        <w:rPr>
          <w:rFonts w:ascii="Helvetica" w:hAnsi="Helvetica"/>
          <w:color w:val="000000"/>
          <w:lang w:val="en-GB"/>
        </w:rPr>
        <w:t xml:space="preserve"> </w:t>
      </w:r>
    </w:p>
    <w:p w14:paraId="28FCF1F1" w14:textId="77777777" w:rsidR="003D0E77" w:rsidRPr="0081577A" w:rsidRDefault="003D0E77" w:rsidP="002B237D">
      <w:pPr>
        <w:jc w:val="both"/>
        <w:textAlignment w:val="baseline"/>
        <w:outlineLvl w:val="0"/>
        <w:rPr>
          <w:rFonts w:ascii="Helvetica" w:hAnsi="Helvetica"/>
          <w:color w:val="000000"/>
          <w:lang w:val="en-GB"/>
        </w:rPr>
      </w:pPr>
    </w:p>
    <w:p w14:paraId="744E9629" w14:textId="720102B8" w:rsidR="008D509B" w:rsidRPr="0081577A" w:rsidRDefault="003D0E77" w:rsidP="002B237D">
      <w:pPr>
        <w:jc w:val="both"/>
        <w:textAlignment w:val="baseline"/>
        <w:outlineLvl w:val="0"/>
        <w:rPr>
          <w:rFonts w:ascii="Helvetica" w:hAnsi="Helvetica"/>
          <w:color w:val="000000"/>
          <w:lang w:val="en-GB"/>
        </w:rPr>
      </w:pPr>
      <w:r w:rsidRPr="0081577A">
        <w:rPr>
          <w:rFonts w:ascii="Helvetica" w:hAnsi="Helvetica"/>
          <w:color w:val="000000"/>
          <w:lang w:val="en-GB"/>
        </w:rPr>
        <w:t xml:space="preserve">We found </w:t>
      </w:r>
      <w:r w:rsidR="00A41C8D" w:rsidRPr="0081577A">
        <w:rPr>
          <w:rFonts w:ascii="Helvetica" w:hAnsi="Helvetica"/>
          <w:color w:val="000000"/>
          <w:lang w:val="en-GB"/>
        </w:rPr>
        <w:t xml:space="preserve">1088 </w:t>
      </w:r>
      <w:r w:rsidRPr="0081577A">
        <w:rPr>
          <w:rFonts w:ascii="Helvetica" w:hAnsi="Helvetica"/>
          <w:color w:val="000000"/>
          <w:lang w:val="en-GB"/>
        </w:rPr>
        <w:t xml:space="preserve">significant </w:t>
      </w:r>
      <w:r w:rsidR="00ED7ED7" w:rsidRPr="0081577A">
        <w:rPr>
          <w:rFonts w:ascii="Helvetica" w:hAnsi="Helvetica"/>
          <w:color w:val="000000"/>
          <w:lang w:val="en-GB"/>
        </w:rPr>
        <w:t>cross</w:t>
      </w:r>
      <w:r w:rsidRPr="0081577A">
        <w:rPr>
          <w:rFonts w:ascii="Helvetica" w:hAnsi="Helvetica"/>
          <w:color w:val="000000"/>
          <w:lang w:val="en-GB"/>
        </w:rPr>
        <w:t>-trait causal effects within couples</w:t>
      </w:r>
      <w:del w:id="845" w:author="Jenny Sjaarda" w:date="2022-04-11T18:17:00Z">
        <w:r w:rsidRPr="0081577A" w:rsidDel="007A00D1">
          <w:rPr>
            <w:rFonts w:ascii="Helvetica" w:hAnsi="Helvetica"/>
            <w:color w:val="000000"/>
            <w:lang w:val="en-GB"/>
          </w:rPr>
          <w:delText xml:space="preserve">. </w:delText>
        </w:r>
        <w:r w:rsidR="00E1614C" w:rsidRPr="0081577A" w:rsidDel="007A00D1">
          <w:rPr>
            <w:rFonts w:ascii="Helvetica" w:hAnsi="Helvetica"/>
            <w:color w:val="000000"/>
            <w:lang w:val="en-GB"/>
          </w:rPr>
          <w:delText xml:space="preserve">In particular, </w:delText>
        </w:r>
      </w:del>
      <w:del w:id="846" w:author="Jenny Sjaarda" w:date="2022-04-11T18:16:00Z">
        <w:r w:rsidR="00491654" w:rsidDel="007A00D1">
          <w:rPr>
            <w:rFonts w:ascii="Helvetica" w:hAnsi="Helvetica"/>
            <w:color w:val="000000"/>
            <w:lang w:val="en-GB"/>
          </w:rPr>
          <w:delText xml:space="preserve">general </w:delText>
        </w:r>
      </w:del>
      <w:del w:id="847" w:author="Jenny Sjaarda" w:date="2022-04-11T18:17:00Z">
        <w:r w:rsidR="00491654" w:rsidDel="007A00D1">
          <w:rPr>
            <w:rFonts w:ascii="Helvetica" w:hAnsi="Helvetica"/>
            <w:color w:val="000000"/>
            <w:lang w:val="en-GB"/>
          </w:rPr>
          <w:delText xml:space="preserve">these cross-trait effects </w:delText>
        </w:r>
        <w:r w:rsidR="00E75F7C" w:rsidDel="007A00D1">
          <w:rPr>
            <w:rFonts w:ascii="Helvetica" w:hAnsi="Helvetica"/>
            <w:color w:val="000000"/>
            <w:lang w:val="en-GB"/>
          </w:rPr>
          <w:delText xml:space="preserve">(given by </w:delText>
        </w:r>
      </w:del>
      <w:ins w:id="848" w:author="Jenny Sjaarda" w:date="2022-04-11T18:17:00Z">
        <w:r w:rsidR="007A00D1">
          <w:rPr>
            <w:rFonts w:ascii="Helvetica" w:hAnsi="Helvetica"/>
            <w:color w:val="000000"/>
            <w:lang w:val="en-GB"/>
          </w:rPr>
          <w:t>(</w:t>
        </w:r>
      </w:ins>
      <m:oMath>
        <m:r>
          <w:rPr>
            <w:rFonts w:ascii="Cambria Math" w:hAnsi="Cambria Math"/>
            <w:color w:val="000000"/>
            <w:shd w:val="clear" w:color="auto" w:fill="FFFFFF"/>
            <w:lang w:val="en-GB"/>
          </w:rPr>
          <m:t>ω</m:t>
        </m:r>
      </m:oMath>
      <w:r w:rsidR="00E75F7C">
        <w:rPr>
          <w:rFonts w:ascii="Helvetica" w:hAnsi="Helvetica"/>
          <w:color w:val="000000"/>
          <w:lang w:val="en-GB"/>
        </w:rPr>
        <w:t>)</w:t>
      </w:r>
      <w:ins w:id="849" w:author="Jenny Sjaarda" w:date="2022-04-11T18:17:00Z">
        <w:r w:rsidR="007A00D1">
          <w:rPr>
            <w:rFonts w:ascii="Helvetica" w:hAnsi="Helvetica"/>
            <w:color w:val="000000"/>
            <w:lang w:val="en-GB"/>
          </w:rPr>
          <w:t xml:space="preserve">, which </w:t>
        </w:r>
      </w:ins>
      <w:del w:id="850" w:author="Jenny Sjaarda" w:date="2022-04-11T18:17:00Z">
        <w:r w:rsidR="00E75F7C" w:rsidDel="007A00D1">
          <w:rPr>
            <w:rFonts w:ascii="Helvetica" w:hAnsi="Helvetica"/>
            <w:color w:val="000000"/>
            <w:lang w:val="en-GB"/>
          </w:rPr>
          <w:delText xml:space="preserve"> </w:delText>
        </w:r>
      </w:del>
      <w:r w:rsidR="00491654">
        <w:rPr>
          <w:rFonts w:ascii="Helvetica" w:hAnsi="Helvetica"/>
          <w:color w:val="000000"/>
          <w:lang w:val="en-GB"/>
        </w:rPr>
        <w:t xml:space="preserve">can be summarized by three </w:t>
      </w:r>
      <w:r w:rsidR="00E75F7C">
        <w:rPr>
          <w:rFonts w:ascii="Helvetica" w:hAnsi="Helvetica"/>
          <w:color w:val="000000"/>
          <w:lang w:val="en-GB"/>
        </w:rPr>
        <w:t>categories</w:t>
      </w:r>
      <w:r w:rsidR="00491654">
        <w:rPr>
          <w:rFonts w:ascii="Helvetica" w:hAnsi="Helvetica"/>
          <w:color w:val="000000"/>
          <w:lang w:val="en-GB"/>
        </w:rPr>
        <w:t>: (1)</w:t>
      </w:r>
      <w:r w:rsidR="00E75F7C" w:rsidRPr="00E75F7C">
        <w:rPr>
          <w:rFonts w:ascii="Helvetica" w:hAnsi="Helvetica"/>
          <w:color w:val="000000"/>
          <w:lang w:val="en-GB"/>
        </w:rPr>
        <w:t xml:space="preserve"> </w:t>
      </w:r>
      <w:r w:rsidR="0095290B">
        <w:rPr>
          <w:rFonts w:ascii="Helvetica" w:hAnsi="Helvetica"/>
          <w:color w:val="000000"/>
          <w:lang w:val="en-GB"/>
        </w:rPr>
        <w:t>driven by assortment on the exposure (</w:t>
      </w:r>
      <m:oMath>
        <m:r>
          <w:rPr>
            <w:rFonts w:ascii="Cambria Math" w:hAnsi="Cambria Math"/>
            <w:color w:val="000000"/>
            <w:lang w:val="en-GB"/>
          </w:rPr>
          <m:t>ω=γ</m:t>
        </m:r>
      </m:oMath>
      <w:r w:rsidR="0095290B">
        <w:rPr>
          <w:rFonts w:ascii="Helvetica" w:hAnsi="Helvetica"/>
          <w:color w:val="000000"/>
          <w:lang w:val="en-GB"/>
        </w:rPr>
        <w:t>)</w:t>
      </w:r>
      <w:r w:rsidR="00E75F7C">
        <w:rPr>
          <w:rFonts w:ascii="Helvetica" w:hAnsi="Helvetica"/>
          <w:color w:val="000000"/>
          <w:lang w:val="en-GB"/>
        </w:rPr>
        <w:t xml:space="preserve"> (2) </w:t>
      </w:r>
      <w:r w:rsidR="0095290B">
        <w:rPr>
          <w:rFonts w:ascii="Helvetica" w:hAnsi="Helvetica"/>
          <w:color w:val="000000"/>
          <w:lang w:val="en-GB"/>
        </w:rPr>
        <w:t>driven by assortment on the outcome (</w:t>
      </w:r>
      <m:oMath>
        <m:r>
          <w:rPr>
            <w:rFonts w:ascii="Cambria Math" w:hAnsi="Cambria Math"/>
            <w:color w:val="000000"/>
            <w:lang w:val="en-GB"/>
          </w:rPr>
          <m:t>ω=ρ</m:t>
        </m:r>
      </m:oMath>
      <w:r w:rsidR="0095290B">
        <w:rPr>
          <w:rFonts w:ascii="Helvetica" w:hAnsi="Helvetica"/>
          <w:color w:val="000000"/>
          <w:lang w:val="en-GB"/>
        </w:rPr>
        <w:t>)</w:t>
      </w:r>
      <w:r w:rsidR="00E75F7C">
        <w:rPr>
          <w:rFonts w:ascii="Helvetica" w:hAnsi="Helvetica"/>
          <w:color w:val="000000"/>
          <w:lang w:val="en-GB"/>
        </w:rPr>
        <w:t xml:space="preserve">, and (3) </w:t>
      </w:r>
      <w:r w:rsidR="0095290B">
        <w:rPr>
          <w:rFonts w:ascii="Helvetica" w:hAnsi="Helvetica"/>
          <w:color w:val="000000"/>
          <w:lang w:val="en-GB"/>
        </w:rPr>
        <w:t xml:space="preserve">not explained by either (i.e. </w:t>
      </w:r>
      <m:oMath>
        <m:r>
          <w:rPr>
            <w:rFonts w:ascii="Cambria Math" w:hAnsi="Cambria Math"/>
            <w:color w:val="000000"/>
            <w:lang w:val="en-GB"/>
          </w:rPr>
          <m:t>ω</m:t>
        </m:r>
      </m:oMath>
      <w:r w:rsidR="0095290B">
        <w:rPr>
          <w:rFonts w:ascii="Helvetica" w:hAnsi="Helvetica"/>
          <w:color w:val="000000"/>
          <w:lang w:val="en-GB"/>
        </w:rPr>
        <w:t xml:space="preserve"> being </w:t>
      </w:r>
      <w:r w:rsidR="00E75F7C">
        <w:rPr>
          <w:rFonts w:ascii="Helvetica" w:hAnsi="Helvetica"/>
          <w:color w:val="000000"/>
          <w:lang w:val="en-GB"/>
        </w:rPr>
        <w:t xml:space="preserve">greater than both </w:t>
      </w:r>
      <m:oMath>
        <m:r>
          <w:rPr>
            <w:rFonts w:ascii="Cambria Math" w:hAnsi="Cambria Math"/>
            <w:color w:val="000000"/>
            <w:lang w:val="en-GB"/>
          </w:rPr>
          <m:t>ρ</m:t>
        </m:r>
      </m:oMath>
      <w:r w:rsidR="00E75F7C">
        <w:rPr>
          <w:rFonts w:ascii="Helvetica" w:hAnsi="Helvetica"/>
          <w:color w:val="000000"/>
          <w:lang w:val="en-GB"/>
        </w:rPr>
        <w:t xml:space="preserve"> and </w:t>
      </w:r>
      <m:oMath>
        <m:r>
          <w:rPr>
            <w:rFonts w:ascii="Cambria Math" w:hAnsi="Cambria Math"/>
            <w:color w:val="000000"/>
            <w:lang w:val="en-GB"/>
          </w:rPr>
          <m:t>γ</m:t>
        </m:r>
      </m:oMath>
      <w:r w:rsidR="0095290B">
        <w:rPr>
          <w:rFonts w:ascii="Helvetica" w:hAnsi="Helvetica"/>
          <w:color w:val="000000"/>
          <w:lang w:val="en-GB"/>
        </w:rPr>
        <w:t>)</w:t>
      </w:r>
      <w:r w:rsidR="00E75F7C">
        <w:rPr>
          <w:rFonts w:ascii="Helvetica" w:hAnsi="Helvetica"/>
          <w:color w:val="000000"/>
          <w:lang w:val="en-GB"/>
        </w: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w:r>
      <w:r w:rsidR="00B15545" w:rsidRPr="0081577A">
        <w:rPr>
          <w:rFonts w:ascii="Helvetica" w:hAnsi="Helvetica"/>
          <w:color w:val="000000"/>
          <w:lang w:val="en-GB"/>
        </w:rPr>
        <w:t xml:space="preserve"> f</w:t>
      </w:r>
      <w:r w:rsidR="00B15545">
        <w:rPr>
          <w:rFonts w:ascii="Helvetica" w:hAnsi="Helvetica"/>
          <w:color w:val="000000"/>
          <w:lang w:val="en-GB"/>
        </w:rPr>
        <w:t xml:space="preserve">ewer </w:t>
      </w:r>
      <w:r w:rsidR="00B15545" w:rsidRPr="0081577A">
        <w:rPr>
          <w:rFonts w:ascii="Helvetica" w:hAnsi="Helvetica"/>
          <w:color w:val="000000"/>
          <w:lang w:val="en-GB"/>
        </w:rPr>
        <w:t xml:space="preserve">cases </w:t>
      </w:r>
      <w:r w:rsidR="00B15545">
        <w:rPr>
          <w:rFonts w:ascii="Helvetica" w:hAnsi="Helvetica"/>
          <w:color w:val="000000"/>
          <w:lang w:val="en-GB"/>
        </w:rPr>
        <w:t xml:space="preserve">in category three, </w:t>
      </w:r>
      <w:r w:rsidR="00B15545" w:rsidRPr="0081577A">
        <w:rPr>
          <w:rFonts w:ascii="Helvetica" w:hAnsi="Helvetica"/>
          <w:color w:val="000000"/>
          <w:lang w:val="en-GB"/>
        </w:rPr>
        <w:t xml:space="preserve">where the </w:t>
      </w:r>
      <w:r w:rsidR="00B15545"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w:t>
      </w:r>
      <w:r w:rsidR="00B15545"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shd w:val="clear" w:color="auto" w:fill="FFFFFF"/>
          <w:lang w:val="en-GB"/>
        </w:rPr>
        <w:t xml:space="preserve"> was not captured by </w:t>
      </w:r>
      <m:oMath>
        <m:r>
          <w:rPr>
            <w:rFonts w:ascii="Cambria Math" w:hAnsi="Cambria Math"/>
            <w:color w:val="000000"/>
            <w:lang w:val="en-GB"/>
          </w:rPr>
          <m:t>γ</m:t>
        </m:r>
      </m:oMath>
      <w:r w:rsidR="00B15545" w:rsidRPr="0081577A">
        <w:rPr>
          <w:rFonts w:ascii="Helvetica" w:hAnsi="Helvetica"/>
          <w:color w:val="000000"/>
          <w:lang w:val="en-GB"/>
        </w:rPr>
        <w:t xml:space="preserve"> or </w:t>
      </w:r>
      <m:oMath>
        <m:r>
          <w:rPr>
            <w:rFonts w:ascii="Cambria Math" w:hAnsi="Cambria Math"/>
            <w:color w:val="000000"/>
            <w:lang w:val="en-GB"/>
          </w:rPr>
          <m:t>ρ</m:t>
        </m:r>
      </m:oMath>
      <w:r w:rsidR="00B15545">
        <w:rPr>
          <w:rFonts w:ascii="Helvetica" w:hAnsi="Helvetica"/>
          <w:color w:val="000000"/>
          <w:lang w:val="en-GB"/>
        </w:rPr>
        <w:t>,</w:t>
      </w:r>
      <w:r w:rsidR="00B15545" w:rsidRPr="0081577A">
        <w:rPr>
          <w:rFonts w:ascii="Helvetica" w:hAnsi="Helvetica"/>
          <w:color w:val="000000"/>
          <w:lang w:val="en-GB"/>
        </w:rPr>
        <w:t xml:space="preserve"> suggestive of either a direct effect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lang w:val="en-GB"/>
        </w:rPr>
        <w:t xml:space="preserve"> or the presence of a confounder variable. </w:t>
      </w:r>
      <w:r w:rsidR="00E75F7C">
        <w:rPr>
          <w:rFonts w:ascii="Helvetica" w:hAnsi="Helvetica"/>
          <w:color w:val="000000"/>
          <w:lang w:val="en-GB"/>
        </w:rPr>
        <w:t>A</w:t>
      </w:r>
      <w:del w:id="851" w:author="Jenny Sjaarda" w:date="2022-04-11T18:17:00Z">
        <w:r w:rsidR="00E75F7C" w:rsidDel="007A00D1">
          <w:rPr>
            <w:rFonts w:ascii="Helvetica" w:hAnsi="Helvetica"/>
            <w:color w:val="000000"/>
            <w:lang w:val="en-GB"/>
          </w:rPr>
          <w:delText>s a</w:delText>
        </w:r>
      </w:del>
      <w:r w:rsidR="00E75F7C">
        <w:rPr>
          <w:rFonts w:ascii="Helvetica" w:hAnsi="Helvetica"/>
          <w:color w:val="000000"/>
          <w:lang w:val="en-GB"/>
        </w:rPr>
        <w:t xml:space="preserve">n example from the first </w:t>
      </w:r>
      <w:del w:id="852" w:author="Jenny Sjaarda" w:date="2022-04-11T18:17:00Z">
        <w:r w:rsidR="00E75F7C" w:rsidDel="007A00D1">
          <w:rPr>
            <w:rFonts w:ascii="Helvetica" w:hAnsi="Helvetica"/>
            <w:color w:val="000000"/>
            <w:lang w:val="en-GB"/>
          </w:rPr>
          <w:delText>group</w:delText>
        </w:r>
      </w:del>
      <w:ins w:id="853" w:author="Jenny Sjaarda" w:date="2022-04-11T18:17:00Z">
        <w:r w:rsidR="007A00D1">
          <w:rPr>
            <w:rFonts w:ascii="Helvetica" w:hAnsi="Helvetica"/>
            <w:color w:val="000000"/>
            <w:lang w:val="en-GB"/>
          </w:rPr>
          <w:t>category</w:t>
        </w:r>
      </w:ins>
      <w:r w:rsidR="00E75F7C">
        <w:rPr>
          <w:rFonts w:ascii="Helvetica" w:hAnsi="Helvetica"/>
          <w:color w:val="000000"/>
          <w:lang w:val="en-GB"/>
        </w:rPr>
        <w:t xml:space="preserve">, </w:t>
      </w:r>
      <w:del w:id="854" w:author="Jenny Sjaarda" w:date="2022-04-11T18:17:00Z">
        <w:r w:rsidR="00E75F7C" w:rsidDel="007A00D1">
          <w:rPr>
            <w:rFonts w:ascii="Helvetica" w:hAnsi="Helvetica"/>
            <w:color w:val="000000"/>
            <w:lang w:val="en-GB"/>
          </w:rPr>
          <w:delText>w</w:delText>
        </w:r>
        <w:r w:rsidR="00E1614C" w:rsidRPr="0081577A" w:rsidDel="007A00D1">
          <w:rPr>
            <w:rFonts w:ascii="Helvetica" w:hAnsi="Helvetica"/>
            <w:color w:val="000000"/>
            <w:lang w:val="en-GB"/>
          </w:rPr>
          <w:delText>e found</w:delText>
        </w:r>
      </w:del>
      <w:ins w:id="855" w:author="Jenny Sjaarda" w:date="2022-04-11T18:17:00Z">
        <w:r w:rsidR="007A00D1">
          <w:rPr>
            <w:rFonts w:ascii="Helvetica" w:hAnsi="Helvetica"/>
            <w:color w:val="000000"/>
            <w:lang w:val="en-GB"/>
          </w:rPr>
          <w:t>involves</w:t>
        </w:r>
      </w:ins>
      <w:r w:rsidR="00E1614C" w:rsidRPr="0081577A">
        <w:rPr>
          <w:rFonts w:ascii="Helvetica" w:hAnsi="Helvetica"/>
          <w:color w:val="000000"/>
          <w:lang w:val="en-GB"/>
        </w:rPr>
        <w:t xml:space="preserve"> a positive causal effect of time spent watching television on BMI</w:t>
      </w:r>
      <w:r w:rsidR="00EC3F34" w:rsidRPr="0081577A">
        <w:rPr>
          <w:rFonts w:ascii="Helvetica" w:hAnsi="Helvetica"/>
          <w:color w:val="000000"/>
          <w:lang w:val="en-GB"/>
        </w:rPr>
        <w:t xml:space="preserve"> </w:t>
      </w:r>
      <w:del w:id="856" w:author="Jenny Sjaarda" w:date="2022-04-11T18:17:00Z">
        <w:r w:rsidR="00EC3F34" w:rsidRPr="0081577A" w:rsidDel="007A00D1">
          <w:rPr>
            <w:rFonts w:ascii="Helvetica" w:hAnsi="Helvetica"/>
            <w:color w:val="000000"/>
            <w:lang w:val="en-GB"/>
          </w:rPr>
          <w:delText xml:space="preserve">is </w:delText>
        </w:r>
      </w:del>
      <w:r w:rsidR="00EC3F34" w:rsidRPr="0081577A">
        <w:rPr>
          <w:rFonts w:ascii="Helvetica" w:hAnsi="Helvetica"/>
          <w:color w:val="000000"/>
          <w:lang w:val="en-GB"/>
        </w:rPr>
        <w:t>driven by the fact that</w:t>
      </w:r>
      <w:r w:rsidR="00E1614C" w:rsidRPr="0081577A">
        <w:rPr>
          <w:rFonts w:ascii="Helvetica" w:hAnsi="Helvetica"/>
          <w:color w:val="000000"/>
          <w:lang w:val="en-GB"/>
        </w:rPr>
        <w:t xml:space="preserve"> partners causally influence each other with respect </w:t>
      </w:r>
      <w:ins w:id="857" w:author="Jenny Sjaarda" w:date="2022-04-11T18:18:00Z">
        <w:r w:rsidR="007A00D1">
          <w:rPr>
            <w:rFonts w:ascii="Helvetica" w:hAnsi="Helvetica"/>
            <w:color w:val="000000"/>
            <w:lang w:val="en-GB"/>
          </w:rPr>
          <w:t xml:space="preserve">to </w:t>
        </w:r>
      </w:ins>
      <w:r w:rsidR="00E1614C" w:rsidRPr="0081577A">
        <w:rPr>
          <w:rFonts w:ascii="Helvetica" w:hAnsi="Helvetica"/>
          <w:color w:val="000000"/>
          <w:lang w:val="en-GB"/>
        </w:rPr>
        <w:t>time spent watching television</w:t>
      </w:r>
      <w:ins w:id="858" w:author="Jenny Sjaarda" w:date="2022-04-11T18:18:00Z">
        <w:r w:rsidR="007A00D1">
          <w:rPr>
            <w:rFonts w:ascii="Helvetica" w:hAnsi="Helvetica"/>
            <w:color w:val="000000"/>
            <w:lang w:val="en-GB"/>
          </w:rPr>
          <w:t>,</w:t>
        </w:r>
      </w:ins>
      <w:r w:rsidR="00E1614C" w:rsidRPr="0081577A">
        <w:rPr>
          <w:rFonts w:ascii="Helvetica" w:hAnsi="Helvetica"/>
          <w:color w:val="000000"/>
          <w:lang w:val="en-GB"/>
        </w:rPr>
        <w:t xml:space="preserve"> which in turn has an impact on BMI</w:t>
      </w:r>
      <w:r w:rsidR="005D619A" w:rsidRPr="0081577A">
        <w:rPr>
          <w:rFonts w:ascii="Helvetica" w:hAnsi="Helvetica"/>
          <w:color w:val="000000"/>
          <w:lang w:val="en-GB"/>
        </w:rPr>
        <w:t xml:space="preserve"> at the individual level</w:t>
      </w:r>
      <w:r w:rsidR="00E1614C" w:rsidRPr="0081577A">
        <w:rPr>
          <w:rFonts w:ascii="Helvetica" w:hAnsi="Helvetica"/>
          <w:color w:val="000000"/>
          <w:lang w:val="en-GB"/>
        </w:rPr>
        <w:t xml:space="preserve">. </w:t>
      </w:r>
      <w:r w:rsidR="00E75F7C">
        <w:rPr>
          <w:rFonts w:ascii="Helvetica" w:hAnsi="Helvetica"/>
          <w:color w:val="000000"/>
          <w:lang w:val="en-GB"/>
        </w:rPr>
        <w:t xml:space="preserve">On the other hand, </w:t>
      </w:r>
      <w:del w:id="859" w:author="Jenny Sjaarda" w:date="2022-04-11T18:18:00Z">
        <w:r w:rsidR="00E75F7C" w:rsidDel="007A00D1">
          <w:rPr>
            <w:rFonts w:ascii="Helvetica" w:hAnsi="Helvetica"/>
            <w:color w:val="000000"/>
            <w:lang w:val="en-GB"/>
          </w:rPr>
          <w:delText xml:space="preserve">representing the </w:delText>
        </w:r>
      </w:del>
      <w:ins w:id="860" w:author="Jenny Sjaarda" w:date="2022-04-11T18:18:00Z">
        <w:r w:rsidR="007A00D1">
          <w:rPr>
            <w:rFonts w:ascii="Helvetica" w:hAnsi="Helvetica"/>
            <w:color w:val="000000"/>
            <w:lang w:val="en-GB"/>
          </w:rPr>
          <w:t xml:space="preserve">an example of the </w:t>
        </w:r>
      </w:ins>
      <w:r w:rsidR="00E75F7C">
        <w:rPr>
          <w:rFonts w:ascii="Helvetica" w:hAnsi="Helvetica"/>
          <w:color w:val="000000"/>
          <w:lang w:val="en-GB"/>
        </w:rPr>
        <w:t>second category</w:t>
      </w:r>
      <w:ins w:id="861" w:author="Jenny Sjaarda" w:date="2022-04-11T18:18:00Z">
        <w:r w:rsidR="007A00D1">
          <w:rPr>
            <w:rFonts w:ascii="Helvetica" w:hAnsi="Helvetica"/>
            <w:color w:val="000000"/>
            <w:lang w:val="en-GB"/>
          </w:rPr>
          <w:t xml:space="preserve"> includes</w:t>
        </w:r>
      </w:ins>
      <w:del w:id="862" w:author="Jenny Sjaarda" w:date="2022-04-11T18:18:00Z">
        <w:r w:rsidR="00E75F7C" w:rsidDel="007A00D1">
          <w:rPr>
            <w:rFonts w:ascii="Helvetica" w:hAnsi="Helvetica"/>
            <w:color w:val="000000"/>
            <w:lang w:val="en-GB"/>
          </w:rPr>
          <w:delText>, w</w:delText>
        </w:r>
        <w:r w:rsidR="00E1614C" w:rsidRPr="0081577A" w:rsidDel="007A00D1">
          <w:rPr>
            <w:rFonts w:ascii="Helvetica" w:hAnsi="Helvetica"/>
            <w:color w:val="000000"/>
            <w:lang w:val="en-GB"/>
          </w:rPr>
          <w:delText>e found</w:delText>
        </w:r>
      </w:del>
      <w:r w:rsidR="00E1614C" w:rsidRPr="0081577A">
        <w:rPr>
          <w:rFonts w:ascii="Helvetica" w:hAnsi="Helvetica"/>
          <w:color w:val="000000"/>
          <w:lang w:val="en-GB"/>
        </w:rPr>
        <w:t xml:space="preserve"> a positive causal relationship from height to education, with a stronger path through </w:t>
      </w:r>
      <m:oMath>
        <m:r>
          <w:rPr>
            <w:rFonts w:ascii="Cambria Math" w:hAnsi="Cambria Math"/>
            <w:color w:val="000000"/>
            <w:lang w:val="en-GB"/>
          </w:rPr>
          <m:t>ρ</m:t>
        </m:r>
      </m:oMath>
      <w:r w:rsidR="005D619A" w:rsidRPr="0081577A">
        <w:rPr>
          <w:rFonts w:ascii="Helvetica" w:hAnsi="Helvetica"/>
          <w:color w:val="000000"/>
          <w:lang w:val="en-GB"/>
        </w:rPr>
        <w:t>, representing a path whereby height</w:t>
      </w:r>
      <w:r w:rsidR="00EC3F34" w:rsidRPr="0081577A">
        <w:rPr>
          <w:rFonts w:ascii="Helvetica" w:hAnsi="Helvetica"/>
          <w:color w:val="000000"/>
          <w:lang w:val="en-GB"/>
        </w:rPr>
        <w:t xml:space="preserve"> (</w:t>
      </w:r>
      <w:del w:id="863" w:author="Jenny Sjaarda" w:date="2022-04-11T18:19:00Z">
        <w:r w:rsidR="00EC3F34" w:rsidRPr="0081577A" w:rsidDel="007A00D1">
          <w:rPr>
            <w:rFonts w:ascii="Helvetica" w:hAnsi="Helvetica"/>
            <w:color w:val="000000"/>
            <w:lang w:val="en-GB"/>
          </w:rPr>
          <w:delText xml:space="preserve">as </w:delText>
        </w:r>
      </w:del>
      <w:r w:rsidR="00EC3F34" w:rsidRPr="0081577A">
        <w:rPr>
          <w:rFonts w:ascii="Helvetica" w:hAnsi="Helvetica"/>
          <w:color w:val="000000"/>
          <w:lang w:val="en-GB"/>
        </w:rPr>
        <w:t xml:space="preserve">a proxy for </w:t>
      </w:r>
      <w:r w:rsidR="00DB08B9" w:rsidRPr="0081577A">
        <w:rPr>
          <w:rFonts w:ascii="Helvetica" w:hAnsi="Helvetica"/>
          <w:color w:val="000000"/>
          <w:lang w:val="en-GB"/>
        </w:rPr>
        <w:t>“</w:t>
      </w:r>
      <w:r w:rsidR="00EC3F34" w:rsidRPr="0081577A">
        <w:rPr>
          <w:rFonts w:ascii="Helvetica" w:hAnsi="Helvetica"/>
          <w:color w:val="000000"/>
          <w:lang w:val="en-GB"/>
        </w:rPr>
        <w:t>dynastic</w:t>
      </w:r>
      <w:r w:rsidR="00DB08B9" w:rsidRPr="0081577A">
        <w:rPr>
          <w:rFonts w:ascii="Helvetica" w:hAnsi="Helvetica"/>
          <w:color w:val="000000"/>
          <w:lang w:val="en-GB"/>
        </w:rPr>
        <w:t>”</w:t>
      </w:r>
      <w:r w:rsidR="00EC3F34" w:rsidRPr="0081577A">
        <w:rPr>
          <w:rFonts w:ascii="Helvetica" w:hAnsi="Helvetica"/>
          <w:color w:val="000000"/>
          <w:lang w:val="en-GB"/>
        </w:rPr>
        <w:t xml:space="preserve"> wealth)</w:t>
      </w:r>
      <w:r w:rsidR="005D619A" w:rsidRPr="0081577A">
        <w:rPr>
          <w:rFonts w:ascii="Helvetica" w:hAnsi="Helvetica"/>
          <w:color w:val="000000"/>
          <w:lang w:val="en-GB"/>
        </w:rPr>
        <w:t xml:space="preserve"> increases education</w:t>
      </w:r>
      <w:r w:rsidR="00EC3F34" w:rsidRPr="0081577A">
        <w:rPr>
          <w:rFonts w:ascii="Helvetica" w:hAnsi="Helvetica"/>
          <w:color w:val="000000"/>
          <w:lang w:val="en-GB"/>
        </w:rPr>
        <w:t xml:space="preserve">al attainment </w:t>
      </w:r>
      <w:r w:rsidR="005D619A" w:rsidRPr="0081577A">
        <w:rPr>
          <w:rFonts w:ascii="Helvetica" w:hAnsi="Helvetica"/>
          <w:color w:val="000000"/>
          <w:lang w:val="en-GB"/>
        </w:rPr>
        <w:t>(found previously</w:t>
      </w:r>
      <w:r w:rsidR="00125247">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34&lt;/sup&gt;","plainTextFormattedCitation":"34","previouslyFormattedCitation":"&lt;sup&gt;33&lt;/sup&gt;"},"properties":{"noteIndex":0},"schema":"https://github.com/citation-style-language/schema/raw/master/csl-citation.json"}</w:instrText>
      </w:r>
      <w:r w:rsidR="00125247">
        <w:rPr>
          <w:rFonts w:ascii="Helvetica" w:hAnsi="Helvetica"/>
          <w:color w:val="000000"/>
          <w:lang w:val="en-GB"/>
        </w:rPr>
        <w:fldChar w:fldCharType="separate"/>
      </w:r>
      <w:r w:rsidR="00187A09" w:rsidRPr="00187A09">
        <w:rPr>
          <w:rFonts w:ascii="Helvetica" w:hAnsi="Helvetica"/>
          <w:noProof/>
          <w:color w:val="000000"/>
          <w:vertAlign w:val="superscript"/>
          <w:lang w:val="en-GB"/>
        </w:rPr>
        <w:t>34</w:t>
      </w:r>
      <w:r w:rsidR="00125247">
        <w:rPr>
          <w:rFonts w:ascii="Helvetica" w:hAnsi="Helvetica"/>
          <w:color w:val="000000"/>
          <w:lang w:val="en-GB"/>
        </w:rPr>
        <w:fldChar w:fldCharType="end"/>
      </w:r>
      <w:r w:rsidR="005D619A" w:rsidRPr="0081577A">
        <w:rPr>
          <w:rFonts w:ascii="Helvetica" w:hAnsi="Helvetica"/>
          <w:color w:val="000000"/>
          <w:lang w:val="en-GB"/>
        </w:rPr>
        <w:t xml:space="preserve">) within a single individual, and AM </w:t>
      </w:r>
      <w:del w:id="864" w:author="Jenny Sjaarda" w:date="2022-04-11T18:19:00Z">
        <w:r w:rsidR="005D619A" w:rsidRPr="0081577A" w:rsidDel="007A00D1">
          <w:rPr>
            <w:rFonts w:ascii="Helvetica" w:hAnsi="Helvetica"/>
            <w:color w:val="000000"/>
            <w:lang w:val="en-GB"/>
          </w:rPr>
          <w:delText xml:space="preserve">then </w:delText>
        </w:r>
      </w:del>
      <w:ins w:id="865" w:author="Jenny Sjaarda" w:date="2022-04-11T18:19:00Z">
        <w:r w:rsidR="007A00D1">
          <w:rPr>
            <w:rFonts w:ascii="Helvetica" w:hAnsi="Helvetica"/>
            <w:color w:val="000000"/>
            <w:lang w:val="en-GB"/>
          </w:rPr>
          <w:t>subsequently</w:t>
        </w:r>
        <w:r w:rsidR="007A00D1" w:rsidRPr="0081577A">
          <w:rPr>
            <w:rFonts w:ascii="Helvetica" w:hAnsi="Helvetica"/>
            <w:color w:val="000000"/>
            <w:lang w:val="en-GB"/>
          </w:rPr>
          <w:t xml:space="preserve"> </w:t>
        </w:r>
      </w:ins>
      <w:r w:rsidR="005D619A" w:rsidRPr="0081577A">
        <w:rPr>
          <w:rFonts w:ascii="Helvetica" w:hAnsi="Helvetica"/>
          <w:color w:val="000000"/>
          <w:lang w:val="en-GB"/>
        </w:rPr>
        <w:t xml:space="preserve">occurs via education </w:t>
      </w:r>
      <w:r w:rsidR="00EC3F34" w:rsidRPr="0081577A">
        <w:rPr>
          <w:rFonts w:ascii="Helvetica" w:hAnsi="Helvetica"/>
          <w:color w:val="000000"/>
          <w:lang w:val="en-GB"/>
        </w:rPr>
        <w:t>level</w:t>
      </w:r>
      <w:r w:rsidR="005D619A" w:rsidRPr="0081577A">
        <w:rPr>
          <w:rFonts w:ascii="Helvetica" w:hAnsi="Helvetica"/>
          <w:color w:val="000000"/>
          <w:lang w:val="en-GB"/>
        </w:rPr>
        <w:t xml:space="preserve">. </w:t>
      </w:r>
      <w:r w:rsidR="00E75F7C">
        <w:rPr>
          <w:rFonts w:ascii="Helvetica" w:hAnsi="Helvetica"/>
          <w:color w:val="000000"/>
          <w:lang w:val="en-GB"/>
        </w:rPr>
        <w:t xml:space="preserve">Finally, as an example </w:t>
      </w:r>
      <w:del w:id="866" w:author="Jenny Sjaarda" w:date="2022-04-11T18:19:00Z">
        <w:r w:rsidR="00E75F7C" w:rsidDel="007A00D1">
          <w:rPr>
            <w:rFonts w:ascii="Helvetica" w:hAnsi="Helvetica"/>
            <w:color w:val="000000"/>
            <w:lang w:val="en-GB"/>
          </w:rPr>
          <w:delText xml:space="preserve">of </w:delText>
        </w:r>
        <w:r w:rsidR="00B15545" w:rsidDel="007A00D1">
          <w:rPr>
            <w:rFonts w:ascii="Helvetica" w:hAnsi="Helvetica"/>
            <w:color w:val="000000"/>
            <w:lang w:val="en-GB"/>
          </w:rPr>
          <w:delText>an effect in</w:delText>
        </w:r>
      </w:del>
      <w:ins w:id="867" w:author="Jenny Sjaarda" w:date="2022-04-11T18:19:00Z">
        <w:r w:rsidR="007A00D1">
          <w:rPr>
            <w:rFonts w:ascii="Helvetica" w:hAnsi="Helvetica"/>
            <w:color w:val="000000"/>
            <w:lang w:val="en-GB"/>
          </w:rPr>
          <w:t>for</w:t>
        </w:r>
      </w:ins>
      <w:r w:rsidR="00B15545">
        <w:rPr>
          <w:rFonts w:ascii="Helvetica" w:hAnsi="Helvetica"/>
          <w:color w:val="000000"/>
          <w:lang w:val="en-GB"/>
        </w:rPr>
        <w:t xml:space="preserve"> category three</w:t>
      </w:r>
      <w:r w:rsidRPr="0081577A">
        <w:rPr>
          <w:rFonts w:ascii="Helvetica" w:hAnsi="Helvetica"/>
          <w:color w:val="000000"/>
          <w:lang w:val="en-GB"/>
        </w:rPr>
        <w:t xml:space="preserve">, we found a negative causal effect </w:t>
      </w:r>
      <w:del w:id="868" w:author="Jenny Sjaarda" w:date="2022-04-11T18:19:00Z">
        <w:r w:rsidR="00ED7ED7" w:rsidRPr="0081577A" w:rsidDel="007A00D1">
          <w:rPr>
            <w:rFonts w:ascii="Helvetica" w:hAnsi="Helvetica"/>
            <w:color w:val="000000"/>
            <w:lang w:val="en-GB"/>
          </w:rPr>
          <w:delText xml:space="preserve">of being a </w:delText>
        </w:r>
      </w:del>
      <w:r w:rsidR="00ED7ED7" w:rsidRPr="0081577A">
        <w:rPr>
          <w:rFonts w:ascii="Helvetica" w:hAnsi="Helvetica"/>
          <w:color w:val="000000"/>
          <w:lang w:val="en-GB"/>
        </w:rPr>
        <w:t xml:space="preserve">never </w:t>
      </w:r>
      <w:ins w:id="869" w:author="Jenny Sjaarda" w:date="2022-04-11T18:19:00Z">
        <w:r w:rsidR="007A00D1">
          <w:rPr>
            <w:rFonts w:ascii="Helvetica" w:hAnsi="Helvetica"/>
            <w:color w:val="000000"/>
            <w:lang w:val="en-GB"/>
          </w:rPr>
          <w:t xml:space="preserve">having </w:t>
        </w:r>
      </w:ins>
      <w:r w:rsidRPr="0081577A">
        <w:rPr>
          <w:rFonts w:ascii="Helvetica" w:hAnsi="Helvetica"/>
          <w:color w:val="000000"/>
          <w:lang w:val="en-GB"/>
        </w:rPr>
        <w:t>smok</w:t>
      </w:r>
      <w:r w:rsidR="00ED7ED7" w:rsidRPr="0081577A">
        <w:rPr>
          <w:rFonts w:ascii="Helvetica" w:hAnsi="Helvetica"/>
          <w:color w:val="000000"/>
          <w:lang w:val="en-GB"/>
        </w:rPr>
        <w:t>e</w:t>
      </w:r>
      <w:ins w:id="870" w:author="Jenny Sjaarda" w:date="2022-04-11T18:19:00Z">
        <w:r w:rsidR="007A00D1">
          <w:rPr>
            <w:rFonts w:ascii="Helvetica" w:hAnsi="Helvetica"/>
            <w:color w:val="000000"/>
            <w:lang w:val="en-GB"/>
          </w:rPr>
          <w:t>d</w:t>
        </w:r>
      </w:ins>
      <w:del w:id="871" w:author="Jenny Sjaarda" w:date="2022-04-11T18:19:00Z">
        <w:r w:rsidR="00ED7ED7" w:rsidRPr="0081577A" w:rsidDel="007A00D1">
          <w:rPr>
            <w:rFonts w:ascii="Helvetica" w:hAnsi="Helvetica"/>
            <w:color w:val="000000"/>
            <w:lang w:val="en-GB"/>
          </w:rPr>
          <w:delText>r</w:delText>
        </w:r>
      </w:del>
      <w:r w:rsidRPr="0081577A">
        <w:rPr>
          <w:rFonts w:ascii="Helvetica" w:hAnsi="Helvetica"/>
          <w:color w:val="000000"/>
          <w:lang w:val="en-GB"/>
        </w:rPr>
        <w:t xml:space="preserve"> on </w:t>
      </w:r>
      <w:del w:id="872" w:author="Jenny Sjaarda" w:date="2022-04-11T18:20:00Z">
        <w:r w:rsidRPr="0081577A" w:rsidDel="007A00D1">
          <w:rPr>
            <w:rFonts w:ascii="Helvetica" w:hAnsi="Helvetica"/>
            <w:color w:val="000000"/>
            <w:lang w:val="en-GB"/>
          </w:rPr>
          <w:delText xml:space="preserve">white blood cell </w:delText>
        </w:r>
        <w:r w:rsidR="0096348F" w:rsidRPr="0081577A" w:rsidDel="007A00D1">
          <w:rPr>
            <w:rFonts w:ascii="Helvetica" w:hAnsi="Helvetica"/>
            <w:color w:val="000000"/>
            <w:lang w:val="en-GB"/>
          </w:rPr>
          <w:delText>l</w:delText>
        </w:r>
      </w:del>
      <w:proofErr w:type="spellStart"/>
      <w:r w:rsidRPr="0081577A">
        <w:rPr>
          <w:rFonts w:ascii="Helvetica" w:hAnsi="Helvetica"/>
          <w:color w:val="000000"/>
          <w:lang w:val="en-GB"/>
        </w:rPr>
        <w:t>eucocyte</w:t>
      </w:r>
      <w:proofErr w:type="spellEnd"/>
      <w:r w:rsidRPr="0081577A">
        <w:rPr>
          <w:rFonts w:ascii="Helvetica" w:hAnsi="Helvetica"/>
          <w:color w:val="000000"/>
          <w:lang w:val="en-GB"/>
        </w:rPr>
        <w:t xml:space="preserve"> count within partners, </w:t>
      </w:r>
      <w:del w:id="873" w:author="Jenny Sjaarda" w:date="2022-04-11T18:20:00Z">
        <w:r w:rsidR="0096348F" w:rsidRPr="0081577A" w:rsidDel="007A00D1">
          <w:rPr>
            <w:rFonts w:ascii="Helvetica" w:hAnsi="Helvetica"/>
            <w:color w:val="000000"/>
            <w:lang w:val="en-GB"/>
          </w:rPr>
          <w:delText>in other words</w:delText>
        </w:r>
      </w:del>
      <w:ins w:id="874" w:author="Jenny Sjaarda" w:date="2022-04-11T18:20:00Z">
        <w:r w:rsidR="007A00D1">
          <w:rPr>
            <w:rFonts w:ascii="Helvetica" w:hAnsi="Helvetica"/>
            <w:color w:val="000000"/>
            <w:lang w:val="en-GB"/>
          </w:rPr>
          <w:t>such that</w:t>
        </w:r>
      </w:ins>
      <w:r w:rsidRPr="0081577A">
        <w:rPr>
          <w:rFonts w:ascii="Helvetica" w:hAnsi="Helvetica"/>
          <w:color w:val="000000"/>
          <w:lang w:val="en-GB"/>
        </w:rPr>
        <w:t xml:space="preserve"> </w:t>
      </w:r>
      <w:r w:rsidR="0096348F" w:rsidRPr="0081577A">
        <w:rPr>
          <w:rFonts w:ascii="Helvetica" w:hAnsi="Helvetica"/>
          <w:color w:val="000000"/>
          <w:lang w:val="en-GB"/>
        </w:rPr>
        <w:t xml:space="preserve">leucocyte count was higher among individuals with partners who smoked. While we also identified a significant effect through </w:t>
      </w:r>
      <m:oMath>
        <m:r>
          <w:rPr>
            <w:rFonts w:ascii="Cambria Math" w:hAnsi="Cambria Math"/>
            <w:color w:val="000000"/>
            <w:lang w:val="en-GB"/>
          </w:rPr>
          <m:t>γ</m:t>
        </m:r>
      </m:oMath>
      <w:r w:rsidR="0096348F" w:rsidRPr="0081577A">
        <w:rPr>
          <w:rFonts w:ascii="Helvetica" w:hAnsi="Helvetica"/>
          <w:color w:val="000000"/>
          <w:lang w:val="en-GB"/>
        </w:rPr>
        <w:t xml:space="preserve"> (AM through smoking), the effect was much strong</w:t>
      </w:r>
      <w:r w:rsidR="00DB08B9" w:rsidRPr="0081577A">
        <w:rPr>
          <w:rFonts w:ascii="Helvetica" w:hAnsi="Helvetica"/>
          <w:color w:val="000000"/>
          <w:lang w:val="en-GB"/>
        </w:rPr>
        <w:t>er</w:t>
      </w:r>
      <w:r w:rsidR="0096348F" w:rsidRPr="0081577A">
        <w:rPr>
          <w:rFonts w:ascii="Helvetica" w:hAnsi="Helvetica"/>
          <w:color w:val="000000"/>
          <w:lang w:val="en-GB"/>
        </w:rPr>
        <w:t xml:space="preserve"> through </w:t>
      </w:r>
      <m:oMath>
        <m:r>
          <w:rPr>
            <w:rFonts w:ascii="Cambria Math" w:hAnsi="Cambria Math"/>
            <w:color w:val="000000"/>
            <w:shd w:val="clear" w:color="auto" w:fill="FFFFFF"/>
            <w:lang w:val="en-GB"/>
          </w:rPr>
          <m:t>ω</m:t>
        </m:r>
      </m:oMath>
      <w:r w:rsidR="0096348F" w:rsidRPr="0081577A">
        <w:rPr>
          <w:rFonts w:ascii="Helvetica" w:hAnsi="Helvetica"/>
          <w:color w:val="000000"/>
          <w:lang w:val="en-GB"/>
        </w:rPr>
        <w:t xml:space="preserve">. These findings suggest that there could be a direct effect </w:t>
      </w:r>
      <w:r w:rsidR="00DC5456" w:rsidRPr="0081577A">
        <w:rPr>
          <w:rFonts w:ascii="Helvetica" w:hAnsi="Helvetica"/>
          <w:color w:val="000000"/>
          <w:lang w:val="en-GB"/>
        </w:rPr>
        <w:t xml:space="preserve">from index partner by way of second-hand smoke. </w:t>
      </w:r>
      <w:r w:rsidR="007C0164" w:rsidRPr="0081577A">
        <w:rPr>
          <w:rFonts w:ascii="Helvetica" w:hAnsi="Helvetica"/>
          <w:color w:val="000000"/>
          <w:lang w:val="en-GB"/>
        </w:rPr>
        <w:t>These results are consistent with previous work showing higher WBC count in smokers</w:t>
      </w:r>
      <w:r w:rsidR="007C016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35&lt;/sup&gt;","plainTextFormattedCitation":"35","previouslyFormattedCitation":"&lt;sup&gt;34&lt;/sup&gt;"},"properties":{"noteIndex":0},"schema":"https://github.com/citation-style-language/schema/raw/master/csl-citation.json"}</w:instrText>
      </w:r>
      <w:r w:rsidR="007C016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35</w:t>
      </w:r>
      <w:r w:rsidR="007C0164" w:rsidRPr="0081577A">
        <w:rPr>
          <w:rFonts w:ascii="Helvetica" w:hAnsi="Helvetica"/>
          <w:color w:val="000000"/>
          <w:lang w:val="en-GB"/>
        </w:rPr>
        <w:fldChar w:fldCharType="end"/>
      </w:r>
      <w:r w:rsidR="00DB08B9" w:rsidRPr="0081577A">
        <w:rPr>
          <w:rFonts w:ascii="Helvetica" w:hAnsi="Helvetica"/>
          <w:color w:val="000000"/>
          <w:lang w:val="en-GB"/>
        </w:rPr>
        <w:t xml:space="preserve">, which might </w:t>
      </w:r>
      <w:r w:rsidR="000C40CE" w:rsidRPr="0081577A">
        <w:rPr>
          <w:rFonts w:ascii="Helvetica" w:hAnsi="Helvetica"/>
          <w:color w:val="000000"/>
          <w:lang w:val="en-GB"/>
        </w:rPr>
        <w:t xml:space="preserve">already </w:t>
      </w:r>
      <w:r w:rsidR="00DB08B9" w:rsidRPr="0081577A">
        <w:rPr>
          <w:rFonts w:ascii="Helvetica" w:hAnsi="Helvetica"/>
          <w:color w:val="000000"/>
          <w:lang w:val="en-GB"/>
        </w:rPr>
        <w:t xml:space="preserve">be </w:t>
      </w:r>
      <w:r w:rsidR="00547693" w:rsidRPr="0081577A">
        <w:rPr>
          <w:rFonts w:ascii="Helvetica" w:hAnsi="Helvetica"/>
          <w:color w:val="000000"/>
          <w:lang w:val="en-GB"/>
        </w:rPr>
        <w:t>achieved</w:t>
      </w:r>
      <w:r w:rsidR="00DB08B9" w:rsidRPr="0081577A">
        <w:rPr>
          <w:rFonts w:ascii="Helvetica" w:hAnsi="Helvetica"/>
          <w:color w:val="000000"/>
          <w:lang w:val="en-GB"/>
        </w:rPr>
        <w:t xml:space="preserve"> by second-hand smoking</w:t>
      </w:r>
      <w:r w:rsidR="007C0164" w:rsidRPr="0081577A">
        <w:rPr>
          <w:rFonts w:ascii="Helvetica" w:hAnsi="Helvetica"/>
          <w:color w:val="000000"/>
          <w:lang w:val="en-GB"/>
        </w:rPr>
        <w:t xml:space="preserve">. </w:t>
      </w:r>
    </w:p>
    <w:p w14:paraId="3B6A8145" w14:textId="77777777" w:rsidR="003D0E77" w:rsidRPr="0081577A" w:rsidRDefault="003D0E77" w:rsidP="002B237D">
      <w:pPr>
        <w:jc w:val="both"/>
        <w:textAlignment w:val="baseline"/>
        <w:outlineLvl w:val="0"/>
        <w:rPr>
          <w:rFonts w:ascii="Helvetica" w:hAnsi="Helvetica"/>
          <w:color w:val="000000"/>
          <w:lang w:val="en-GB"/>
        </w:rPr>
      </w:pPr>
    </w:p>
    <w:p w14:paraId="6DA6668D" w14:textId="0B081307" w:rsidR="004E1A6F" w:rsidRPr="0081577A" w:rsidRDefault="00C81BA8" w:rsidP="002B237D">
      <w:pPr>
        <w:jc w:val="both"/>
        <w:textAlignment w:val="baseline"/>
        <w:rPr>
          <w:rFonts w:ascii="Helvetica" w:hAnsi="Helvetica"/>
          <w:color w:val="000000"/>
          <w:lang w:val="en-GB"/>
        </w:rPr>
      </w:pPr>
      <w:r w:rsidRPr="0081577A">
        <w:rPr>
          <w:rFonts w:ascii="Helvetica" w:hAnsi="Helvetica"/>
          <w:color w:val="000000"/>
          <w:lang w:val="en-GB"/>
        </w:rPr>
        <w:t xml:space="preserve">This study has limitations which should be </w:t>
      </w:r>
      <w:del w:id="875" w:author="Jenny Sjaarda" w:date="2022-04-11T21:56:00Z">
        <w:r w:rsidRPr="0081577A" w:rsidDel="00794BC0">
          <w:rPr>
            <w:rFonts w:ascii="Helvetica" w:hAnsi="Helvetica"/>
            <w:color w:val="000000"/>
            <w:lang w:val="en-GB"/>
          </w:rPr>
          <w:delText>taken into account</w:delText>
        </w:r>
      </w:del>
      <w:ins w:id="876" w:author="Jenny Sjaarda" w:date="2022-04-11T21:56:00Z">
        <w:r w:rsidR="00794BC0">
          <w:rPr>
            <w:rFonts w:ascii="Helvetica" w:hAnsi="Helvetica"/>
            <w:color w:val="000000"/>
            <w:lang w:val="en-GB"/>
          </w:rPr>
          <w:t>considered</w:t>
        </w:r>
      </w:ins>
      <w:r w:rsidRPr="0081577A">
        <w:rPr>
          <w:rFonts w:ascii="Helvetica" w:hAnsi="Helvetica"/>
          <w:color w:val="000000"/>
          <w:lang w:val="en-GB"/>
        </w:rPr>
        <w:t xml:space="preserve">. </w:t>
      </w:r>
      <w:ins w:id="877" w:author="Jenny Sjaarda" w:date="2022-04-11T18:22:00Z">
        <w:r w:rsidR="009721FE">
          <w:rPr>
            <w:rFonts w:ascii="Helvetica" w:hAnsi="Helvetica"/>
            <w:color w:val="000000"/>
            <w:lang w:val="en-GB"/>
          </w:rPr>
          <w:t>First, t</w:t>
        </w:r>
        <w:r w:rsidR="009721FE" w:rsidRPr="0081577A">
          <w:rPr>
            <w:rFonts w:ascii="Helvetica" w:hAnsi="Helvetica"/>
            <w:color w:val="000000"/>
            <w:lang w:val="en-GB"/>
          </w:rPr>
          <w:t xml:space="preserve">o increase statistical power and robustness, we </w:t>
        </w:r>
        <w:r w:rsidR="009721FE">
          <w:rPr>
            <w:rFonts w:ascii="Helvetica" w:hAnsi="Helvetica"/>
            <w:color w:val="000000"/>
            <w:lang w:val="en-GB"/>
          </w:rPr>
          <w:t>focused on</w:t>
        </w:r>
        <w:r w:rsidR="009721FE" w:rsidRPr="0081577A">
          <w:rPr>
            <w:rFonts w:ascii="Helvetica" w:hAnsi="Helvetica"/>
            <w:color w:val="000000"/>
            <w:lang w:val="en-GB"/>
          </w:rPr>
          <w:t xml:space="preserve"> traits</w:t>
        </w:r>
        <w:r w:rsidR="009721FE">
          <w:rPr>
            <w:rFonts w:ascii="Helvetica" w:hAnsi="Helvetica"/>
            <w:color w:val="000000"/>
            <w:lang w:val="en-GB"/>
          </w:rPr>
          <w:t xml:space="preserve"> available in the UKBB</w:t>
        </w:r>
        <w:r w:rsidR="009721FE" w:rsidRPr="0081577A">
          <w:rPr>
            <w:rFonts w:ascii="Helvetica" w:hAnsi="Helvetica"/>
            <w:color w:val="000000"/>
            <w:lang w:val="en-GB"/>
          </w:rPr>
          <w:t xml:space="preserve"> with significant correlation amongst couples and </w:t>
        </w:r>
        <w:r w:rsidR="009721FE">
          <w:rPr>
            <w:rFonts w:ascii="Helvetica" w:hAnsi="Helvetica"/>
            <w:color w:val="000000"/>
            <w:lang w:val="en-GB"/>
          </w:rPr>
          <w:t xml:space="preserve">more than </w:t>
        </w:r>
        <w:r w:rsidR="009721FE" w:rsidRPr="0081577A">
          <w:rPr>
            <w:rFonts w:ascii="Helvetica" w:hAnsi="Helvetica"/>
            <w:color w:val="000000"/>
            <w:lang w:val="en-GB"/>
          </w:rPr>
          <w:t xml:space="preserve">5 valid IVs. As a result, anthropometric traits constituted a larger proportion of our traits under study and represent a large percentage of our significant findings. Other phenotypes, such as behavioural and lifestyle traits, were included </w:t>
        </w:r>
        <w:r w:rsidR="009721FE">
          <w:rPr>
            <w:rFonts w:ascii="Helvetica" w:hAnsi="Helvetica"/>
            <w:color w:val="000000"/>
            <w:lang w:val="en-GB"/>
          </w:rPr>
          <w:t>but had</w:t>
        </w:r>
        <w:r w:rsidR="009721FE" w:rsidRPr="0081577A">
          <w:rPr>
            <w:rFonts w:ascii="Helvetica" w:hAnsi="Helvetica"/>
            <w:color w:val="000000"/>
            <w:lang w:val="en-GB"/>
          </w:rPr>
          <w:t xml:space="preserve"> less statistical power due to lower couple correlation and </w:t>
        </w:r>
        <w:r w:rsidR="009721FE">
          <w:rPr>
            <w:rFonts w:ascii="Helvetica" w:hAnsi="Helvetica"/>
            <w:color w:val="000000"/>
            <w:lang w:val="en-GB"/>
          </w:rPr>
          <w:t>less</w:t>
        </w:r>
        <w:r w:rsidR="009721FE" w:rsidRPr="0081577A">
          <w:rPr>
            <w:rFonts w:ascii="Helvetica" w:hAnsi="Helvetica"/>
            <w:color w:val="000000"/>
            <w:lang w:val="en-GB"/>
          </w:rPr>
          <w:t xml:space="preserve"> IVs.</w:t>
        </w:r>
      </w:ins>
      <w:del w:id="878" w:author="Jenny Sjaarda" w:date="2022-04-11T18:22:00Z">
        <w:r w:rsidRPr="0081577A" w:rsidDel="009721FE">
          <w:rPr>
            <w:rFonts w:ascii="Helvetica" w:hAnsi="Helvetica"/>
            <w:color w:val="000000"/>
            <w:lang w:val="en-GB"/>
          </w:rPr>
          <w:delText>First</w:delText>
        </w:r>
      </w:del>
      <w:ins w:id="879" w:author="Jenny Sjaarda" w:date="2022-04-11T18:22:00Z">
        <w:r w:rsidR="009721FE">
          <w:rPr>
            <w:rFonts w:ascii="Helvetica" w:hAnsi="Helvetica"/>
            <w:color w:val="000000"/>
            <w:lang w:val="en-GB"/>
          </w:rPr>
          <w:t xml:space="preserve"> </w:t>
        </w:r>
      </w:ins>
      <w:ins w:id="880" w:author="Jenny Sjaarda" w:date="2022-04-11T18:24:00Z">
        <w:r w:rsidR="009721FE">
          <w:rPr>
            <w:rFonts w:ascii="Helvetica" w:hAnsi="Helvetica"/>
            <w:color w:val="000000"/>
            <w:lang w:val="en-GB"/>
          </w:rPr>
          <w:t>Secondly, w</w:t>
        </w:r>
      </w:ins>
      <w:del w:id="881" w:author="Jenny Sjaarda" w:date="2022-04-11T18:22:00Z">
        <w:r w:rsidRPr="0081577A" w:rsidDel="009721FE">
          <w:rPr>
            <w:rFonts w:ascii="Helvetica" w:hAnsi="Helvetica"/>
            <w:color w:val="000000"/>
            <w:lang w:val="en-GB"/>
          </w:rPr>
          <w:delText>, w</w:delText>
        </w:r>
      </w:del>
      <w:r w:rsidR="004E1A6F" w:rsidRPr="0081577A">
        <w:rPr>
          <w:rFonts w:ascii="Helvetica" w:hAnsi="Helvetica"/>
          <w:color w:val="000000"/>
          <w:lang w:val="en-GB"/>
        </w:rPr>
        <w:t xml:space="preserve">ith the current data, we were not able to </w:t>
      </w:r>
      <w:r w:rsidR="00ED7ED7" w:rsidRPr="0081577A">
        <w:rPr>
          <w:rFonts w:ascii="Helvetica" w:hAnsi="Helvetica"/>
          <w:color w:val="000000"/>
          <w:lang w:val="en-GB"/>
        </w:rPr>
        <w:t xml:space="preserve">find strong evidence for couple </w:t>
      </w:r>
      <w:r w:rsidR="004E1A6F" w:rsidRPr="0081577A">
        <w:rPr>
          <w:rFonts w:ascii="Helvetica" w:hAnsi="Helvetica"/>
          <w:color w:val="000000"/>
          <w:lang w:val="en-GB"/>
        </w:rPr>
        <w:t>convergence</w:t>
      </w:r>
      <w:r w:rsidR="00ED7ED7" w:rsidRPr="0081577A">
        <w:rPr>
          <w:rFonts w:ascii="Helvetica" w:hAnsi="Helvetica"/>
          <w:color w:val="000000"/>
          <w:lang w:val="en-GB"/>
        </w:rPr>
        <w:t xml:space="preserve"> over time</w:t>
      </w:r>
      <w:r w:rsidR="004E1A6F" w:rsidRPr="0081577A">
        <w:rPr>
          <w:rFonts w:ascii="Helvetica" w:hAnsi="Helvetica"/>
          <w:color w:val="000000"/>
          <w:lang w:val="en-GB"/>
        </w:rPr>
        <w:t xml:space="preserve">. </w:t>
      </w:r>
      <w:commentRangeStart w:id="882"/>
      <w:r w:rsidR="004E1A6F" w:rsidRPr="0081577A">
        <w:rPr>
          <w:rFonts w:ascii="Helvetica" w:hAnsi="Helvetica"/>
          <w:color w:val="000000"/>
          <w:lang w:val="en-GB"/>
        </w:rPr>
        <w:t xml:space="preserve">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w:t>
      </w:r>
      <w:r w:rsidR="004E1A6F" w:rsidRPr="0081577A">
        <w:rPr>
          <w:rFonts w:ascii="Helvetica" w:hAnsi="Helvetica"/>
          <w:color w:val="000000"/>
          <w:lang w:val="en-GB"/>
        </w:rPr>
        <w:lastRenderedPageBreak/>
        <w:t>process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true assortative mating). </w:t>
      </w:r>
      <w:commentRangeEnd w:id="882"/>
      <w:r w:rsidR="009721FE">
        <w:rPr>
          <w:rStyle w:val="CommentReference"/>
          <w:rFonts w:asciiTheme="minorHAnsi" w:eastAsiaTheme="minorHAnsi" w:hAnsiTheme="minorHAnsi" w:cstheme="minorBidi"/>
        </w:rPr>
        <w:commentReference w:id="882"/>
      </w:r>
      <w:r w:rsidR="004E1A6F" w:rsidRPr="0081577A">
        <w:rPr>
          <w:rFonts w:ascii="Helvetica" w:hAnsi="Helvetica"/>
          <w:color w:val="000000"/>
          <w:lang w:val="en-GB"/>
        </w:rPr>
        <w:t>However, to properly assess the question, longitudinal data including measures before couples were together would be best suited to disentangle the complex relationship between assortative mating and convergence.</w:t>
      </w:r>
      <w:r w:rsidRPr="0081577A">
        <w:rPr>
          <w:rFonts w:ascii="Helvetica" w:hAnsi="Helvetica"/>
          <w:color w:val="000000"/>
          <w:lang w:val="en-GB"/>
        </w:rPr>
        <w:t xml:space="preserve"> </w:t>
      </w:r>
      <w:del w:id="883" w:author="Jenny Sjaarda" w:date="2022-04-11T18:25:00Z">
        <w:r w:rsidRPr="0081577A" w:rsidDel="009721FE">
          <w:rPr>
            <w:rFonts w:ascii="Helvetica" w:hAnsi="Helvetica"/>
            <w:color w:val="000000"/>
            <w:lang w:val="en-GB"/>
          </w:rPr>
          <w:delText>Secondly</w:delText>
        </w:r>
      </w:del>
      <w:ins w:id="884" w:author="Jenny Sjaarda" w:date="2022-04-11T18:25:00Z">
        <w:r w:rsidR="009721FE">
          <w:rPr>
            <w:rFonts w:ascii="Helvetica" w:hAnsi="Helvetica"/>
            <w:color w:val="000000"/>
            <w:lang w:val="en-GB"/>
          </w:rPr>
          <w:t>Also</w:t>
        </w:r>
      </w:ins>
      <w:r w:rsidRPr="0081577A">
        <w:rPr>
          <w:rFonts w:ascii="Helvetica" w:hAnsi="Helvetica"/>
          <w:color w:val="000000"/>
          <w:lang w:val="en-GB"/>
        </w:rPr>
        <w:t xml:space="preserve">, </w:t>
      </w:r>
      <w:r w:rsidR="00ED7ED7" w:rsidRPr="0081577A">
        <w:rPr>
          <w:rFonts w:ascii="Helvetica" w:hAnsi="Helvetica"/>
          <w:color w:val="000000"/>
          <w:lang w:val="en-GB"/>
        </w:rPr>
        <w:t>w</w:t>
      </w:r>
      <w:r w:rsidR="004E1A6F" w:rsidRPr="0081577A">
        <w:rPr>
          <w:rFonts w:ascii="Helvetica" w:hAnsi="Helvetica"/>
          <w:color w:val="000000"/>
          <w:lang w:val="en-GB"/>
        </w:rPr>
        <w:t xml:space="preserve">hile </w:t>
      </w:r>
      <w:r w:rsidR="00ED7ED7" w:rsidRPr="0081577A">
        <w:rPr>
          <w:rFonts w:ascii="Helvetica" w:hAnsi="Helvetica"/>
          <w:color w:val="000000"/>
          <w:lang w:val="en-GB"/>
        </w:rPr>
        <w:t>assortative mating through the exposure (</w:t>
      </w:r>
      <m:oMath>
        <m:r>
          <w:rPr>
            <w:rFonts w:ascii="Cambria Math" w:hAnsi="Cambria Math"/>
            <w:color w:val="000000"/>
            <w:lang w:val="en-GB"/>
          </w:rPr>
          <m:t>γ</m:t>
        </m:r>
      </m:oMath>
      <w:r w:rsidR="00ED7ED7" w:rsidRPr="0081577A">
        <w:rPr>
          <w:rFonts w:ascii="Helvetica" w:hAnsi="Helvetica"/>
          <w:color w:val="000000"/>
          <w:lang w:val="en-GB"/>
        </w:rPr>
        <w:t>) and the outcome (</w:t>
      </w:r>
      <m:oMath>
        <m:r>
          <w:rPr>
            <w:rFonts w:ascii="Cambria Math" w:hAnsi="Cambria Math"/>
            <w:color w:val="000000"/>
            <w:lang w:val="en-GB"/>
          </w:rPr>
          <m:t>ρ)</m:t>
        </m:r>
      </m:oMath>
      <w:r w:rsidR="004E1A6F" w:rsidRPr="0081577A">
        <w:rPr>
          <w:rFonts w:ascii="Helvetica" w:hAnsi="Helvetica"/>
          <w:color w:val="000000"/>
          <w:lang w:val="en-GB"/>
        </w:rPr>
        <w:t xml:space="preserve"> represent independent paths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ED7ED7"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our results suggest that the computed effects using MR estimates are </w:t>
      </w:r>
      <w:r w:rsidRPr="0081577A">
        <w:rPr>
          <w:rFonts w:ascii="Helvetica" w:hAnsi="Helvetica"/>
          <w:color w:val="000000"/>
          <w:lang w:val="en-GB"/>
        </w:rPr>
        <w:t xml:space="preserve">not </w:t>
      </w:r>
      <w:r w:rsidR="004E1A6F" w:rsidRPr="0081577A">
        <w:rPr>
          <w:rFonts w:ascii="Helvetica" w:hAnsi="Helvetica"/>
          <w:color w:val="000000"/>
          <w:lang w:val="en-GB"/>
        </w:rPr>
        <w:t>perfectly independent. This could potentially be due to overlap in genetic instruments</w:t>
      </w:r>
      <w:r w:rsidR="00340567" w:rsidRPr="0081577A">
        <w:rPr>
          <w:rFonts w:ascii="Helvetica" w:hAnsi="Helvetica"/>
          <w:color w:val="000000"/>
          <w:lang w:val="en-GB"/>
        </w:rPr>
        <w:t>, bidirectional causal effect between them</w:t>
      </w:r>
      <w:r w:rsidR="004E1A6F" w:rsidRPr="0081577A">
        <w:rPr>
          <w:rFonts w:ascii="Helvetica" w:hAnsi="Helvetica"/>
          <w:color w:val="000000"/>
          <w:lang w:val="en-GB"/>
        </w:rPr>
        <w:t xml:space="preserve"> or</w:t>
      </w:r>
      <w:r w:rsidR="00340567" w:rsidRPr="0081577A">
        <w:rPr>
          <w:rFonts w:ascii="Helvetica" w:hAnsi="Helvetica"/>
          <w:color w:val="000000"/>
          <w:lang w:val="en-GB"/>
        </w:rPr>
        <w:t xml:space="preserve"> the fact that both estimates depend on the causal from</w:t>
      </w:r>
      <w:r w:rsidR="00340567" w:rsidRPr="0081577A" w:rsidDel="00340567">
        <w:rPr>
          <w:rFonts w:ascii="Helvetica" w:hAnsi="Helvetica"/>
          <w:color w:val="000000"/>
          <w:lang w:val="en-GB"/>
        </w:rPr>
        <w:t xml:space="preserve"> </w:t>
      </w:r>
      <w:r w:rsidR="00340567" w:rsidRPr="0081577A">
        <w:rPr>
          <w:rFonts w:ascii="Helvetica" w:hAnsi="Helvetica"/>
          <w:i/>
          <w:iCs/>
          <w:color w:val="000000"/>
          <w:lang w:val="en-GB"/>
        </w:rPr>
        <w:t>X</w:t>
      </w:r>
      <w:r w:rsidR="00340567" w:rsidRPr="0081577A">
        <w:rPr>
          <w:rFonts w:ascii="Helvetica" w:hAnsi="Helvetica"/>
          <w:color w:val="000000"/>
          <w:lang w:val="en-GB"/>
        </w:rPr>
        <w:t xml:space="preserve"> to </w:t>
      </w:r>
      <w:r w:rsidR="00340567" w:rsidRPr="0081577A">
        <w:rPr>
          <w:rFonts w:ascii="Helvetica" w:hAnsi="Helvetica"/>
          <w:i/>
          <w:iCs/>
          <w:color w:val="000000"/>
          <w:lang w:val="en-GB"/>
        </w:rPr>
        <w:t>Y</w:t>
      </w:r>
      <w:r w:rsidR="004E1A6F" w:rsidRPr="0081577A">
        <w:rPr>
          <w:rFonts w:ascii="Helvetica" w:hAnsi="Helvetica"/>
          <w:color w:val="000000"/>
          <w:lang w:val="en-GB"/>
        </w:rPr>
        <w:t>. To the best of our ability, we tried to mitigate this bias</w:t>
      </w:r>
      <w:ins w:id="885" w:author="Jenny Sjaarda" w:date="2022-04-11T18:25:00Z">
        <w:r w:rsidR="009721FE">
          <w:rPr>
            <w:rFonts w:ascii="Helvetica" w:hAnsi="Helvetica"/>
            <w:color w:val="000000"/>
            <w:lang w:val="en-GB"/>
          </w:rPr>
          <w:t xml:space="preserve"> by (</w:t>
        </w:r>
        <w:proofErr w:type="spellStart"/>
        <w:r w:rsidR="009721FE">
          <w:rPr>
            <w:rFonts w:ascii="Helvetica" w:hAnsi="Helvetica"/>
            <w:color w:val="000000"/>
            <w:lang w:val="en-GB"/>
          </w:rPr>
          <w:t>i</w:t>
        </w:r>
        <w:proofErr w:type="spellEnd"/>
        <w:r w:rsidR="009721FE">
          <w:rPr>
            <w:rFonts w:ascii="Helvetica" w:hAnsi="Helvetica"/>
            <w:color w:val="000000"/>
            <w:lang w:val="en-GB"/>
          </w:rPr>
          <w:t>)</w:t>
        </w:r>
      </w:ins>
      <w:del w:id="886" w:author="Jenny Sjaarda" w:date="2022-04-11T18:25:00Z">
        <w:r w:rsidR="004E1A6F" w:rsidRPr="0081577A" w:rsidDel="009721FE">
          <w:rPr>
            <w:rFonts w:ascii="Helvetica" w:hAnsi="Helvetica"/>
            <w:color w:val="000000"/>
            <w:lang w:val="en-GB"/>
          </w:rPr>
          <w:delText>.</w:delText>
        </w:r>
      </w:del>
      <w:r w:rsidRPr="0081577A">
        <w:rPr>
          <w:rFonts w:ascii="Helvetica" w:hAnsi="Helvetica"/>
          <w:color w:val="000000"/>
          <w:lang w:val="en-GB"/>
        </w:rPr>
        <w:t xml:space="preserve"> </w:t>
      </w:r>
      <w:del w:id="887" w:author="Jenny Sjaarda" w:date="2022-04-11T18:25:00Z">
        <w:r w:rsidRPr="0081577A" w:rsidDel="009721FE">
          <w:rPr>
            <w:rFonts w:ascii="Helvetica" w:hAnsi="Helvetica"/>
            <w:color w:val="000000"/>
            <w:lang w:val="en-GB"/>
          </w:rPr>
          <w:delText>I</w:delText>
        </w:r>
        <w:r w:rsidR="004E1A6F" w:rsidRPr="0081577A" w:rsidDel="009721FE">
          <w:rPr>
            <w:rFonts w:ascii="Helvetica" w:hAnsi="Helvetica"/>
            <w:color w:val="000000"/>
            <w:lang w:val="en-GB"/>
          </w:rPr>
          <w:delText xml:space="preserve">n the </w:delText>
        </w:r>
        <w:r w:rsidRPr="0081577A" w:rsidDel="009721FE">
          <w:rPr>
            <w:rFonts w:ascii="Helvetica" w:hAnsi="Helvetica"/>
            <w:color w:val="000000"/>
            <w:lang w:val="en-GB"/>
          </w:rPr>
          <w:delText>calculation</w:delText>
        </w:r>
        <w:r w:rsidR="004E1A6F" w:rsidRPr="0081577A" w:rsidDel="009721FE">
          <w:rPr>
            <w:rFonts w:ascii="Helvetica" w:hAnsi="Helvetica"/>
            <w:color w:val="000000"/>
            <w:lang w:val="en-GB"/>
          </w:rPr>
          <w:delText xml:space="preserve"> of rho, we </w:delText>
        </w:r>
      </w:del>
      <w:ins w:id="888" w:author="Jenny Sjaarda" w:date="2022-04-11T18:25:00Z">
        <w:r w:rsidR="009721FE">
          <w:rPr>
            <w:rFonts w:ascii="Helvetica" w:hAnsi="Helvetica"/>
            <w:color w:val="000000"/>
            <w:lang w:val="en-GB"/>
          </w:rPr>
          <w:t>by using</w:t>
        </w:r>
        <w:r w:rsidR="009721FE" w:rsidRPr="0081577A">
          <w:rPr>
            <w:rFonts w:ascii="Helvetica" w:hAnsi="Helvetica"/>
            <w:color w:val="000000"/>
            <w:lang w:val="en-GB"/>
          </w:rPr>
          <w:t xml:space="preserve"> </w:t>
        </w:r>
      </w:ins>
      <w:del w:id="889" w:author="Jenny Sjaarda" w:date="2022-04-11T18:25:00Z">
        <w:r w:rsidR="004E1A6F" w:rsidRPr="0081577A" w:rsidDel="009721FE">
          <w:rPr>
            <w:rFonts w:ascii="Helvetica" w:hAnsi="Helvetica"/>
            <w:color w:val="000000"/>
            <w:lang w:val="en-GB"/>
          </w:rPr>
          <w:delText xml:space="preserve">used </w:delText>
        </w:r>
      </w:del>
      <w:r w:rsidR="004E1A6F" w:rsidRPr="0081577A">
        <w:rPr>
          <w:rFonts w:ascii="Helvetica" w:hAnsi="Helvetica"/>
          <w:color w:val="000000"/>
          <w:lang w:val="en-GB"/>
        </w:rPr>
        <w:t>a MVMR approach to remove effects of X on Y</w:t>
      </w:r>
      <w:ins w:id="890" w:author="Jenny Sjaarda" w:date="2022-04-11T18:26:00Z">
        <w:r w:rsidR="009721FE">
          <w:rPr>
            <w:rFonts w:ascii="Helvetica" w:hAnsi="Helvetica"/>
            <w:color w:val="000000"/>
            <w:lang w:val="en-GB"/>
          </w:rPr>
          <w:t xml:space="preserve"> i</w:t>
        </w:r>
        <w:r w:rsidR="009721FE" w:rsidRPr="0081577A">
          <w:rPr>
            <w:rFonts w:ascii="Helvetica" w:hAnsi="Helvetica"/>
            <w:color w:val="000000"/>
            <w:lang w:val="en-GB"/>
          </w:rPr>
          <w:t xml:space="preserve">n the calculation of </w:t>
        </w:r>
      </w:ins>
      <m:oMath>
        <m:r>
          <w:ins w:id="891" w:author="Jenny Sjaarda" w:date="2022-04-11T18:26:00Z">
            <w:rPr>
              <w:rFonts w:ascii="Cambria Math" w:hAnsi="Cambria Math"/>
              <w:color w:val="000000"/>
              <w:lang w:val="en-GB"/>
            </w:rPr>
            <m:t>ρ</m:t>
          </w:ins>
        </m:r>
      </m:oMath>
      <w:ins w:id="892" w:author="Jenny Sjaarda" w:date="2022-04-11T18:26:00Z">
        <w:r w:rsidR="009721FE" w:rsidRPr="0081577A">
          <w:rPr>
            <w:rFonts w:ascii="Helvetica" w:hAnsi="Helvetica"/>
            <w:color w:val="000000"/>
            <w:lang w:val="en-GB"/>
          </w:rPr>
          <w:t>,</w:t>
        </w:r>
        <w:r w:rsidR="009721FE">
          <w:rPr>
            <w:rFonts w:ascii="Helvetica" w:hAnsi="Helvetica"/>
            <w:color w:val="000000"/>
            <w:lang w:val="en-GB"/>
          </w:rPr>
          <w:t xml:space="preserve"> and (ii) </w:t>
        </w:r>
      </w:ins>
      <w:del w:id="893" w:author="Jenny Sjaarda" w:date="2022-04-11T18:26:00Z">
        <w:r w:rsidR="004E1A6F" w:rsidRPr="0081577A" w:rsidDel="009721FE">
          <w:rPr>
            <w:rFonts w:ascii="Helvetica" w:hAnsi="Helvetica"/>
            <w:color w:val="000000"/>
            <w:lang w:val="en-GB"/>
          </w:rPr>
          <w:delText>.</w:delText>
        </w:r>
      </w:del>
      <w:r w:rsidR="004E1A6F" w:rsidRPr="0081577A">
        <w:rPr>
          <w:rFonts w:ascii="Helvetica" w:hAnsi="Helvetica"/>
          <w:color w:val="000000"/>
          <w:lang w:val="en-GB"/>
        </w:rPr>
        <w:t xml:space="preserve"> </w:t>
      </w:r>
      <w:del w:id="894" w:author="Jenny Sjaarda" w:date="2022-04-11T18:26:00Z">
        <w:r w:rsidRPr="0081577A" w:rsidDel="009721FE">
          <w:rPr>
            <w:rFonts w:ascii="Helvetica" w:hAnsi="Helvetica"/>
            <w:color w:val="000000"/>
            <w:lang w:val="en-GB"/>
          </w:rPr>
          <w:delText>Also</w:delText>
        </w:r>
        <w:r w:rsidR="004E1A6F" w:rsidRPr="0081577A" w:rsidDel="009721FE">
          <w:rPr>
            <w:rFonts w:ascii="Helvetica" w:hAnsi="Helvetica"/>
            <w:color w:val="000000"/>
            <w:lang w:val="en-GB"/>
          </w:rPr>
          <w:delText xml:space="preserve">, when summing gamma and rho we </w:delText>
        </w:r>
      </w:del>
      <w:r w:rsidR="004E1A6F" w:rsidRPr="0081577A">
        <w:rPr>
          <w:rFonts w:ascii="Helvetica" w:hAnsi="Helvetica"/>
          <w:color w:val="000000"/>
          <w:lang w:val="en-GB"/>
        </w:rPr>
        <w:t xml:space="preserve">first </w:t>
      </w:r>
      <w:proofErr w:type="spellStart"/>
      <w:r w:rsidR="004E1A6F" w:rsidRPr="0081577A">
        <w:rPr>
          <w:rFonts w:ascii="Helvetica" w:hAnsi="Helvetica"/>
          <w:color w:val="000000"/>
          <w:lang w:val="en-GB"/>
        </w:rPr>
        <w:t>residuali</w:t>
      </w:r>
      <w:r w:rsidR="00D84616">
        <w:rPr>
          <w:rFonts w:ascii="Helvetica" w:hAnsi="Helvetica"/>
          <w:color w:val="000000"/>
          <w:lang w:val="en-GB"/>
        </w:rPr>
        <w:t>s</w:t>
      </w:r>
      <w:ins w:id="895" w:author="Jenny Sjaarda" w:date="2022-04-11T18:27:00Z">
        <w:r w:rsidR="00E0248D">
          <w:rPr>
            <w:rFonts w:ascii="Helvetica" w:hAnsi="Helvetica"/>
            <w:color w:val="000000"/>
            <w:lang w:val="en-GB"/>
          </w:rPr>
          <w:t>ing</w:t>
        </w:r>
      </w:ins>
      <w:proofErr w:type="spellEnd"/>
      <w:del w:id="896" w:author="Jenny Sjaarda" w:date="2022-04-11T18:27:00Z">
        <w:r w:rsidR="004E1A6F" w:rsidRPr="0081577A" w:rsidDel="00E0248D">
          <w:rPr>
            <w:rFonts w:ascii="Helvetica" w:hAnsi="Helvetica"/>
            <w:color w:val="000000"/>
            <w:lang w:val="en-GB"/>
          </w:rPr>
          <w:delText>ed</w:delText>
        </w:r>
      </w:del>
      <w:r w:rsidR="004E1A6F" w:rsidRPr="0081577A">
        <w:rPr>
          <w:rFonts w:ascii="Helvetica" w:hAnsi="Helvetica"/>
          <w:color w:val="000000"/>
          <w:lang w:val="en-GB"/>
        </w:rPr>
        <w:t xml:space="preserve"> </w:t>
      </w:r>
      <m:oMath>
        <m:r>
          <w:ins w:id="897" w:author="Jenny Sjaarda" w:date="2022-04-11T18:26:00Z">
            <w:rPr>
              <w:rFonts w:ascii="Cambria Math" w:hAnsi="Cambria Math"/>
              <w:color w:val="000000"/>
              <w:lang w:val="en-GB"/>
            </w:rPr>
            <m:t>γ</m:t>
          </w:ins>
        </m:r>
      </m:oMath>
      <w:ins w:id="898" w:author="Jenny Sjaarda" w:date="2022-04-11T18:26:00Z">
        <w:r w:rsidR="009721FE" w:rsidRPr="0081577A" w:rsidDel="009721FE">
          <w:rPr>
            <w:rFonts w:ascii="Helvetica" w:hAnsi="Helvetica"/>
            <w:color w:val="000000"/>
            <w:lang w:val="en-GB"/>
          </w:rPr>
          <w:t xml:space="preserve"> </w:t>
        </w:r>
      </w:ins>
      <w:del w:id="899" w:author="Jenny Sjaarda" w:date="2022-04-11T18:26:00Z">
        <w:r w:rsidR="004E1A6F" w:rsidRPr="0081577A" w:rsidDel="009721FE">
          <w:rPr>
            <w:rFonts w:ascii="Helvetica" w:hAnsi="Helvetica"/>
            <w:color w:val="000000"/>
            <w:lang w:val="en-GB"/>
          </w:rPr>
          <w:delText xml:space="preserve">gamma </w:delText>
        </w:r>
      </w:del>
      <w:r w:rsidR="004E1A6F" w:rsidRPr="0081577A">
        <w:rPr>
          <w:rFonts w:ascii="Helvetica" w:hAnsi="Helvetica"/>
          <w:color w:val="000000"/>
          <w:lang w:val="en-GB"/>
        </w:rPr>
        <w:t>for effects of</w:t>
      </w:r>
      <w:del w:id="900" w:author="Jenny Sjaarda" w:date="2022-04-11T18:27:00Z">
        <w:r w:rsidR="004E1A6F" w:rsidRPr="0081577A" w:rsidDel="00E0248D">
          <w:rPr>
            <w:rFonts w:ascii="Helvetica" w:hAnsi="Helvetica"/>
            <w:color w:val="000000"/>
            <w:lang w:val="en-GB"/>
          </w:rPr>
          <w:delText xml:space="preserve"> r</w:delText>
        </w:r>
      </w:del>
      <w:ins w:id="901" w:author="Jenny Sjaarda" w:date="2022-04-11T18:26:00Z">
        <w:r w:rsidR="009721FE" w:rsidRPr="0081577A">
          <w:rPr>
            <w:rFonts w:ascii="Helvetica" w:hAnsi="Helvetica"/>
            <w:color w:val="000000"/>
            <w:lang w:val="en-GB"/>
          </w:rPr>
          <w:t xml:space="preserve"> </w:t>
        </w:r>
      </w:ins>
      <m:oMath>
        <m:r>
          <w:ins w:id="902" w:author="Jenny Sjaarda" w:date="2022-04-11T18:26:00Z">
            <w:rPr>
              <w:rFonts w:ascii="Cambria Math" w:hAnsi="Cambria Math"/>
              <w:color w:val="000000"/>
              <w:lang w:val="en-GB"/>
            </w:rPr>
            <m:t>ρ</m:t>
          </w:ins>
        </m:r>
      </m:oMath>
      <w:ins w:id="903" w:author="Jenny Sjaarda" w:date="2022-04-11T18:26:00Z">
        <w:r w:rsidR="009721FE" w:rsidRPr="0081577A">
          <w:rPr>
            <w:rFonts w:ascii="Helvetica" w:hAnsi="Helvetica"/>
            <w:color w:val="000000"/>
            <w:lang w:val="en-GB"/>
          </w:rPr>
          <w:t xml:space="preserve"> </w:t>
        </w:r>
      </w:ins>
      <w:del w:id="904" w:author="Jenny Sjaarda" w:date="2022-04-11T18:26:00Z">
        <w:r w:rsidR="004E1A6F" w:rsidRPr="0081577A" w:rsidDel="00E0248D">
          <w:rPr>
            <w:rFonts w:ascii="Helvetica" w:hAnsi="Helvetica"/>
            <w:color w:val="000000"/>
            <w:lang w:val="en-GB"/>
          </w:rPr>
          <w:delText xml:space="preserve">ho </w:delText>
        </w:r>
      </w:del>
      <w:r w:rsidR="004E1A6F" w:rsidRPr="0081577A">
        <w:rPr>
          <w:rFonts w:ascii="Helvetica" w:hAnsi="Helvetica"/>
          <w:color w:val="000000"/>
          <w:lang w:val="en-GB"/>
        </w:rPr>
        <w:t>to ensure independence</w:t>
      </w:r>
      <w:ins w:id="905" w:author="Jenny Sjaarda" w:date="2022-04-11T18:27:00Z">
        <w:r w:rsidR="00E0248D">
          <w:rPr>
            <w:rFonts w:ascii="Helvetica" w:hAnsi="Helvetica"/>
            <w:color w:val="000000"/>
            <w:lang w:val="en-GB"/>
          </w:rPr>
          <w:t xml:space="preserve"> prior to summation of the effects</w:t>
        </w:r>
      </w:ins>
      <w:r w:rsidR="004E1A6F" w:rsidRPr="0081577A">
        <w:rPr>
          <w:rFonts w:ascii="Helvetica" w:hAnsi="Helvetica"/>
          <w:color w:val="000000"/>
          <w:lang w:val="en-GB"/>
        </w:rPr>
        <w:t>.</w:t>
      </w:r>
      <w:del w:id="906" w:author="Jenny Sjaarda" w:date="2022-04-11T18:28:00Z">
        <w:r w:rsidR="004E1A6F" w:rsidRPr="0081577A" w:rsidDel="00E0248D">
          <w:rPr>
            <w:rFonts w:ascii="Helvetica" w:hAnsi="Helvetica"/>
            <w:color w:val="000000"/>
            <w:lang w:val="en-GB"/>
          </w:rPr>
          <w:delText> </w:delText>
        </w:r>
        <w:r w:rsidRPr="0081577A" w:rsidDel="00E0248D">
          <w:rPr>
            <w:rFonts w:ascii="Helvetica" w:hAnsi="Helvetica"/>
            <w:color w:val="000000"/>
            <w:lang w:val="en-GB"/>
          </w:rPr>
          <w:delText xml:space="preserve">Finally, </w:delText>
        </w:r>
        <w:r w:rsidR="004E1A6F" w:rsidRPr="0081577A" w:rsidDel="00E0248D">
          <w:rPr>
            <w:rFonts w:ascii="Helvetica" w:hAnsi="Helvetica"/>
            <w:color w:val="000000"/>
            <w:lang w:val="en-GB"/>
          </w:rPr>
          <w:delText>to increase statistical power</w:delText>
        </w:r>
        <w:r w:rsidR="0059105F" w:rsidRPr="0081577A" w:rsidDel="00E0248D">
          <w:rPr>
            <w:rFonts w:ascii="Helvetica" w:hAnsi="Helvetica"/>
            <w:color w:val="000000"/>
            <w:lang w:val="en-GB"/>
          </w:rPr>
          <w:delText xml:space="preserve"> and robustness</w:delText>
        </w:r>
        <w:r w:rsidR="004E1A6F" w:rsidRPr="0081577A" w:rsidDel="00E0248D">
          <w:rPr>
            <w:rFonts w:ascii="Helvetica" w:hAnsi="Helvetica"/>
            <w:color w:val="000000"/>
            <w:lang w:val="en-GB"/>
          </w:rPr>
          <w:delText>, we limited our traits to those with significant correlation amongst couples and &gt;5 valid IVs (among a few other filtering criteria). As a result, anthropometric traits constituted a larger proportion of our traits under study and represent a large percentage of our significant findings. Other phenotypes, such as behavioural and lifestyle traits, were included where possible but, in general, with less statistical power due to both lower couple correlation and less IVs.</w:delText>
        </w:r>
      </w:del>
      <w:r w:rsidR="004E1A6F" w:rsidRPr="0081577A">
        <w:rPr>
          <w:rFonts w:ascii="Helvetica" w:hAnsi="Helvetica"/>
          <w:color w:val="000000"/>
          <w:lang w:val="en-GB"/>
        </w:rPr>
        <w:t xml:space="preserve"> </w:t>
      </w:r>
      <w:del w:id="907" w:author="Jenny Sjaarda" w:date="2022-04-11T18:29:00Z">
        <w:r w:rsidR="004E1A6F" w:rsidRPr="0081577A" w:rsidDel="00E0248D">
          <w:rPr>
            <w:rFonts w:ascii="Helvetica" w:hAnsi="Helvetica"/>
            <w:color w:val="000000"/>
            <w:lang w:val="en-GB"/>
          </w:rPr>
          <w:delText>Additionally</w:delText>
        </w:r>
      </w:del>
      <w:ins w:id="908" w:author="Jenny Sjaarda" w:date="2022-04-11T18:29:00Z">
        <w:r w:rsidR="00E0248D">
          <w:rPr>
            <w:rFonts w:ascii="Helvetica" w:hAnsi="Helvetica"/>
            <w:color w:val="000000"/>
            <w:lang w:val="en-GB"/>
          </w:rPr>
          <w:t>Finally</w:t>
        </w:r>
      </w:ins>
      <w:r w:rsidR="004E1A6F" w:rsidRPr="0081577A">
        <w:rPr>
          <w:rFonts w:ascii="Helvetica" w:hAnsi="Helvetica"/>
          <w:color w:val="000000"/>
          <w:lang w:val="en-GB"/>
        </w:rPr>
        <w:t xml:space="preserve">, we were limited to the </w:t>
      </w:r>
      <w:r w:rsidR="0059105F" w:rsidRPr="0081577A">
        <w:rPr>
          <w:rFonts w:ascii="Helvetica" w:hAnsi="Helvetica"/>
          <w:color w:val="000000"/>
          <w:lang w:val="en-GB"/>
        </w:rPr>
        <w:t xml:space="preserve">available </w:t>
      </w:r>
      <w:r w:rsidR="004E1A6F" w:rsidRPr="0081577A">
        <w:rPr>
          <w:rFonts w:ascii="Helvetica" w:hAnsi="Helvetica"/>
          <w:color w:val="000000"/>
          <w:lang w:val="en-GB"/>
        </w:rPr>
        <w:t>traits</w:t>
      </w:r>
      <w:r w:rsidR="0059105F" w:rsidRPr="0081577A">
        <w:rPr>
          <w:rFonts w:ascii="Helvetica" w:hAnsi="Helvetica"/>
          <w:color w:val="000000"/>
          <w:lang w:val="en-GB"/>
        </w:rPr>
        <w:t xml:space="preserve"> and white British samples</w:t>
      </w:r>
      <w:r w:rsidR="004E1A6F" w:rsidRPr="0081577A">
        <w:rPr>
          <w:rFonts w:ascii="Helvetica" w:hAnsi="Helvetica"/>
          <w:color w:val="000000"/>
          <w:lang w:val="en-GB"/>
        </w:rPr>
        <w:t xml:space="preserve"> in the UKBB.</w:t>
      </w:r>
      <w:r w:rsidR="0059105F" w:rsidRPr="0081577A">
        <w:rPr>
          <w:rFonts w:ascii="Helvetica" w:hAnsi="Helvetica"/>
          <w:color w:val="000000"/>
          <w:lang w:val="en-GB"/>
        </w:rPr>
        <w:t xml:space="preserve"> </w:t>
      </w:r>
      <w:del w:id="909" w:author="Jenny Sjaarda" w:date="2022-04-11T18:29:00Z">
        <w:r w:rsidR="0059105F" w:rsidRPr="0081577A" w:rsidDel="00E0248D">
          <w:rPr>
            <w:rFonts w:ascii="Helvetica" w:hAnsi="Helvetica"/>
            <w:color w:val="000000"/>
            <w:lang w:val="en-GB"/>
          </w:rPr>
          <w:delText>Assortative mating</w:delText>
        </w:r>
      </w:del>
      <w:ins w:id="910" w:author="Jenny Sjaarda" w:date="2022-04-11T18:29:00Z">
        <w:r w:rsidR="00E0248D">
          <w:rPr>
            <w:rFonts w:ascii="Helvetica" w:hAnsi="Helvetica"/>
            <w:color w:val="000000"/>
            <w:lang w:val="en-GB"/>
          </w:rPr>
          <w:t>AM</w:t>
        </w:r>
      </w:ins>
      <w:r w:rsidR="0059105F" w:rsidRPr="0081577A">
        <w:rPr>
          <w:rFonts w:ascii="Helvetica" w:hAnsi="Helvetica"/>
          <w:color w:val="000000"/>
          <w:lang w:val="en-GB"/>
        </w:rPr>
        <w:t xml:space="preserve"> is highly population-</w:t>
      </w:r>
      <w:r w:rsidR="00D84616" w:rsidRPr="00D84616">
        <w:rPr>
          <w:rFonts w:ascii="Helvetica" w:hAnsi="Helvetica"/>
          <w:color w:val="000000"/>
          <w:lang w:val="en-GB"/>
        </w:rPr>
        <w:t>specific;</w:t>
      </w:r>
      <w:r w:rsidR="0059105F" w:rsidRPr="0081577A">
        <w:rPr>
          <w:rFonts w:ascii="Helvetica" w:hAnsi="Helvetica"/>
          <w:color w:val="000000"/>
          <w:lang w:val="en-GB"/>
        </w:rPr>
        <w:t xml:space="preserve"> hence our findings are not necessarily generali</w:t>
      </w:r>
      <w:r w:rsidR="00D84616">
        <w:rPr>
          <w:rFonts w:ascii="Helvetica" w:hAnsi="Helvetica"/>
          <w:color w:val="000000"/>
          <w:lang w:val="en-GB"/>
        </w:rPr>
        <w:t>s</w:t>
      </w:r>
      <w:r w:rsidR="0059105F" w:rsidRPr="0081577A">
        <w:rPr>
          <w:rFonts w:ascii="Helvetica" w:hAnsi="Helvetica"/>
          <w:color w:val="000000"/>
          <w:lang w:val="en-GB"/>
        </w:rPr>
        <w:t>able to other populations.</w:t>
      </w:r>
    </w:p>
    <w:p w14:paraId="23B92B62" w14:textId="77777777" w:rsidR="004E1A6F" w:rsidRPr="0081577A" w:rsidRDefault="004E1A6F" w:rsidP="002B237D">
      <w:pPr>
        <w:jc w:val="both"/>
        <w:rPr>
          <w:rFonts w:ascii="Helvetica" w:hAnsi="Helvetica"/>
          <w:lang w:val="en-GB"/>
        </w:rPr>
      </w:pPr>
      <w:r w:rsidRPr="0081577A">
        <w:rPr>
          <w:rFonts w:ascii="Helvetica" w:hAnsi="Helvetica"/>
          <w:color w:val="000000"/>
          <w:lang w:val="en-GB"/>
        </w:rPr>
        <w:t> </w:t>
      </w:r>
    </w:p>
    <w:p w14:paraId="11C20155" w14:textId="408CD5F6" w:rsidR="004E1A6F" w:rsidRPr="0081577A" w:rsidRDefault="00C81BA8" w:rsidP="002B237D">
      <w:pPr>
        <w:jc w:val="both"/>
        <w:rPr>
          <w:rFonts w:ascii="Helvetica" w:hAnsi="Helvetica"/>
          <w:color w:val="000000"/>
          <w:lang w:val="en-GB"/>
        </w:rPr>
      </w:pPr>
      <w:r w:rsidRPr="0081577A">
        <w:rPr>
          <w:rFonts w:ascii="Helvetica" w:hAnsi="Helvetica"/>
          <w:color w:val="000000"/>
          <w:lang w:val="en-GB"/>
        </w:rPr>
        <w:t xml:space="preserve">In </w:t>
      </w:r>
      <w:r w:rsidR="00340567" w:rsidRPr="0081577A">
        <w:rPr>
          <w:rFonts w:ascii="Helvetica" w:hAnsi="Helvetica"/>
          <w:color w:val="000000"/>
          <w:lang w:val="en-GB"/>
        </w:rPr>
        <w:t>summary</w:t>
      </w:r>
      <w:r w:rsidRPr="0081577A">
        <w:rPr>
          <w:rFonts w:ascii="Helvetica" w:hAnsi="Helvetica"/>
          <w:color w:val="000000"/>
          <w:lang w:val="en-GB"/>
        </w:rPr>
        <w:t>, we</w:t>
      </w:r>
      <w:r w:rsidR="00340567" w:rsidRPr="0081577A">
        <w:rPr>
          <w:rFonts w:ascii="Helvetica" w:hAnsi="Helvetica"/>
          <w:color w:val="000000"/>
          <w:lang w:val="en-GB"/>
        </w:rPr>
        <w:t xml:space="preserve"> have surveyed </w:t>
      </w:r>
      <w:proofErr w:type="gramStart"/>
      <w:r w:rsidR="00340567" w:rsidRPr="0081577A">
        <w:rPr>
          <w:rFonts w:ascii="Helvetica" w:hAnsi="Helvetica"/>
          <w:color w:val="000000"/>
          <w:lang w:val="en-GB"/>
        </w:rPr>
        <w:t>a large number of</w:t>
      </w:r>
      <w:proofErr w:type="gramEnd"/>
      <w:r w:rsidR="00340567" w:rsidRPr="0081577A">
        <w:rPr>
          <w:rFonts w:ascii="Helvetica" w:hAnsi="Helvetica"/>
          <w:color w:val="000000"/>
          <w:lang w:val="en-GB"/>
        </w:rPr>
        <w:t xml:space="preserve"> complex traits with significant couple correlation in the UK Biobank and explored to which extent the observed couple similarity is due to couple convergence or confounding</w:t>
      </w:r>
      <w:del w:id="911" w:author="Jenny Sjaarda" w:date="2022-04-11T18:30:00Z">
        <w:r w:rsidR="00340567" w:rsidRPr="0081577A" w:rsidDel="00E0248D">
          <w:rPr>
            <w:rFonts w:ascii="Helvetica" w:hAnsi="Helvetica"/>
            <w:color w:val="000000"/>
            <w:lang w:val="en-GB"/>
          </w:rPr>
          <w:delText xml:space="preserve"> (i.e. assortment for correlated phenotype</w:delText>
        </w:r>
        <w:r w:rsidR="007914BF" w:rsidRPr="0081577A" w:rsidDel="00E0248D">
          <w:rPr>
            <w:rFonts w:ascii="Helvetica" w:hAnsi="Helvetica"/>
            <w:color w:val="000000"/>
            <w:lang w:val="en-GB"/>
          </w:rPr>
          <w:delText>s</w:delText>
        </w:r>
        <w:r w:rsidR="00340567" w:rsidRPr="0081577A" w:rsidDel="00E0248D">
          <w:rPr>
            <w:rFonts w:ascii="Helvetica" w:hAnsi="Helvetica"/>
            <w:color w:val="000000"/>
            <w:lang w:val="en-GB"/>
          </w:rPr>
          <w:delText>)</w:delText>
        </w:r>
      </w:del>
      <w:r w:rsidR="00340567" w:rsidRPr="0081577A">
        <w:rPr>
          <w:rFonts w:ascii="Helvetica" w:hAnsi="Helvetica"/>
          <w:color w:val="000000"/>
          <w:lang w:val="en-GB"/>
        </w:rPr>
        <w:t xml:space="preserve">. We </w:t>
      </w:r>
      <w:del w:id="912" w:author="Jenny Sjaarda" w:date="2022-04-11T18:30:00Z">
        <w:r w:rsidR="00340567" w:rsidRPr="0081577A" w:rsidDel="00E0248D">
          <w:rPr>
            <w:rFonts w:ascii="Helvetica" w:hAnsi="Helvetica"/>
            <w:color w:val="000000"/>
            <w:lang w:val="en-GB"/>
          </w:rPr>
          <w:delText xml:space="preserve">have also </w:delText>
        </w:r>
      </w:del>
      <w:r w:rsidR="00340567" w:rsidRPr="0081577A">
        <w:rPr>
          <w:rFonts w:ascii="Helvetica" w:hAnsi="Helvetica"/>
          <w:color w:val="000000"/>
          <w:lang w:val="en-GB"/>
        </w:rPr>
        <w:t xml:space="preserve">demonstrated that cross-trait </w:t>
      </w:r>
      <w:r w:rsidR="007914BF" w:rsidRPr="0081577A">
        <w:rPr>
          <w:rFonts w:ascii="Helvetica" w:hAnsi="Helvetica"/>
          <w:color w:val="000000"/>
          <w:lang w:val="en-GB"/>
        </w:rPr>
        <w:t xml:space="preserve">assortment can largely be explained by </w:t>
      </w:r>
      <w:r w:rsidR="003548D6" w:rsidRPr="0081577A">
        <w:rPr>
          <w:rFonts w:ascii="Helvetica" w:hAnsi="Helvetica"/>
          <w:color w:val="000000"/>
          <w:lang w:val="en-GB"/>
        </w:rPr>
        <w:t xml:space="preserve">single-trait </w:t>
      </w:r>
      <w:r w:rsidR="007914BF" w:rsidRPr="0081577A">
        <w:rPr>
          <w:rFonts w:ascii="Helvetica" w:hAnsi="Helvetica"/>
          <w:color w:val="000000"/>
          <w:lang w:val="en-GB"/>
        </w:rPr>
        <w:t xml:space="preserve">assortments between either trait </w:t>
      </w:r>
      <w:proofErr w:type="gramStart"/>
      <w:r w:rsidR="007914BF" w:rsidRPr="0081577A">
        <w:rPr>
          <w:rFonts w:ascii="Helvetica" w:hAnsi="Helvetica"/>
          <w:color w:val="000000"/>
          <w:lang w:val="en-GB"/>
        </w:rPr>
        <w:t>and</w:t>
      </w:r>
      <w:proofErr w:type="gramEnd"/>
      <w:r w:rsidR="007914BF" w:rsidRPr="0081577A">
        <w:rPr>
          <w:rFonts w:ascii="Helvetica" w:hAnsi="Helvetica"/>
          <w:color w:val="000000"/>
          <w:lang w:val="en-GB"/>
        </w:rPr>
        <w:t xml:space="preserve"> substantial causal effects between these traits. Our findings provide </w:t>
      </w:r>
      <w:del w:id="913" w:author="Jenny Sjaarda" w:date="2022-04-11T18:30:00Z">
        <w:r w:rsidR="007914BF" w:rsidRPr="0081577A" w:rsidDel="00E0248D">
          <w:rPr>
            <w:rFonts w:ascii="Helvetica" w:hAnsi="Helvetica"/>
            <w:color w:val="000000"/>
            <w:lang w:val="en-GB"/>
          </w:rPr>
          <w:delText xml:space="preserve">new </w:delText>
        </w:r>
      </w:del>
      <w:r w:rsidR="007914BF" w:rsidRPr="0081577A">
        <w:rPr>
          <w:rFonts w:ascii="Helvetica" w:hAnsi="Helvetica"/>
          <w:color w:val="000000"/>
          <w:lang w:val="en-GB"/>
        </w:rPr>
        <w:t xml:space="preserve">insights into possible mechanisms underlying observed </w:t>
      </w:r>
      <w:del w:id="914" w:author="Jenny Sjaarda" w:date="2022-04-11T18:30:00Z">
        <w:r w:rsidR="007914BF" w:rsidRPr="0081577A" w:rsidDel="00E0248D">
          <w:rPr>
            <w:rFonts w:ascii="Helvetica" w:hAnsi="Helvetica"/>
            <w:color w:val="000000"/>
            <w:lang w:val="en-GB"/>
          </w:rPr>
          <w:delText>assortative mating</w:delText>
        </w:r>
      </w:del>
      <w:ins w:id="915" w:author="Jenny Sjaarda" w:date="2022-04-11T18:30:00Z">
        <w:r w:rsidR="00E0248D">
          <w:rPr>
            <w:rFonts w:ascii="Helvetica" w:hAnsi="Helvetica"/>
            <w:color w:val="000000"/>
            <w:lang w:val="en-GB"/>
          </w:rPr>
          <w:t>AM</w:t>
        </w:r>
      </w:ins>
      <w:r w:rsidR="007914BF" w:rsidRPr="0081577A">
        <w:rPr>
          <w:rFonts w:ascii="Helvetica" w:hAnsi="Helvetica"/>
          <w:color w:val="000000"/>
          <w:lang w:val="en-GB"/>
        </w:rPr>
        <w:t xml:space="preserve"> patterns at an unprecedented scale</w:t>
      </w:r>
      <w:r w:rsidR="00745F7F">
        <w:rPr>
          <w:rFonts w:ascii="Helvetica" w:hAnsi="Helvetica"/>
          <w:color w:val="000000"/>
          <w:lang w:val="en-GB"/>
        </w:rPr>
        <w:t xml:space="preserve"> and resolution</w:t>
      </w:r>
      <w:r w:rsidR="007914BF" w:rsidRPr="0081577A">
        <w:rPr>
          <w:rFonts w:ascii="Helvetica" w:hAnsi="Helvetica"/>
          <w:color w:val="000000"/>
          <w:lang w:val="en-GB"/>
        </w:rPr>
        <w:t>.</w:t>
      </w:r>
    </w:p>
    <w:p w14:paraId="79CC5805" w14:textId="2F59BDCA" w:rsidR="009C5119" w:rsidRPr="0081577A" w:rsidRDefault="009C5119" w:rsidP="002B237D">
      <w:pPr>
        <w:jc w:val="both"/>
        <w:rPr>
          <w:rFonts w:ascii="Helvetica" w:hAnsi="Helvetica"/>
          <w:color w:val="000000"/>
          <w:lang w:val="en-GB"/>
        </w:rPr>
      </w:pPr>
      <w:r w:rsidRPr="0081577A">
        <w:rPr>
          <w:rFonts w:ascii="Helvetica" w:hAnsi="Helvetica"/>
          <w:color w:val="000000"/>
          <w:lang w:val="en-GB"/>
        </w:rPr>
        <w:br w:type="page"/>
      </w:r>
    </w:p>
    <w:p w14:paraId="5AB9CC3B" w14:textId="2843FC89" w:rsidR="004E1A6F" w:rsidRPr="0081577A" w:rsidRDefault="009C5119"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References</w:t>
      </w:r>
    </w:p>
    <w:p w14:paraId="6FD4AB30" w14:textId="78011920" w:rsidR="00187A09" w:rsidRPr="00187A09" w:rsidRDefault="009C5119" w:rsidP="00187A09">
      <w:pPr>
        <w:widowControl w:val="0"/>
        <w:autoSpaceDE w:val="0"/>
        <w:autoSpaceDN w:val="0"/>
        <w:adjustRightInd w:val="0"/>
        <w:ind w:left="640" w:hanging="640"/>
        <w:rPr>
          <w:rFonts w:ascii="Helvetica" w:hAnsi="Helvetica"/>
          <w:noProof/>
          <w:lang w:val="en-US"/>
        </w:rPr>
      </w:pPr>
      <w:r w:rsidRPr="0081577A">
        <w:rPr>
          <w:rFonts w:ascii="Helvetica" w:hAnsi="Helvetica"/>
          <w:lang w:val="en-GB"/>
        </w:rPr>
        <w:fldChar w:fldCharType="begin" w:fldLock="1"/>
      </w:r>
      <w:r w:rsidRPr="0081577A">
        <w:rPr>
          <w:rFonts w:ascii="Helvetica" w:hAnsi="Helvetica"/>
          <w:lang w:val="en-GB"/>
        </w:rPr>
        <w:instrText xml:space="preserve">ADDIN Mendeley Bibliography CSL_BIBLIOGRAPHY </w:instrText>
      </w:r>
      <w:r w:rsidRPr="0081577A">
        <w:rPr>
          <w:rFonts w:ascii="Helvetica" w:hAnsi="Helvetica"/>
          <w:lang w:val="en-GB"/>
        </w:rPr>
        <w:fldChar w:fldCharType="separate"/>
      </w:r>
      <w:r w:rsidR="00187A09" w:rsidRPr="00187A09">
        <w:rPr>
          <w:rFonts w:ascii="Helvetica" w:hAnsi="Helvetica"/>
          <w:noProof/>
          <w:lang w:val="en-US"/>
        </w:rPr>
        <w:t>1.</w:t>
      </w:r>
      <w:r w:rsidR="00187A09" w:rsidRPr="00187A09">
        <w:rPr>
          <w:rFonts w:ascii="Helvetica" w:hAnsi="Helvetica"/>
          <w:noProof/>
          <w:lang w:val="en-US"/>
        </w:rPr>
        <w:tab/>
        <w:t xml:space="preserve">Silventoinen, K., Kaprio, J., Lahelma, E., Viken, R. J. &amp; Rose, R. J. Assortative mating by body height and BMI: Finnish twins and their spouses. </w:t>
      </w:r>
      <w:r w:rsidR="00187A09" w:rsidRPr="00187A09">
        <w:rPr>
          <w:rFonts w:ascii="Helvetica" w:hAnsi="Helvetica"/>
          <w:i/>
          <w:iCs/>
          <w:noProof/>
          <w:lang w:val="en-US"/>
        </w:rPr>
        <w:t>Am. J. Hum. Biol.</w:t>
      </w:r>
      <w:r w:rsidR="00187A09" w:rsidRPr="00187A09">
        <w:rPr>
          <w:rFonts w:ascii="Helvetica" w:hAnsi="Helvetica"/>
          <w:noProof/>
          <w:lang w:val="en-US"/>
        </w:rPr>
        <w:t xml:space="preserve"> </w:t>
      </w:r>
      <w:r w:rsidR="00187A09" w:rsidRPr="00187A09">
        <w:rPr>
          <w:rFonts w:ascii="Helvetica" w:hAnsi="Helvetica"/>
          <w:b/>
          <w:bCs/>
          <w:noProof/>
          <w:lang w:val="en-US"/>
        </w:rPr>
        <w:t>15</w:t>
      </w:r>
      <w:r w:rsidR="00187A09" w:rsidRPr="00187A09">
        <w:rPr>
          <w:rFonts w:ascii="Helvetica" w:hAnsi="Helvetica"/>
          <w:noProof/>
          <w:lang w:val="en-US"/>
        </w:rPr>
        <w:t>, 620–627 (2003).</w:t>
      </w:r>
    </w:p>
    <w:p w14:paraId="4CB8515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w:t>
      </w:r>
      <w:r w:rsidRPr="00187A09">
        <w:rPr>
          <w:rFonts w:ascii="Helvetica" w:hAnsi="Helvetica"/>
          <w:noProof/>
          <w:lang w:val="en-US"/>
        </w:rPr>
        <w:tab/>
        <w:t xml:space="preserve">Maes, H. H., Neale, M. C. &amp; Eaves, L. J. Genetic and environmental factors in relative body weight and human adiposity.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325–51 (1997).</w:t>
      </w:r>
    </w:p>
    <w:p w14:paraId="5614541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w:t>
      </w:r>
      <w:r w:rsidRPr="00187A09">
        <w:rPr>
          <w:rFonts w:ascii="Helvetica" w:hAnsi="Helvetica"/>
          <w:noProof/>
          <w:lang w:val="en-US"/>
        </w:rPr>
        <w:tab/>
        <w:t xml:space="preserve">Keller, M. C. </w:t>
      </w:r>
      <w:r w:rsidRPr="00187A09">
        <w:rPr>
          <w:rFonts w:ascii="Helvetica" w:hAnsi="Helvetica"/>
          <w:i/>
          <w:iCs/>
          <w:noProof/>
          <w:lang w:val="en-US"/>
        </w:rPr>
        <w:t>et al.</w:t>
      </w:r>
      <w:r w:rsidRPr="00187A09">
        <w:rPr>
          <w:rFonts w:ascii="Helvetica" w:hAnsi="Helvetica"/>
          <w:noProof/>
          <w:lang w:val="en-US"/>
        </w:rPr>
        <w:t xml:space="preserve"> The Genetic Correlation between Height and IQ: Shared Genes or Assortative Mating?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9</w:t>
      </w:r>
      <w:r w:rsidRPr="00187A09">
        <w:rPr>
          <w:rFonts w:ascii="Helvetica" w:hAnsi="Helvetica"/>
          <w:noProof/>
          <w:lang w:val="en-US"/>
        </w:rPr>
        <w:t>, (2013).</w:t>
      </w:r>
    </w:p>
    <w:p w14:paraId="64EAAAA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4.</w:t>
      </w:r>
      <w:r w:rsidRPr="00187A09">
        <w:rPr>
          <w:rFonts w:ascii="Helvetica" w:hAnsi="Helvetica"/>
          <w:noProof/>
          <w:lang w:val="en-US"/>
        </w:rPr>
        <w:tab/>
        <w:t xml:space="preserve">Mare, R. D. Five Decades of Educational Assortative Mating. </w:t>
      </w:r>
      <w:r w:rsidRPr="00187A09">
        <w:rPr>
          <w:rFonts w:ascii="Helvetica" w:hAnsi="Helvetica"/>
          <w:i/>
          <w:iCs/>
          <w:noProof/>
          <w:lang w:val="en-US"/>
        </w:rPr>
        <w:t>Am. Sociol. Rev.</w:t>
      </w:r>
      <w:r w:rsidRPr="00187A09">
        <w:rPr>
          <w:rFonts w:ascii="Helvetica" w:hAnsi="Helvetica"/>
          <w:noProof/>
          <w:lang w:val="en-US"/>
        </w:rPr>
        <w:t xml:space="preserve"> </w:t>
      </w:r>
      <w:r w:rsidRPr="00187A09">
        <w:rPr>
          <w:rFonts w:ascii="Helvetica" w:hAnsi="Helvetica"/>
          <w:b/>
          <w:bCs/>
          <w:noProof/>
          <w:lang w:val="en-US"/>
        </w:rPr>
        <w:t>56</w:t>
      </w:r>
      <w:r w:rsidRPr="00187A09">
        <w:rPr>
          <w:rFonts w:ascii="Helvetica" w:hAnsi="Helvetica"/>
          <w:noProof/>
          <w:lang w:val="en-US"/>
        </w:rPr>
        <w:t>, 15–32 (1991).</w:t>
      </w:r>
    </w:p>
    <w:p w14:paraId="19A1C0A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5.</w:t>
      </w:r>
      <w:r w:rsidRPr="00187A09">
        <w:rPr>
          <w:rFonts w:ascii="Helvetica" w:hAnsi="Helvetica"/>
          <w:noProof/>
          <w:lang w:val="en-US"/>
        </w:rPr>
        <w:tab/>
        <w:t xml:space="preserve">Agrawal, A. </w:t>
      </w:r>
      <w:r w:rsidRPr="00187A09">
        <w:rPr>
          <w:rFonts w:ascii="Helvetica" w:hAnsi="Helvetica"/>
          <w:i/>
          <w:iCs/>
          <w:noProof/>
          <w:lang w:val="en-US"/>
        </w:rPr>
        <w:t>et al.</w:t>
      </w:r>
      <w:r w:rsidRPr="00187A09">
        <w:rPr>
          <w:rFonts w:ascii="Helvetica" w:hAnsi="Helvetica"/>
          <w:noProof/>
          <w:lang w:val="en-US"/>
        </w:rPr>
        <w:t xml:space="preserve"> Assortative mating for cigarette smoking and for alcohol consumption in female Australian twins and their spouses.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36</w:t>
      </w:r>
      <w:r w:rsidRPr="00187A09">
        <w:rPr>
          <w:rFonts w:ascii="Helvetica" w:hAnsi="Helvetica"/>
          <w:noProof/>
          <w:lang w:val="en-US"/>
        </w:rPr>
        <w:t>, 553–566 (2006).</w:t>
      </w:r>
    </w:p>
    <w:p w14:paraId="6D67B2E8"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6.</w:t>
      </w:r>
      <w:r w:rsidRPr="00187A09">
        <w:rPr>
          <w:rFonts w:ascii="Helvetica" w:hAnsi="Helvetica"/>
          <w:noProof/>
          <w:lang w:val="en-US"/>
        </w:rPr>
        <w:tab/>
        <w:t xml:space="preserve">Buss, D. M. Marry Someone Who Is Similar To Us in Almost Every Variable. </w:t>
      </w:r>
      <w:r w:rsidRPr="00187A09">
        <w:rPr>
          <w:rFonts w:ascii="Helvetica" w:hAnsi="Helvetica"/>
          <w:i/>
          <w:iCs/>
          <w:noProof/>
          <w:lang w:val="en-US"/>
        </w:rPr>
        <w:t>Am. Sci.</w:t>
      </w:r>
      <w:r w:rsidRPr="00187A09">
        <w:rPr>
          <w:rFonts w:ascii="Helvetica" w:hAnsi="Helvetica"/>
          <w:noProof/>
          <w:lang w:val="en-US"/>
        </w:rPr>
        <w:t xml:space="preserve"> </w:t>
      </w:r>
      <w:r w:rsidRPr="00187A09">
        <w:rPr>
          <w:rFonts w:ascii="Helvetica" w:hAnsi="Helvetica"/>
          <w:b/>
          <w:bCs/>
          <w:noProof/>
          <w:lang w:val="en-US"/>
        </w:rPr>
        <w:t>73</w:t>
      </w:r>
      <w:r w:rsidRPr="00187A09">
        <w:rPr>
          <w:rFonts w:ascii="Helvetica" w:hAnsi="Helvetica"/>
          <w:noProof/>
          <w:lang w:val="en-US"/>
        </w:rPr>
        <w:t>, 47–51 (1985).</w:t>
      </w:r>
    </w:p>
    <w:p w14:paraId="3E4766FE"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7.</w:t>
      </w:r>
      <w:r w:rsidRPr="00187A09">
        <w:rPr>
          <w:rFonts w:ascii="Helvetica" w:hAnsi="Helvetica"/>
          <w:noProof/>
          <w:lang w:val="en-US"/>
        </w:rPr>
        <w:tab/>
        <w:t xml:space="preserve">Watson, D. </w:t>
      </w:r>
      <w:r w:rsidRPr="00187A09">
        <w:rPr>
          <w:rFonts w:ascii="Helvetica" w:hAnsi="Helvetica"/>
          <w:i/>
          <w:iCs/>
          <w:noProof/>
          <w:lang w:val="en-US"/>
        </w:rPr>
        <w:t>et al.</w:t>
      </w:r>
      <w:r w:rsidRPr="00187A09">
        <w:rPr>
          <w:rFonts w:ascii="Helvetica" w:hAnsi="Helvetica"/>
          <w:noProof/>
          <w:lang w:val="en-US"/>
        </w:rPr>
        <w:t xml:space="preserve"> Match makers and deal breakers: Analyses of assortative mating in newlywed couples. </w:t>
      </w:r>
      <w:r w:rsidRPr="00187A09">
        <w:rPr>
          <w:rFonts w:ascii="Helvetica" w:hAnsi="Helvetica"/>
          <w:i/>
          <w:iCs/>
          <w:noProof/>
          <w:lang w:val="en-US"/>
        </w:rPr>
        <w:t>J. Pers.</w:t>
      </w:r>
      <w:r w:rsidRPr="00187A09">
        <w:rPr>
          <w:rFonts w:ascii="Helvetica" w:hAnsi="Helvetica"/>
          <w:noProof/>
          <w:lang w:val="en-US"/>
        </w:rPr>
        <w:t xml:space="preserve"> </w:t>
      </w:r>
      <w:r w:rsidRPr="00187A09">
        <w:rPr>
          <w:rFonts w:ascii="Helvetica" w:hAnsi="Helvetica"/>
          <w:b/>
          <w:bCs/>
          <w:noProof/>
          <w:lang w:val="en-US"/>
        </w:rPr>
        <w:t>72</w:t>
      </w:r>
      <w:r w:rsidRPr="00187A09">
        <w:rPr>
          <w:rFonts w:ascii="Helvetica" w:hAnsi="Helvetica"/>
          <w:noProof/>
          <w:lang w:val="en-US"/>
        </w:rPr>
        <w:t>, 1029–1068 (2004).</w:t>
      </w:r>
    </w:p>
    <w:p w14:paraId="5446E9B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8.</w:t>
      </w:r>
      <w:r w:rsidRPr="00187A09">
        <w:rPr>
          <w:rFonts w:ascii="Helvetica" w:hAnsi="Helvetica"/>
          <w:noProof/>
          <w:lang w:val="en-US"/>
        </w:rPr>
        <w:tab/>
        <w:t xml:space="preserve">Hippisley-Cox, J. Married couples’ risk of same disease: cross sectional study.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325</w:t>
      </w:r>
      <w:r w:rsidRPr="00187A09">
        <w:rPr>
          <w:rFonts w:ascii="Helvetica" w:hAnsi="Helvetica"/>
          <w:noProof/>
          <w:lang w:val="en-US"/>
        </w:rPr>
        <w:t>, 636–636 (2002).</w:t>
      </w:r>
    </w:p>
    <w:p w14:paraId="3F815B0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9.</w:t>
      </w:r>
      <w:r w:rsidRPr="00187A09">
        <w:rPr>
          <w:rFonts w:ascii="Helvetica" w:hAnsi="Helvetica"/>
          <w:noProof/>
          <w:lang w:val="en-US"/>
        </w:rPr>
        <w:tab/>
        <w:t xml:space="preserve">Buss, D. M. </w:t>
      </w:r>
      <w:r w:rsidRPr="00187A09">
        <w:rPr>
          <w:rFonts w:ascii="Helvetica" w:hAnsi="Helvetica"/>
          <w:i/>
          <w:iCs/>
          <w:noProof/>
          <w:lang w:val="en-US"/>
        </w:rPr>
        <w:t>et al.</w:t>
      </w:r>
      <w:r w:rsidRPr="00187A09">
        <w:rPr>
          <w:rFonts w:ascii="Helvetica" w:hAnsi="Helvetica"/>
          <w:noProof/>
          <w:lang w:val="en-US"/>
        </w:rPr>
        <w:t xml:space="preserve"> International Preferences in Selecting Mates. </w:t>
      </w:r>
      <w:r w:rsidRPr="00187A09">
        <w:rPr>
          <w:rFonts w:ascii="Helvetica" w:hAnsi="Helvetica"/>
          <w:i/>
          <w:iCs/>
          <w:noProof/>
          <w:lang w:val="en-US"/>
        </w:rPr>
        <w:t>J. Cross. Cult. Psychol.</w:t>
      </w:r>
      <w:r w:rsidRPr="00187A09">
        <w:rPr>
          <w:rFonts w:ascii="Helvetica" w:hAnsi="Helvetica"/>
          <w:noProof/>
          <w:lang w:val="en-US"/>
        </w:rPr>
        <w:t xml:space="preserve"> </w:t>
      </w:r>
      <w:r w:rsidRPr="00187A09">
        <w:rPr>
          <w:rFonts w:ascii="Helvetica" w:hAnsi="Helvetica"/>
          <w:b/>
          <w:bCs/>
          <w:noProof/>
          <w:lang w:val="en-US"/>
        </w:rPr>
        <w:t>21</w:t>
      </w:r>
      <w:r w:rsidRPr="00187A09">
        <w:rPr>
          <w:rFonts w:ascii="Helvetica" w:hAnsi="Helvetica"/>
          <w:noProof/>
          <w:lang w:val="en-US"/>
        </w:rPr>
        <w:t>, 5–47 (1990).</w:t>
      </w:r>
    </w:p>
    <w:p w14:paraId="608E59A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10.</w:t>
      </w:r>
      <w:r w:rsidRPr="00187A09">
        <w:rPr>
          <w:rFonts w:ascii="Helvetica" w:hAnsi="Helvetica"/>
          <w:noProof/>
          <w:lang w:val="en-US"/>
        </w:rPr>
        <w:tab/>
        <w:t xml:space="preserve">Buss, D. M. &amp; Barnes, M. Preferences in Human Mate Selection.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559–570 (1986).</w:t>
      </w:r>
    </w:p>
    <w:p w14:paraId="5011953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11.</w:t>
      </w:r>
      <w:r w:rsidRPr="00187A09">
        <w:rPr>
          <w:rFonts w:ascii="Helvetica" w:hAnsi="Helvetica"/>
          <w:noProof/>
          <w:lang w:val="en-US"/>
        </w:rPr>
        <w:tab/>
        <w:t xml:space="preserve">Anderson, C., Keltner, D. &amp; John, O. P. Emotional Convergence Between People over Time.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84</w:t>
      </w:r>
      <w:r w:rsidRPr="00187A09">
        <w:rPr>
          <w:rFonts w:ascii="Helvetica" w:hAnsi="Helvetica"/>
          <w:noProof/>
          <w:lang w:val="en-US"/>
        </w:rPr>
        <w:t>, 1054–1068 (2003).</w:t>
      </w:r>
    </w:p>
    <w:p w14:paraId="4D97028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12.</w:t>
      </w:r>
      <w:r w:rsidRPr="00187A09">
        <w:rPr>
          <w:rFonts w:ascii="Helvetica" w:hAnsi="Helvetica"/>
          <w:noProof/>
          <w:lang w:val="en-US"/>
        </w:rPr>
        <w:tab/>
        <w:t xml:space="preserve">Gonzaga, G. C., Campos, B. &amp; Bradbury, T. Similarity, Convergence, and Relationship Satisfaction in Dating and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93</w:t>
      </w:r>
      <w:r w:rsidRPr="00187A09">
        <w:rPr>
          <w:rFonts w:ascii="Helvetica" w:hAnsi="Helvetica"/>
          <w:noProof/>
          <w:lang w:val="en-US"/>
        </w:rPr>
        <w:t>, 34–48 (2007).</w:t>
      </w:r>
    </w:p>
    <w:p w14:paraId="3548C5D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13.</w:t>
      </w:r>
      <w:r w:rsidRPr="00187A09">
        <w:rPr>
          <w:rFonts w:ascii="Helvetica" w:hAnsi="Helvetica"/>
          <w:noProof/>
          <w:lang w:val="en-US"/>
        </w:rPr>
        <w:tab/>
        <w:t xml:space="preserve">Humbad, M. N., Donnellan, M. B., Iacono, W. G., McGue, M. &amp; Burt, S. A. Is spousal similarity for personality a matter of convergence or selection? </w:t>
      </w:r>
      <w:r w:rsidRPr="00187A09">
        <w:rPr>
          <w:rFonts w:ascii="Helvetica" w:hAnsi="Helvetica"/>
          <w:i/>
          <w:iCs/>
          <w:noProof/>
          <w:lang w:val="en-US"/>
        </w:rPr>
        <w:t>Pers. Individ. Dif.</w:t>
      </w:r>
      <w:r w:rsidRPr="00187A09">
        <w:rPr>
          <w:rFonts w:ascii="Helvetica" w:hAnsi="Helvetica"/>
          <w:noProof/>
          <w:lang w:val="en-US"/>
        </w:rPr>
        <w:t xml:space="preserve"> </w:t>
      </w:r>
      <w:r w:rsidRPr="00187A09">
        <w:rPr>
          <w:rFonts w:ascii="Helvetica" w:hAnsi="Helvetica"/>
          <w:b/>
          <w:bCs/>
          <w:noProof/>
          <w:lang w:val="en-US"/>
        </w:rPr>
        <w:t>49</w:t>
      </w:r>
      <w:r w:rsidRPr="00187A09">
        <w:rPr>
          <w:rFonts w:ascii="Helvetica" w:hAnsi="Helvetica"/>
          <w:noProof/>
          <w:lang w:val="en-US"/>
        </w:rPr>
        <w:t>, 827–830 (2010).</w:t>
      </w:r>
    </w:p>
    <w:p w14:paraId="43D9B56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14.</w:t>
      </w:r>
      <w:r w:rsidRPr="00187A09">
        <w:rPr>
          <w:rFonts w:ascii="Helvetica" w:hAnsi="Helvetica"/>
          <w:noProof/>
          <w:lang w:val="en-US"/>
        </w:rPr>
        <w:tab/>
        <w:t xml:space="preserve">Risch, N. </w:t>
      </w:r>
      <w:r w:rsidRPr="00187A09">
        <w:rPr>
          <w:rFonts w:ascii="Helvetica" w:hAnsi="Helvetica"/>
          <w:i/>
          <w:iCs/>
          <w:noProof/>
          <w:lang w:val="en-US"/>
        </w:rPr>
        <w:t>et al.</w:t>
      </w:r>
      <w:r w:rsidRPr="00187A09">
        <w:rPr>
          <w:rFonts w:ascii="Helvetica" w:hAnsi="Helvetica"/>
          <w:noProof/>
          <w:lang w:val="en-US"/>
        </w:rPr>
        <w:t xml:space="preserve"> Ancestry-related assortative mating in Latino populations. </w:t>
      </w:r>
      <w:r w:rsidRPr="00187A09">
        <w:rPr>
          <w:rFonts w:ascii="Helvetica" w:hAnsi="Helvetica"/>
          <w:i/>
          <w:iCs/>
          <w:noProof/>
          <w:lang w:val="en-US"/>
        </w:rPr>
        <w:t>Genome Biol.</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(2009).</w:t>
      </w:r>
    </w:p>
    <w:p w14:paraId="1211C9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15.</w:t>
      </w:r>
      <w:r w:rsidRPr="00187A09">
        <w:rPr>
          <w:rFonts w:ascii="Helvetica" w:hAnsi="Helvetica"/>
          <w:noProof/>
          <w:lang w:val="en-US"/>
        </w:rPr>
        <w:tab/>
        <w:t xml:space="preserve">Sebro, R., Peloso, G. M., Dupuis, J. &amp; Risch, N. J. Structured mating: Patterns and implications.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1–22 (2017).</w:t>
      </w:r>
    </w:p>
    <w:p w14:paraId="4F6DED7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16.</w:t>
      </w:r>
      <w:r w:rsidRPr="00187A09">
        <w:rPr>
          <w:rFonts w:ascii="Helvetica" w:hAnsi="Helvetica"/>
          <w:noProof/>
          <w:lang w:val="en-US"/>
        </w:rPr>
        <w:tab/>
        <w:t xml:space="preserve">Abdellaoui, A. </w:t>
      </w:r>
      <w:r w:rsidRPr="00187A09">
        <w:rPr>
          <w:rFonts w:ascii="Helvetica" w:hAnsi="Helvetica"/>
          <w:i/>
          <w:iCs/>
          <w:noProof/>
          <w:lang w:val="en-US"/>
        </w:rPr>
        <w:t>et al.</w:t>
      </w:r>
      <w:r w:rsidRPr="00187A09">
        <w:rPr>
          <w:rFonts w:ascii="Helvetica" w:hAnsi="Helvetica"/>
          <w:noProof/>
          <w:lang w:val="en-US"/>
        </w:rPr>
        <w:t xml:space="preserve"> Genetic correlates of social stratification in Great Britain.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3</w:t>
      </w:r>
      <w:r w:rsidRPr="00187A09">
        <w:rPr>
          <w:rFonts w:ascii="Helvetica" w:hAnsi="Helvetica"/>
          <w:noProof/>
          <w:lang w:val="en-US"/>
        </w:rPr>
        <w:t>, 1332–1342 (2019).</w:t>
      </w:r>
    </w:p>
    <w:p w14:paraId="473C578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17.</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Imprint of assortative mating on the human genome.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2</w:t>
      </w:r>
      <w:r w:rsidRPr="00187A09">
        <w:rPr>
          <w:rFonts w:ascii="Helvetica" w:hAnsi="Helvetica"/>
          <w:noProof/>
          <w:lang w:val="en-US"/>
        </w:rPr>
        <w:t>, 948–954 (2018).</w:t>
      </w:r>
    </w:p>
    <w:p w14:paraId="70F7D4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18.</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Assortative mating biases marker-based heritability estimators.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(2022).</w:t>
      </w:r>
    </w:p>
    <w:p w14:paraId="6EA209A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19.</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Cross-trait assortative mating is widespread and inflates genetic correlation estimates. </w:t>
      </w:r>
      <w:r w:rsidRPr="00187A09">
        <w:rPr>
          <w:rFonts w:ascii="Helvetica" w:hAnsi="Helvetica"/>
          <w:i/>
          <w:iCs/>
          <w:noProof/>
          <w:lang w:val="en-US"/>
        </w:rPr>
        <w:t>bioRxiv</w:t>
      </w:r>
      <w:r w:rsidRPr="00187A09">
        <w:rPr>
          <w:rFonts w:ascii="Helvetica" w:hAnsi="Helvetica"/>
          <w:noProof/>
          <w:lang w:val="en-US"/>
        </w:rPr>
        <w:t xml:space="preserve"> 2022.03.21.485215 (2022) doi:10.1101/2022.03.21.485215.</w:t>
      </w:r>
    </w:p>
    <w:p w14:paraId="5958284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967CBC">
        <w:rPr>
          <w:rFonts w:ascii="Helvetica" w:hAnsi="Helvetica"/>
          <w:noProof/>
          <w:lang w:val="fr-CA"/>
        </w:rPr>
        <w:lastRenderedPageBreak/>
        <w:t>20.</w:t>
      </w:r>
      <w:r w:rsidRPr="00967CBC">
        <w:rPr>
          <w:rFonts w:ascii="Helvetica" w:hAnsi="Helvetica"/>
          <w:noProof/>
          <w:lang w:val="fr-CA"/>
        </w:rPr>
        <w:tab/>
        <w:t xml:space="preserve">Robinson, M. R. </w:t>
      </w:r>
      <w:r w:rsidRPr="00967CBC">
        <w:rPr>
          <w:rFonts w:ascii="Helvetica" w:hAnsi="Helvetica"/>
          <w:i/>
          <w:iCs/>
          <w:noProof/>
          <w:lang w:val="fr-CA"/>
        </w:rPr>
        <w:t>et al.</w:t>
      </w:r>
      <w:r w:rsidRPr="00967CBC">
        <w:rPr>
          <w:rFonts w:ascii="Helvetica" w:hAnsi="Helvetica"/>
          <w:noProof/>
          <w:lang w:val="fr-CA"/>
        </w:rPr>
        <w:t xml:space="preserve"> </w:t>
      </w:r>
      <w:r w:rsidRPr="00187A09">
        <w:rPr>
          <w:rFonts w:ascii="Helvetica" w:hAnsi="Helvetica"/>
          <w:noProof/>
          <w:lang w:val="en-US"/>
        </w:rPr>
        <w:t xml:space="preserve">Genetic evidence of assortative mating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1</w:t>
      </w:r>
      <w:r w:rsidRPr="00187A09">
        <w:rPr>
          <w:rFonts w:ascii="Helvetica" w:hAnsi="Helvetica"/>
          <w:noProof/>
          <w:lang w:val="en-US"/>
        </w:rPr>
        <w:t>, 0016 (2017).</w:t>
      </w:r>
    </w:p>
    <w:p w14:paraId="260CF31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21.</w:t>
      </w:r>
      <w:r w:rsidRPr="00187A09">
        <w:rPr>
          <w:rFonts w:ascii="Helvetica" w:hAnsi="Helvetica"/>
          <w:noProof/>
          <w:lang w:val="en-US"/>
        </w:rPr>
        <w:tab/>
        <w:t xml:space="preserve">Xia, C., Canela-Xandri, O., Rawlik, K. &amp; Tenesa, A. Evidence of horizontal indirect genetic effects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05</w:t>
      </w:r>
      <w:r w:rsidRPr="00187A09">
        <w:rPr>
          <w:rFonts w:ascii="Helvetica" w:hAnsi="Helvetica"/>
          <w:noProof/>
          <w:lang w:val="en-US"/>
        </w:rPr>
        <w:t>, 399–406 (2020).</w:t>
      </w:r>
    </w:p>
    <w:p w14:paraId="59D6C35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22.</w:t>
      </w:r>
      <w:r w:rsidRPr="00187A09">
        <w:rPr>
          <w:rFonts w:ascii="Helvetica" w:hAnsi="Helvetica"/>
          <w:noProof/>
          <w:lang w:val="en-US"/>
        </w:rPr>
        <w:tab/>
        <w:t xml:space="preserve">Lawlor, D. A. </w:t>
      </w:r>
      <w:r w:rsidRPr="00187A09">
        <w:rPr>
          <w:rFonts w:ascii="Helvetica" w:hAnsi="Helvetica"/>
          <w:i/>
          <w:iCs/>
          <w:noProof/>
          <w:lang w:val="en-US"/>
        </w:rPr>
        <w:t>et al.</w:t>
      </w:r>
      <w:r w:rsidRPr="00187A09">
        <w:rPr>
          <w:rFonts w:ascii="Helvetica" w:hAnsi="Helvetica"/>
          <w:noProof/>
          <w:lang w:val="en-US"/>
        </w:rPr>
        <w:t xml:space="preserve"> Mendelian randomization: using genes as instruments for making causal inferences in epidemiology. </w:t>
      </w:r>
      <w:r w:rsidRPr="00187A09">
        <w:rPr>
          <w:rFonts w:ascii="Helvetica" w:hAnsi="Helvetica"/>
          <w:i/>
          <w:iCs/>
          <w:noProof/>
          <w:lang w:val="en-US"/>
        </w:rPr>
        <w:t>Stat. Med.</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1133–1163 (2008).</w:t>
      </w:r>
    </w:p>
    <w:p w14:paraId="1F1203A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23.</w:t>
      </w:r>
      <w:r w:rsidRPr="00187A09">
        <w:rPr>
          <w:rFonts w:ascii="Helvetica" w:hAnsi="Helvetica"/>
          <w:noProof/>
          <w:lang w:val="en-US"/>
        </w:rPr>
        <w:tab/>
        <w:t xml:space="preserve">Howe, L. J. </w:t>
      </w:r>
      <w:r w:rsidRPr="00187A09">
        <w:rPr>
          <w:rFonts w:ascii="Helvetica" w:hAnsi="Helvetica"/>
          <w:i/>
          <w:iCs/>
          <w:noProof/>
          <w:lang w:val="en-US"/>
        </w:rPr>
        <w:t>et al.</w:t>
      </w:r>
      <w:r w:rsidRPr="00187A09">
        <w:rPr>
          <w:rFonts w:ascii="Helvetica" w:hAnsi="Helvetica"/>
          <w:noProof/>
          <w:lang w:val="en-US"/>
        </w:rPr>
        <w:t xml:space="preserve"> Genetic evidence for assortative mating on alcohol consumption in the UK Biobank.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(2019).</w:t>
      </w:r>
    </w:p>
    <w:p w14:paraId="112400D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24.</w:t>
      </w:r>
      <w:r w:rsidRPr="00187A09">
        <w:rPr>
          <w:rFonts w:ascii="Helvetica" w:hAnsi="Helvetica"/>
          <w:noProof/>
          <w:lang w:val="en-US"/>
        </w:rPr>
        <w:tab/>
        <w:t xml:space="preserve">Burgess, S., Butterworth, A. &amp; Thompson, S. G. Mendelian randomization analysis with multiple genetic variants using summarized data.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37</w:t>
      </w:r>
      <w:r w:rsidRPr="00187A09">
        <w:rPr>
          <w:rFonts w:ascii="Helvetica" w:hAnsi="Helvetica"/>
          <w:noProof/>
          <w:lang w:val="en-US"/>
        </w:rPr>
        <w:t>, 658–665 (2013).</w:t>
      </w:r>
    </w:p>
    <w:p w14:paraId="2D409DF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25.</w:t>
      </w:r>
      <w:r w:rsidRPr="00187A09">
        <w:rPr>
          <w:rFonts w:ascii="Helvetica" w:hAnsi="Helvetica"/>
          <w:noProof/>
          <w:lang w:val="en-US"/>
        </w:rPr>
        <w:tab/>
        <w:t xml:space="preserve">Millard, L. A. C., Davies, N. M., Gaunt, T. R., Smith, G. D. &amp; Tilling, K. Software application profile: PHESANT: A tool for performing automated phenome scans in UK Biobank. </w:t>
      </w:r>
      <w:r w:rsidRPr="00187A09">
        <w:rPr>
          <w:rFonts w:ascii="Helvetica" w:hAnsi="Helvetica"/>
          <w:i/>
          <w:iCs/>
          <w:noProof/>
          <w:lang w:val="en-US"/>
        </w:rPr>
        <w:t>Int. J. Epidemiol.</w:t>
      </w:r>
      <w:r w:rsidRPr="00187A09">
        <w:rPr>
          <w:rFonts w:ascii="Helvetica" w:hAnsi="Helvetica"/>
          <w:noProof/>
          <w:lang w:val="en-US"/>
        </w:rPr>
        <w:t xml:space="preserve"> </w:t>
      </w:r>
      <w:r w:rsidRPr="00187A09">
        <w:rPr>
          <w:rFonts w:ascii="Helvetica" w:hAnsi="Helvetica"/>
          <w:b/>
          <w:bCs/>
          <w:noProof/>
          <w:lang w:val="en-US"/>
        </w:rPr>
        <w:t>47</w:t>
      </w:r>
      <w:r w:rsidRPr="00187A09">
        <w:rPr>
          <w:rFonts w:ascii="Helvetica" w:hAnsi="Helvetica"/>
          <w:noProof/>
          <w:lang w:val="en-US"/>
        </w:rPr>
        <w:t>, 29–35 (2018).</w:t>
      </w:r>
    </w:p>
    <w:p w14:paraId="22F88AC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26.</w:t>
      </w:r>
      <w:r w:rsidRPr="00187A09">
        <w:rPr>
          <w:rFonts w:ascii="Helvetica" w:hAnsi="Helvetica"/>
          <w:noProof/>
          <w:lang w:val="en-US"/>
        </w:rPr>
        <w:tab/>
        <w:t xml:space="preserve">Pirastu, N. </w:t>
      </w:r>
      <w:r w:rsidRPr="00187A09">
        <w:rPr>
          <w:rFonts w:ascii="Helvetica" w:hAnsi="Helvetica"/>
          <w:i/>
          <w:iCs/>
          <w:noProof/>
          <w:lang w:val="en-US"/>
        </w:rPr>
        <w:t>et al.</w:t>
      </w:r>
      <w:r w:rsidRPr="00187A09">
        <w:rPr>
          <w:rFonts w:ascii="Helvetica" w:hAnsi="Helvetica"/>
          <w:noProof/>
          <w:lang w:val="en-US"/>
        </w:rPr>
        <w:t xml:space="preserve"> Using genetic variation to disentangle the complex relationship between food intake and health outcomes. </w:t>
      </w:r>
      <w:r w:rsidRPr="00187A09">
        <w:rPr>
          <w:rFonts w:ascii="Helvetica" w:hAnsi="Helvetica"/>
          <w:i/>
          <w:iCs/>
          <w:noProof/>
          <w:lang w:val="en-US"/>
        </w:rPr>
        <w:t>bioRxiv</w:t>
      </w:r>
      <w:r w:rsidRPr="00187A09">
        <w:rPr>
          <w:rFonts w:ascii="Helvetica" w:hAnsi="Helvetica"/>
          <w:noProof/>
          <w:lang w:val="en-US"/>
        </w:rPr>
        <w:t xml:space="preserve"> 829952 (2020) doi:10.1101/829952.</w:t>
      </w:r>
    </w:p>
    <w:p w14:paraId="33F0FF23"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27.</w:t>
      </w:r>
      <w:r w:rsidRPr="00187A09">
        <w:rPr>
          <w:rFonts w:ascii="Helvetica" w:hAnsi="Helvetica"/>
          <w:noProof/>
          <w:lang w:val="en-US"/>
        </w:rPr>
        <w:tab/>
        <w:t xml:space="preserve">Burgess, S., Small, D. S. &amp; Thompson, S. G. A review of instrumental variable estimators for Mendelian randomization. </w:t>
      </w:r>
      <w:r w:rsidRPr="00187A09">
        <w:rPr>
          <w:rFonts w:ascii="Helvetica" w:hAnsi="Helvetica"/>
          <w:i/>
          <w:iCs/>
          <w:noProof/>
          <w:lang w:val="en-US"/>
        </w:rPr>
        <w:t>Stat. Methods Med. Res.</w:t>
      </w:r>
      <w:r w:rsidRPr="00187A09">
        <w:rPr>
          <w:rFonts w:ascii="Helvetica" w:hAnsi="Helvetica"/>
          <w:noProof/>
          <w:lang w:val="en-US"/>
        </w:rPr>
        <w:t xml:space="preserve"> </w:t>
      </w:r>
      <w:r w:rsidRPr="00187A09">
        <w:rPr>
          <w:rFonts w:ascii="Helvetica" w:hAnsi="Helvetica"/>
          <w:b/>
          <w:bCs/>
          <w:noProof/>
          <w:lang w:val="en-US"/>
        </w:rPr>
        <w:t>26</w:t>
      </w:r>
      <w:r w:rsidRPr="00187A09">
        <w:rPr>
          <w:rFonts w:ascii="Helvetica" w:hAnsi="Helvetica"/>
          <w:noProof/>
          <w:lang w:val="en-US"/>
        </w:rPr>
        <w:t>, 2333–2355 (2017).</w:t>
      </w:r>
    </w:p>
    <w:p w14:paraId="3F78AB7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28.</w:t>
      </w:r>
      <w:r w:rsidRPr="00187A09">
        <w:rPr>
          <w:rFonts w:ascii="Helvetica" w:hAnsi="Helvetica"/>
          <w:noProof/>
          <w:lang w:val="en-US"/>
        </w:rPr>
        <w:tab/>
        <w:t xml:space="preserve">Gao, X., Starmer, J. &amp; Martin, E. R. A multiple testing correction method for genetic association studies using correlated single nucleotide polymorphisms.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32</w:t>
      </w:r>
      <w:r w:rsidRPr="00187A09">
        <w:rPr>
          <w:rFonts w:ascii="Helvetica" w:hAnsi="Helvetica"/>
          <w:noProof/>
          <w:lang w:val="en-US"/>
        </w:rPr>
        <w:t>, 361–369 (2008).</w:t>
      </w:r>
    </w:p>
    <w:p w14:paraId="1356041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29.</w:t>
      </w:r>
      <w:r w:rsidRPr="00187A09">
        <w:rPr>
          <w:rFonts w:ascii="Helvetica" w:hAnsi="Helvetica"/>
          <w:noProof/>
          <w:lang w:val="en-US"/>
        </w:rPr>
        <w:tab/>
        <w:t xml:space="preserve">Hemani, G., Tilling, K. &amp; Davey Smith, G. Orienting the causal relationship between imprecisely measured traits using GWAS summary data.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e1007081 (2017).</w:t>
      </w:r>
    </w:p>
    <w:p w14:paraId="65E6B6D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30.</w:t>
      </w:r>
      <w:r w:rsidRPr="00187A09">
        <w:rPr>
          <w:rFonts w:ascii="Helvetica" w:hAnsi="Helvetica"/>
          <w:noProof/>
          <w:lang w:val="en-US"/>
        </w:rPr>
        <w:tab/>
        <w:t xml:space="preserve">Ryan, M. J. Darwin, sexual selection, and the brain. </w:t>
      </w:r>
      <w:r w:rsidRPr="00187A09">
        <w:rPr>
          <w:rFonts w:ascii="Helvetica" w:hAnsi="Helvetica"/>
          <w:i/>
          <w:iCs/>
          <w:noProof/>
          <w:lang w:val="en-US"/>
        </w:rPr>
        <w:t>Proc. Natl. Acad. Sci. U. S. A.</w:t>
      </w:r>
      <w:r w:rsidRPr="00187A09">
        <w:rPr>
          <w:rFonts w:ascii="Helvetica" w:hAnsi="Helvetica"/>
          <w:noProof/>
          <w:lang w:val="en-US"/>
        </w:rPr>
        <w:t xml:space="preserve"> </w:t>
      </w:r>
      <w:r w:rsidRPr="00187A09">
        <w:rPr>
          <w:rFonts w:ascii="Helvetica" w:hAnsi="Helvetica"/>
          <w:b/>
          <w:bCs/>
          <w:noProof/>
          <w:lang w:val="en-US"/>
        </w:rPr>
        <w:t>118</w:t>
      </w:r>
      <w:r w:rsidRPr="00187A09">
        <w:rPr>
          <w:rFonts w:ascii="Helvetica" w:hAnsi="Helvetica"/>
          <w:noProof/>
          <w:lang w:val="en-US"/>
        </w:rPr>
        <w:t>, 1–8 (2021).</w:t>
      </w:r>
    </w:p>
    <w:p w14:paraId="5F0279C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31.</w:t>
      </w:r>
      <w:r w:rsidRPr="00187A09">
        <w:rPr>
          <w:rFonts w:ascii="Helvetica" w:hAnsi="Helvetica"/>
          <w:noProof/>
          <w:lang w:val="en-US"/>
        </w:rPr>
        <w:tab/>
        <w:t xml:space="preserve">Mascie-Taylor, C. G. N. Spouse similarity for IQ and personality and convergence.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19</w:t>
      </w:r>
      <w:r w:rsidRPr="00187A09">
        <w:rPr>
          <w:rFonts w:ascii="Helvetica" w:hAnsi="Helvetica"/>
          <w:noProof/>
          <w:lang w:val="en-US"/>
        </w:rPr>
        <w:t>, 223–227 (1989).</w:t>
      </w:r>
    </w:p>
    <w:p w14:paraId="7D06AF4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32.</w:t>
      </w:r>
      <w:r w:rsidRPr="00187A09">
        <w:rPr>
          <w:rFonts w:ascii="Helvetica" w:hAnsi="Helvetica"/>
          <w:noProof/>
          <w:lang w:val="en-US"/>
        </w:rPr>
        <w:tab/>
        <w:t xml:space="preserve">Caspi, A., Herbener, E. S. &amp; Ozer, D. J. Shared experiences and the similarity of personalities: a longitudinal study of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62</w:t>
      </w:r>
      <w:r w:rsidRPr="00187A09">
        <w:rPr>
          <w:rFonts w:ascii="Helvetica" w:hAnsi="Helvetica"/>
          <w:noProof/>
          <w:lang w:val="en-US"/>
        </w:rPr>
        <w:t>, 281–91 (1992).</w:t>
      </w:r>
    </w:p>
    <w:p w14:paraId="047FAE9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33.</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No Evidence for Social Genetic Effects or Genetic Similarity Among Friends Beyond that Due to Population Stratification: A Reappraisal of Domingue et al (2018).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67–71 (2019).</w:t>
      </w:r>
    </w:p>
    <w:p w14:paraId="315957F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34.</w:t>
      </w:r>
      <w:r w:rsidRPr="00187A09">
        <w:rPr>
          <w:rFonts w:ascii="Helvetica" w:hAnsi="Helvetica"/>
          <w:noProof/>
          <w:lang w:val="en-US"/>
        </w:rPr>
        <w:tab/>
        <w:t xml:space="preserve">Tyrrell, J. </w:t>
      </w:r>
      <w:r w:rsidRPr="00187A09">
        <w:rPr>
          <w:rFonts w:ascii="Helvetica" w:hAnsi="Helvetica"/>
          <w:i/>
          <w:iCs/>
          <w:noProof/>
          <w:lang w:val="en-US"/>
        </w:rPr>
        <w:t>et al.</w:t>
      </w:r>
      <w:r w:rsidRPr="00187A09">
        <w:rPr>
          <w:rFonts w:ascii="Helvetica" w:hAnsi="Helvetica"/>
          <w:noProof/>
          <w:lang w:val="en-US"/>
        </w:rPr>
        <w:t xml:space="preserve"> Height, body mass index, and socioeconomic status: Mendelian randomisation study in UK Biobank.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352</w:t>
      </w:r>
      <w:r w:rsidRPr="00187A09">
        <w:rPr>
          <w:rFonts w:ascii="Helvetica" w:hAnsi="Helvetica"/>
          <w:noProof/>
          <w:lang w:val="en-US"/>
        </w:rPr>
        <w:t>, (2016).</w:t>
      </w:r>
    </w:p>
    <w:p w14:paraId="4B910775" w14:textId="77777777" w:rsidR="00187A09" w:rsidRPr="00187A09" w:rsidRDefault="00187A09" w:rsidP="00187A09">
      <w:pPr>
        <w:widowControl w:val="0"/>
        <w:autoSpaceDE w:val="0"/>
        <w:autoSpaceDN w:val="0"/>
        <w:adjustRightInd w:val="0"/>
        <w:ind w:left="640" w:hanging="640"/>
        <w:rPr>
          <w:rFonts w:ascii="Helvetica" w:hAnsi="Helvetica"/>
          <w:noProof/>
        </w:rPr>
      </w:pPr>
      <w:r w:rsidRPr="00187A09">
        <w:rPr>
          <w:rFonts w:ascii="Helvetica" w:hAnsi="Helvetica"/>
          <w:noProof/>
          <w:lang w:val="en-US"/>
        </w:rPr>
        <w:t>35.</w:t>
      </w:r>
      <w:r w:rsidRPr="00187A09">
        <w:rPr>
          <w:rFonts w:ascii="Helvetica" w:hAnsi="Helvetica"/>
          <w:noProof/>
          <w:lang w:val="en-US"/>
        </w:rPr>
        <w:tab/>
        <w:t xml:space="preserve">Pedersen, K. M. </w:t>
      </w:r>
      <w:r w:rsidRPr="00187A09">
        <w:rPr>
          <w:rFonts w:ascii="Helvetica" w:hAnsi="Helvetica"/>
          <w:i/>
          <w:iCs/>
          <w:noProof/>
          <w:lang w:val="en-US"/>
        </w:rPr>
        <w:t>et al.</w:t>
      </w:r>
      <w:r w:rsidRPr="00187A09">
        <w:rPr>
          <w:rFonts w:ascii="Helvetica" w:hAnsi="Helvetica"/>
          <w:noProof/>
          <w:lang w:val="en-US"/>
        </w:rPr>
        <w:t xml:space="preserve"> Smoking and Increased White and Red Blood Cells: A Mendelian Randomization Approach in the Copenhagen General Population Study. </w:t>
      </w:r>
      <w:r w:rsidRPr="00187A09">
        <w:rPr>
          <w:rFonts w:ascii="Helvetica" w:hAnsi="Helvetica"/>
          <w:i/>
          <w:iCs/>
          <w:noProof/>
          <w:lang w:val="en-US"/>
        </w:rPr>
        <w:t>Arterioscler. Thromb. Vasc. Biol.</w:t>
      </w:r>
      <w:r w:rsidRPr="00187A09">
        <w:rPr>
          <w:rFonts w:ascii="Helvetica" w:hAnsi="Helvetica"/>
          <w:noProof/>
          <w:lang w:val="en-US"/>
        </w:rPr>
        <w:t xml:space="preserve"> </w:t>
      </w:r>
      <w:r w:rsidRPr="00187A09">
        <w:rPr>
          <w:rFonts w:ascii="Helvetica" w:hAnsi="Helvetica"/>
          <w:b/>
          <w:bCs/>
          <w:noProof/>
          <w:lang w:val="en-US"/>
        </w:rPr>
        <w:t>39</w:t>
      </w:r>
      <w:r w:rsidRPr="00187A09">
        <w:rPr>
          <w:rFonts w:ascii="Helvetica" w:hAnsi="Helvetica"/>
          <w:noProof/>
          <w:lang w:val="en-US"/>
        </w:rPr>
        <w:t>, 965–977 (2019).</w:t>
      </w:r>
    </w:p>
    <w:p w14:paraId="4304B5AE" w14:textId="15D7F417" w:rsidR="00144EB6" w:rsidRPr="0081577A" w:rsidRDefault="009C5119" w:rsidP="00187A09">
      <w:pPr>
        <w:widowControl w:val="0"/>
        <w:autoSpaceDE w:val="0"/>
        <w:autoSpaceDN w:val="0"/>
        <w:adjustRightInd w:val="0"/>
        <w:ind w:left="640" w:hanging="640"/>
        <w:rPr>
          <w:rFonts w:ascii="Helvetica" w:hAnsi="Helvetica"/>
          <w:lang w:val="en-GB"/>
        </w:rPr>
      </w:pPr>
      <w:r w:rsidRPr="0081577A">
        <w:rPr>
          <w:rFonts w:ascii="Helvetica" w:hAnsi="Helvetica"/>
          <w:lang w:val="en-GB"/>
        </w:rPr>
        <w:fldChar w:fldCharType="end"/>
      </w:r>
    </w:p>
    <w:p w14:paraId="5D93D33D" w14:textId="22E29662" w:rsidR="007D6514" w:rsidRPr="0081577A" w:rsidRDefault="0039387D" w:rsidP="00D17895">
      <w:pPr>
        <w:spacing w:before="240" w:after="120"/>
        <w:jc w:val="both"/>
        <w:outlineLvl w:val="0"/>
        <w:rPr>
          <w:rFonts w:ascii="Helvetica" w:hAnsi="Helvetica"/>
          <w:lang w:val="en-GB"/>
        </w:rPr>
      </w:pPr>
      <w:r w:rsidRPr="0081577A">
        <w:rPr>
          <w:rFonts w:ascii="Helvetica" w:hAnsi="Helvetica"/>
          <w:color w:val="000000"/>
          <w:lang w:val="en-GB"/>
        </w:rPr>
        <w:t xml:space="preserve"> </w:t>
      </w:r>
    </w:p>
    <w:sectPr w:rsidR="007D6514" w:rsidRPr="0081577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nny Sjaarda" w:date="2022-04-11T18:32:00Z" w:initials="JS">
    <w:p w14:paraId="0AD7BE86" w14:textId="16EDC500" w:rsidR="00844B27" w:rsidRDefault="00844B27">
      <w:pPr>
        <w:pStyle w:val="CommentText"/>
      </w:pPr>
      <w:r>
        <w:rPr>
          <w:rStyle w:val="CommentReference"/>
        </w:rPr>
        <w:annotationRef/>
      </w:r>
      <w:proofErr w:type="spellStart"/>
      <w:r>
        <w:t>Adriaan</w:t>
      </w:r>
      <w:proofErr w:type="spellEnd"/>
      <w:r>
        <w:t xml:space="preserve"> pointed out this might not be super interpretable to the reader, hopefully this adds enough clarity.</w:t>
      </w:r>
    </w:p>
  </w:comment>
  <w:comment w:id="16" w:author="Jenny Sjaarda" w:date="2022-04-11T21:57:00Z" w:initials="JS">
    <w:p w14:paraId="161987D2" w14:textId="39CA81BD" w:rsidR="00794BC0" w:rsidRDefault="00794BC0">
      <w:pPr>
        <w:pStyle w:val="CommentText"/>
      </w:pPr>
      <w:r>
        <w:rPr>
          <w:rStyle w:val="CommentReference"/>
        </w:rPr>
        <w:annotationRef/>
      </w:r>
      <w:r>
        <w:t xml:space="preserve">Comment from Marie, and I agree / struggled with this sentence before sending out: This is rather hard to understand, I am not sure if there is an easier way of explaining. </w:t>
      </w:r>
      <w:proofErr w:type="gramStart"/>
      <w:r>
        <w:t>E.g.</w:t>
      </w:r>
      <w:proofErr w:type="gramEnd"/>
      <w:r>
        <w:t xml:space="preserve"> using simpler terms? But I guess that given the word limit in an abstract this might not be possible.</w:t>
      </w:r>
    </w:p>
  </w:comment>
  <w:comment w:id="17" w:author="Jenny Sjaarda" w:date="2022-04-11T21:57:00Z" w:initials="JS">
    <w:p w14:paraId="096E457D" w14:textId="63B44725" w:rsidR="00794BC0" w:rsidRDefault="00794BC0">
      <w:pPr>
        <w:pStyle w:val="CommentText"/>
      </w:pPr>
      <w:r>
        <w:rPr>
          <w:rStyle w:val="CommentReference"/>
        </w:rPr>
        <w:annotationRef/>
      </w:r>
      <w:r>
        <w:t xml:space="preserve">Perhaps using “two-trait” instead of “cross-trait” already makes it more accessible to the reader. </w:t>
      </w:r>
    </w:p>
  </w:comment>
  <w:comment w:id="18" w:author="Jenny Sjaarda" w:date="2022-04-11T21:59:00Z" w:initials="JS">
    <w:p w14:paraId="161A4CC2" w14:textId="76377BD7" w:rsidR="00794BC0" w:rsidRDefault="00794BC0">
      <w:pPr>
        <w:pStyle w:val="CommentText"/>
      </w:pPr>
      <w:r>
        <w:rPr>
          <w:rStyle w:val="CommentReference"/>
        </w:rPr>
        <w:annotationRef/>
      </w:r>
      <w:proofErr w:type="gramStart"/>
      <w:r>
        <w:t>An</w:t>
      </w:r>
      <w:proofErr w:type="gramEnd"/>
      <w:r>
        <w:t xml:space="preserve"> slight alternative “… could be explained by paths involving same-trait AM effects combined with a causal effect between traits, rather than a direct two-trait causal effects” </w:t>
      </w:r>
    </w:p>
  </w:comment>
  <w:comment w:id="26" w:author="Jenny Sjaarda" w:date="2022-04-06T10:22:00Z" w:initials="JS">
    <w:p w14:paraId="2C3385D9" w14:textId="54E048CE" w:rsidR="00B75C68" w:rsidRDefault="00B75C68">
      <w:pPr>
        <w:pStyle w:val="CommentText"/>
      </w:pPr>
      <w:r>
        <w:rPr>
          <w:rStyle w:val="CommentReference"/>
        </w:rPr>
        <w:annotationRef/>
      </w:r>
      <w:r>
        <w:t xml:space="preserve">A general comment from Chiara: I would suggest </w:t>
      </w:r>
      <w:proofErr w:type="gramStart"/>
      <w:r>
        <w:t>to split</w:t>
      </w:r>
      <w:proofErr w:type="gramEnd"/>
      <w:r>
        <w:t xml:space="preserve"> the intro into 3 paragraphs (see text). The first part explains what AM is and why it is important, the second one explains modelling strategies and how M could be useful, the third describes your approach. I did not want to cut too much, but I think this structure would allow you to cut some redundant in case you need to make it shorter :)   </w:t>
      </w:r>
    </w:p>
  </w:comment>
  <w:comment w:id="42" w:author="Jenny Sjaarda" w:date="2022-04-06T10:25:00Z" w:initials="JS">
    <w:p w14:paraId="50C5A32E" w14:textId="36B0E2A7" w:rsidR="00490BFD" w:rsidRDefault="00490BFD">
      <w:pPr>
        <w:pStyle w:val="CommentText"/>
      </w:pPr>
      <w:r>
        <w:rPr>
          <w:rStyle w:val="CommentReference"/>
        </w:rPr>
        <w:annotationRef/>
      </w:r>
      <w:r>
        <w:t>Suggestion from Chiara: I would suggest illustrating this with a small graph to allow the reader to better grasp your modelling strategy from the beginning.</w:t>
      </w:r>
    </w:p>
  </w:comment>
  <w:comment w:id="45" w:author="Jenny Sjaarda" w:date="2022-04-11T22:10:00Z" w:initials="JS">
    <w:p w14:paraId="4A533043" w14:textId="169B7F8E" w:rsidR="00C01885" w:rsidRDefault="00C01885">
      <w:pPr>
        <w:pStyle w:val="CommentText"/>
      </w:pPr>
      <w:r>
        <w:rPr>
          <w:rStyle w:val="CommentReference"/>
        </w:rPr>
        <w:annotationRef/>
      </w:r>
      <w:r>
        <w:t xml:space="preserve">Suggestion to define index somehow. </w:t>
      </w:r>
    </w:p>
  </w:comment>
  <w:comment w:id="46" w:author="Jenny Sjaarda" w:date="2022-04-11T22:10:00Z" w:initials="JS">
    <w:p w14:paraId="66791E6F" w14:textId="6CB63A98" w:rsidR="00C01885" w:rsidRDefault="00C01885">
      <w:pPr>
        <w:pStyle w:val="CommentText"/>
      </w:pPr>
      <w:r>
        <w:rPr>
          <w:rStyle w:val="CommentReference"/>
        </w:rPr>
        <w:annotationRef/>
      </w:r>
      <w:r>
        <w:t xml:space="preserve">Source partner? I’m not sure how best to… </w:t>
      </w:r>
    </w:p>
  </w:comment>
  <w:comment w:id="74" w:author="Jenny Sjaarda" w:date="2022-04-11T18:43:00Z" w:initials="JS">
    <w:p w14:paraId="678CE328" w14:textId="70CECADE" w:rsidR="004E4FD6" w:rsidRDefault="004E4FD6">
      <w:pPr>
        <w:pStyle w:val="CommentText"/>
      </w:pPr>
      <w:r>
        <w:rPr>
          <w:rStyle w:val="CommentReference"/>
        </w:rPr>
        <w:annotationRef/>
      </w:r>
      <w:r>
        <w:t xml:space="preserve">Should we define causal effects (first time mentioned) or assume readers understand? A proper definition would again include a discussion of confounding which may be repetitive. </w:t>
      </w:r>
    </w:p>
  </w:comment>
  <w:comment w:id="78" w:author="Jenny Sjaarda" w:date="2022-04-11T22:11:00Z" w:initials="JS">
    <w:p w14:paraId="25F2BDED" w14:textId="05AE6034" w:rsidR="00C01885" w:rsidRDefault="00C01885">
      <w:pPr>
        <w:pStyle w:val="CommentText"/>
      </w:pPr>
      <w:r>
        <w:rPr>
          <w:rStyle w:val="CommentReference"/>
        </w:rPr>
        <w:annotationRef/>
      </w:r>
      <w:r>
        <w:t>Before submission we need to move methods to end to comply with Nature formatting requirements</w:t>
      </w:r>
    </w:p>
  </w:comment>
  <w:comment w:id="135" w:author="Jenny Sjaarda" w:date="2022-04-06T10:48:00Z" w:initials="JS">
    <w:p w14:paraId="47247E3B" w14:textId="48E1E247" w:rsidR="0034630B" w:rsidRDefault="0034630B">
      <w:pPr>
        <w:pStyle w:val="CommentText"/>
      </w:pPr>
      <w:r>
        <w:rPr>
          <w:rStyle w:val="CommentReference"/>
        </w:rPr>
        <w:annotationRef/>
      </w:r>
      <w:r>
        <w:t xml:space="preserve">Chiara didn’t find this entirely clear and interpreted it that we compared non-transformed phenotype spearman correlations to Pearson correlations on transformed phenotypes. </w:t>
      </w:r>
      <w:r w:rsidR="004D412D">
        <w:t xml:space="preserve">Do you think it’s better now? </w:t>
      </w:r>
    </w:p>
  </w:comment>
  <w:comment w:id="180" w:author="Jenny Sjaarda" w:date="2022-04-06T10:55:00Z" w:initials="JS">
    <w:p w14:paraId="2E5E8911" w14:textId="4EDA66FB" w:rsidR="00751BE7" w:rsidRDefault="00751BE7">
      <w:pPr>
        <w:pStyle w:val="CommentText"/>
      </w:pPr>
      <w:r>
        <w:rPr>
          <w:rStyle w:val="CommentReference"/>
        </w:rPr>
        <w:annotationRef/>
      </w:r>
      <w:r>
        <w:t xml:space="preserve">Chiara points out that it’s confusing we discuss Fig 2 before Fib 1b, which I do agree. She suggested combining 1b and 2 together… but I don’t think they combine quite as naturally as 1a &amp; 1b. </w:t>
      </w:r>
      <w:r w:rsidR="00822B74">
        <w:t xml:space="preserve">Any thoughts? </w:t>
      </w:r>
    </w:p>
  </w:comment>
  <w:comment w:id="190" w:author="Jenny Sjaarda" w:date="2022-04-06T10:17:00Z" w:initials="JS">
    <w:p w14:paraId="74C8C03E" w14:textId="6B0EA746" w:rsidR="00B75C68" w:rsidRDefault="00B75C68">
      <w:pPr>
        <w:pStyle w:val="CommentText"/>
      </w:pPr>
      <w:r>
        <w:rPr>
          <w:rStyle w:val="CommentReference"/>
        </w:rPr>
        <w:annotationRef/>
      </w:r>
      <w:r>
        <w:t>Added</w:t>
      </w:r>
    </w:p>
  </w:comment>
  <w:comment w:id="194" w:author="Jenny Sjaarda" w:date="2022-04-06T10:17:00Z" w:initials="JS">
    <w:p w14:paraId="7D2B3596" w14:textId="77777777" w:rsidR="00165848" w:rsidRDefault="00165848" w:rsidP="00165848">
      <w:pPr>
        <w:pStyle w:val="CommentText"/>
      </w:pPr>
      <w:r>
        <w:rPr>
          <w:rStyle w:val="CommentReference"/>
        </w:rPr>
        <w:annotationRef/>
      </w:r>
      <w:r>
        <w:t>Added</w:t>
      </w:r>
    </w:p>
  </w:comment>
  <w:comment w:id="197" w:author="Jenny Sjaarda" w:date="2022-04-11T22:00:00Z" w:initials="JS">
    <w:p w14:paraId="57DEFB21" w14:textId="7A81258B" w:rsidR="007D123A" w:rsidRDefault="007D123A">
      <w:pPr>
        <w:pStyle w:val="CommentText"/>
      </w:pPr>
      <w:r>
        <w:rPr>
          <w:rStyle w:val="CommentReference"/>
        </w:rPr>
        <w:annotationRef/>
      </w:r>
      <w:r>
        <w:t>Comment from Marie: As confounders are usually on top in an MR scheme (</w:t>
      </w:r>
      <w:proofErr w:type="gramStart"/>
      <w:r>
        <w:t>e.g.</w:t>
      </w:r>
      <w:proofErr w:type="gramEnd"/>
      <w:r>
        <w:t xml:space="preserve"> Figure 1) I would flip the graph: </w:t>
      </w:r>
      <w:proofErr w:type="spellStart"/>
      <w:r>
        <w:t>Xindex</w:t>
      </w:r>
      <w:proofErr w:type="spellEnd"/>
      <w:r>
        <w:t xml:space="preserve"> -&gt; </w:t>
      </w:r>
      <w:proofErr w:type="spellStart"/>
      <w:r>
        <w:t>Xpartner</w:t>
      </w:r>
      <w:proofErr w:type="spellEnd"/>
      <w:r>
        <w:t xml:space="preserve"> on the bottom and </w:t>
      </w:r>
      <w:proofErr w:type="spellStart"/>
      <w:r>
        <w:t>Z_index</w:t>
      </w:r>
      <w:proofErr w:type="spellEnd"/>
      <w:r>
        <w:t xml:space="preserve"> -&gt; </w:t>
      </w:r>
      <w:proofErr w:type="spellStart"/>
      <w:r>
        <w:t>Z_partner</w:t>
      </w:r>
      <w:proofErr w:type="spellEnd"/>
      <w:r>
        <w:t xml:space="preserve"> on top</w:t>
      </w:r>
      <w:r>
        <w:br/>
      </w:r>
      <w:r>
        <w:br/>
        <w:t xml:space="preserve">Also, since r is a correlation I would draw a simple line for </w:t>
      </w:r>
      <w:proofErr w:type="spellStart"/>
      <w:r>
        <w:t>X_index</w:t>
      </w:r>
      <w:proofErr w:type="spellEnd"/>
      <w:r>
        <w:t xml:space="preserve"> to </w:t>
      </w:r>
      <w:proofErr w:type="spellStart"/>
      <w:r>
        <w:t>X_partner</w:t>
      </w:r>
      <w:proofErr w:type="spellEnd"/>
      <w:r>
        <w:t xml:space="preserve"> instead of an arrow.</w:t>
      </w:r>
    </w:p>
  </w:comment>
  <w:comment w:id="198" w:author="Jenny Sjaarda" w:date="2022-04-11T22:00:00Z" w:initials="JS">
    <w:p w14:paraId="50EA84CE" w14:textId="6F63BD68" w:rsidR="007D123A" w:rsidRDefault="007D123A">
      <w:pPr>
        <w:pStyle w:val="CommentText"/>
      </w:pPr>
      <w:r>
        <w:rPr>
          <w:rStyle w:val="CommentReference"/>
        </w:rPr>
        <w:annotationRef/>
      </w:r>
      <w:r>
        <w:t xml:space="preserve">Let me know if you agree and I can rearrange this figure. </w:t>
      </w:r>
    </w:p>
  </w:comment>
  <w:comment w:id="219" w:author="Jenny Sjaarda" w:date="2022-04-11T22:01:00Z" w:initials="JS">
    <w:p w14:paraId="6066365D" w14:textId="02D7DB3A" w:rsidR="007D123A" w:rsidRDefault="007D123A">
      <w:pPr>
        <w:pStyle w:val="CommentText"/>
      </w:pPr>
      <w:r>
        <w:rPr>
          <w:rStyle w:val="CommentReference"/>
        </w:rPr>
        <w:annotationRef/>
      </w:r>
      <w:r>
        <w:t xml:space="preserve">We flip from cross-trait to two-trait – should we pick one and stick with it? </w:t>
      </w:r>
    </w:p>
  </w:comment>
  <w:comment w:id="234" w:author="Jenny Sjaarda" w:date="2022-04-06T15:12:00Z" w:initials="JS">
    <w:p w14:paraId="786F783D" w14:textId="41711075" w:rsidR="00EE4286" w:rsidRDefault="00EE4286">
      <w:pPr>
        <w:pStyle w:val="CommentText"/>
      </w:pPr>
      <w:r>
        <w:rPr>
          <w:rStyle w:val="CommentReference"/>
        </w:rPr>
        <w:annotationRef/>
      </w:r>
      <w:r>
        <w:t xml:space="preserve">Chiara suggests </w:t>
      </w:r>
      <w:proofErr w:type="gramStart"/>
      <w:r>
        <w:t>to remove</w:t>
      </w:r>
      <w:proofErr w:type="gramEnd"/>
      <w:r>
        <w:t xml:space="preserve"> this, but I lean to keep it to make it more clear what our goal is for this </w:t>
      </w:r>
      <w:r w:rsidR="00310B79">
        <w:t xml:space="preserve">particular </w:t>
      </w:r>
      <w:r>
        <w:t>analysis</w:t>
      </w:r>
      <w:r w:rsidR="00310B79">
        <w:t>.</w:t>
      </w:r>
    </w:p>
  </w:comment>
  <w:comment w:id="297" w:author="Jenny Sjaarda" w:date="2022-04-11T21:10:00Z" w:initials="JS">
    <w:p w14:paraId="267B10DB" w14:textId="6C4ABD56" w:rsidR="00103D88" w:rsidRDefault="00103D88">
      <w:pPr>
        <w:pStyle w:val="CommentText"/>
      </w:pPr>
      <w:r>
        <w:rPr>
          <w:rStyle w:val="CommentReference"/>
        </w:rPr>
        <w:annotationRef/>
      </w:r>
      <w:r>
        <w:t xml:space="preserve">General comment from </w:t>
      </w:r>
      <w:proofErr w:type="spellStart"/>
      <w:r>
        <w:t>Adriaan</w:t>
      </w:r>
      <w:proofErr w:type="spellEnd"/>
      <w:r>
        <w:t xml:space="preserve">: I think the results are great already, but if I was to make an overarching comment, I think there could be more ‘motivating statements’ on why something was done, or what question is being answered. As sometimes it’s </w:t>
      </w:r>
      <w:proofErr w:type="gramStart"/>
      <w:r>
        <w:t>really technical</w:t>
      </w:r>
      <w:proofErr w:type="gramEnd"/>
      <w:r>
        <w:t xml:space="preserve"> and the readers of nature human behavior are not always fully informed in the methodology.</w:t>
      </w:r>
    </w:p>
  </w:comment>
  <w:comment w:id="325" w:author="Jenny Sjaarda" w:date="2022-04-07T15:16:00Z" w:initials="JS">
    <w:p w14:paraId="19C530E9" w14:textId="17A81F02" w:rsidR="0019184E" w:rsidRDefault="0019184E">
      <w:pPr>
        <w:pStyle w:val="CommentText"/>
      </w:pPr>
      <w:r>
        <w:rPr>
          <w:rStyle w:val="CommentReference"/>
        </w:rPr>
        <w:annotationRef/>
      </w:r>
      <w:r>
        <w:t xml:space="preserve">Chiara suggests </w:t>
      </w:r>
      <w:proofErr w:type="gramStart"/>
      <w:r>
        <w:t>to delete</w:t>
      </w:r>
      <w:proofErr w:type="gramEnd"/>
      <w:r>
        <w:t xml:space="preserve">.  </w:t>
      </w:r>
    </w:p>
  </w:comment>
  <w:comment w:id="334" w:author="Jenny Sjaarda" w:date="2022-04-11T21:11:00Z" w:initials="JS">
    <w:p w14:paraId="518C9B5E" w14:textId="7D93C060" w:rsidR="00103D88" w:rsidRDefault="00103D88">
      <w:pPr>
        <w:pStyle w:val="CommentText"/>
      </w:pPr>
      <w:r>
        <w:rPr>
          <w:rStyle w:val="CommentReference"/>
        </w:rPr>
        <w:annotationRef/>
      </w:r>
      <w:proofErr w:type="spellStart"/>
      <w:r>
        <w:t>Adriaan</w:t>
      </w:r>
      <w:proofErr w:type="spellEnd"/>
      <w:r>
        <w:t xml:space="preserve"> suggests it’s too many figures for the text, better to simply refer to the supplementary table. </w:t>
      </w:r>
    </w:p>
  </w:comment>
  <w:comment w:id="357" w:author="Jenny Sjaarda" w:date="2022-04-07T15:16:00Z" w:initials="JS">
    <w:p w14:paraId="116E5789" w14:textId="77777777" w:rsidR="0019184E" w:rsidRDefault="0019184E" w:rsidP="0019184E">
      <w:pPr>
        <w:pStyle w:val="CommentText"/>
      </w:pPr>
      <w:r>
        <w:rPr>
          <w:rStyle w:val="CommentReference"/>
        </w:rPr>
        <w:annotationRef/>
      </w:r>
      <w:r>
        <w:t xml:space="preserve">Chiara suggests </w:t>
      </w:r>
      <w:proofErr w:type="gramStart"/>
      <w:r>
        <w:t>to delete</w:t>
      </w:r>
      <w:proofErr w:type="gramEnd"/>
      <w:r>
        <w:t xml:space="preserve">.  </w:t>
      </w:r>
    </w:p>
  </w:comment>
  <w:comment w:id="362" w:author="Jenny Sjaarda" w:date="2022-04-11T13:45:00Z" w:initials="JS">
    <w:p w14:paraId="327A3BDC" w14:textId="6EC74431" w:rsidR="000D69F3" w:rsidRDefault="000D69F3">
      <w:pPr>
        <w:pStyle w:val="CommentText"/>
      </w:pPr>
      <w:r>
        <w:rPr>
          <w:rStyle w:val="CommentReference"/>
        </w:rPr>
        <w:annotationRef/>
      </w:r>
      <w:r>
        <w:t xml:space="preserve">Chiara suggests </w:t>
      </w:r>
      <w:proofErr w:type="gramStart"/>
      <w:r>
        <w:t>to delete</w:t>
      </w:r>
      <w:proofErr w:type="gramEnd"/>
      <w:r>
        <w:t xml:space="preserve">…. </w:t>
      </w:r>
    </w:p>
  </w:comment>
  <w:comment w:id="377" w:author="Jenny Sjaarda" w:date="2022-04-11T21:14:00Z" w:initials="JS">
    <w:p w14:paraId="1FD1A8D4" w14:textId="2D36A041" w:rsidR="002F2FC7" w:rsidRDefault="002F2FC7">
      <w:pPr>
        <w:pStyle w:val="CommentText"/>
      </w:pPr>
      <w:r>
        <w:rPr>
          <w:rStyle w:val="CommentReference"/>
        </w:rPr>
        <w:annotationRef/>
      </w:r>
      <w:r>
        <w:t xml:space="preserve">I don’t know if these 2 additional references to supp table 2 are necessary, but was a suggestion… </w:t>
      </w:r>
    </w:p>
  </w:comment>
  <w:comment w:id="383" w:author="Jenny Sjaarda" w:date="2022-04-11T13:54:00Z" w:initials="JS">
    <w:p w14:paraId="4C528FFA" w14:textId="751AA92C" w:rsidR="00DD7FAC" w:rsidRDefault="00DD7FAC">
      <w:pPr>
        <w:pStyle w:val="CommentText"/>
      </w:pPr>
      <w:r>
        <w:rPr>
          <w:rStyle w:val="CommentReference"/>
        </w:rPr>
        <w:annotationRef/>
      </w:r>
      <w:r>
        <w:t xml:space="preserve">A suggestion from Chiara: The labels seem a bit </w:t>
      </w:r>
      <w:proofErr w:type="gramStart"/>
      <w:r>
        <w:t>random</w:t>
      </w:r>
      <w:proofErr w:type="gramEnd"/>
      <w:r>
        <w:t xml:space="preserve"> and you use abbreviations not defined in the legend. An option that would satisfy people that like exploring and dissecting figures would be to add a number (</w:t>
      </w:r>
      <w:proofErr w:type="gramStart"/>
      <w:r>
        <w:t>e.g.</w:t>
      </w:r>
      <w:proofErr w:type="gramEnd"/>
      <w:r>
        <w:t xml:space="preserve"> ordered by sig. of the difference) as the label of each dark blue point. You can then add in the legend: 1: systolic blood pressure; 2: …; ….</w:t>
      </w:r>
    </w:p>
  </w:comment>
  <w:comment w:id="384" w:author="Jenny Sjaarda" w:date="2022-04-11T13:54:00Z" w:initials="JS">
    <w:p w14:paraId="18F08085" w14:textId="5928D015" w:rsidR="00DD7FAC" w:rsidRDefault="00DD7FAC">
      <w:pPr>
        <w:pStyle w:val="CommentText"/>
      </w:pPr>
      <w:r>
        <w:rPr>
          <w:rStyle w:val="CommentReference"/>
        </w:rPr>
        <w:annotationRef/>
      </w:r>
      <w:r>
        <w:t>I made sure to now have the labels defined above</w:t>
      </w:r>
      <w:r w:rsidR="00CE2F9B">
        <w:t>.</w:t>
      </w:r>
      <w:r>
        <w:t xml:space="preserve"> </w:t>
      </w:r>
    </w:p>
  </w:comment>
  <w:comment w:id="395" w:author="Jenny Sjaarda" w:date="2022-04-11T22:05:00Z" w:initials="JS">
    <w:p w14:paraId="3B9DE496" w14:textId="2ECF7C02" w:rsidR="00C92294" w:rsidRDefault="00C92294">
      <w:pPr>
        <w:pStyle w:val="CommentText"/>
      </w:pPr>
      <w:r>
        <w:rPr>
          <w:rStyle w:val="CommentReference"/>
        </w:rPr>
        <w:annotationRef/>
      </w:r>
      <w:r>
        <w:t xml:space="preserve">A few suggestions on this one: </w:t>
      </w:r>
      <w:r>
        <w:br/>
        <w:t>(1) could move to supplement</w:t>
      </w:r>
      <w:r>
        <w:br/>
        <w:t>(2) label the same points we have labelled in figure 3</w:t>
      </w:r>
      <w:r>
        <w:br/>
        <w:t>(3) combine with a DAG / a few examples as you suggested</w:t>
      </w:r>
      <w:r w:rsidR="00821F11">
        <w:t xml:space="preserve"> pr</w:t>
      </w:r>
      <w:r w:rsidR="00821F11">
        <w:t>eviously</w:t>
      </w:r>
      <w:r>
        <w:t xml:space="preserve">.  </w:t>
      </w:r>
    </w:p>
  </w:comment>
  <w:comment w:id="411" w:author="Jenny Sjaarda" w:date="2022-04-11T13:58:00Z" w:initials="JS">
    <w:p w14:paraId="584F8327" w14:textId="1C66E1C9" w:rsidR="00DA320C" w:rsidRDefault="00DA320C">
      <w:pPr>
        <w:pStyle w:val="CommentText"/>
      </w:pPr>
      <w:r>
        <w:rPr>
          <w:rStyle w:val="CommentReference"/>
        </w:rPr>
        <w:annotationRef/>
      </w:r>
      <w:r>
        <w:t>Should we use the same y-coordinates here to show how much larger the impact is of some traits vs. others?</w:t>
      </w:r>
    </w:p>
  </w:comment>
  <w:comment w:id="634" w:author="Jenny Sjaarda" w:date="2022-04-11T14:17:00Z" w:initials="JS">
    <w:p w14:paraId="6498B486" w14:textId="1C131F51" w:rsidR="00E445D9" w:rsidRDefault="00E445D9">
      <w:pPr>
        <w:pStyle w:val="CommentText"/>
      </w:pPr>
      <w:r>
        <w:rPr>
          <w:rStyle w:val="CommentReference"/>
        </w:rPr>
        <w:annotationRef/>
      </w:r>
      <w:r>
        <w:t xml:space="preserve">Comment from Chiara: For me, this should be the very first paragraph of the results. As I was expecting it to come first, it took me a while to understand that you first focus on the discrepant results….  I would make it a section on </w:t>
      </w:r>
      <w:proofErr w:type="spellStart"/>
      <w:proofErr w:type="gramStart"/>
      <w:r>
        <w:t>it’s</w:t>
      </w:r>
      <w:proofErr w:type="spellEnd"/>
      <w:proofErr w:type="gramEnd"/>
      <w:r>
        <w:t xml:space="preserve"> own and describe a bit more which are the top traits (and if there were any traits you were expecting based on literature but did not observe)</w:t>
      </w:r>
    </w:p>
  </w:comment>
  <w:comment w:id="652" w:author="Jenny Sjaarda" w:date="2022-04-11T21:15:00Z" w:initials="JS">
    <w:p w14:paraId="366D8A4D" w14:textId="5BEAA0E7" w:rsidR="002F2FC7" w:rsidRDefault="002F2FC7" w:rsidP="002F2FC7">
      <w:r>
        <w:rPr>
          <w:rStyle w:val="CommentReference"/>
        </w:rPr>
        <w:annotationRef/>
      </w:r>
      <w:proofErr w:type="gramStart"/>
      <w:r>
        <w:t>Again</w:t>
      </w:r>
      <w:proofErr w:type="gramEnd"/>
      <w:r>
        <w:t xml:space="preserve"> </w:t>
      </w:r>
      <w:proofErr w:type="spellStart"/>
      <w:r>
        <w:t>Adriaan</w:t>
      </w:r>
      <w:proofErr w:type="spellEnd"/>
      <w:r>
        <w:t xml:space="preserve"> commented on the interpretability of this: </w:t>
      </w:r>
      <w:r>
        <w:rPr>
          <w:rFonts w:asciiTheme="minorHAnsi" w:eastAsiaTheme="minorHAnsi" w:hAnsiTheme="minorHAnsi" w:cstheme="minorBidi"/>
          <w:sz w:val="20"/>
          <w:szCs w:val="20"/>
        </w:rPr>
        <w:t xml:space="preserve">This seems like a cool concept, but could we add a sentence that indicates what it means in </w:t>
      </w:r>
      <w:proofErr w:type="spellStart"/>
      <w:r>
        <w:rPr>
          <w:rFonts w:asciiTheme="minorHAnsi" w:eastAsiaTheme="minorHAnsi" w:hAnsiTheme="minorHAnsi" w:cstheme="minorBidi"/>
          <w:sz w:val="20"/>
          <w:szCs w:val="20"/>
        </w:rPr>
        <w:t>laymans</w:t>
      </w:r>
      <w:proofErr w:type="spellEnd"/>
      <w:r>
        <w:rPr>
          <w:rFonts w:asciiTheme="minorHAnsi" w:eastAsiaTheme="minorHAnsi" w:hAnsiTheme="minorHAnsi" w:cstheme="minorBidi"/>
          <w:sz w:val="20"/>
          <w:szCs w:val="20"/>
        </w:rPr>
        <w:t xml:space="preserve"> terms?</w:t>
      </w:r>
    </w:p>
    <w:p w14:paraId="4E099A6A" w14:textId="235F7B19" w:rsidR="002F2FC7" w:rsidRDefault="002F2FC7">
      <w:pPr>
        <w:pStyle w:val="CommentText"/>
      </w:pPr>
    </w:p>
  </w:comment>
  <w:comment w:id="653" w:author="Jenny Sjaarda" w:date="2022-04-11T21:16:00Z" w:initials="JS">
    <w:p w14:paraId="532BAFF5" w14:textId="40CE6FE9" w:rsidR="002F2FC7" w:rsidRDefault="002F2FC7">
      <w:pPr>
        <w:pStyle w:val="CommentText"/>
      </w:pPr>
      <w:r>
        <w:rPr>
          <w:rStyle w:val="CommentReference"/>
        </w:rPr>
        <w:annotationRef/>
      </w:r>
      <w:r>
        <w:t xml:space="preserve">Struggling how best to solve the confusion without simply interpreting the result (which is better suited for the discussion). </w:t>
      </w:r>
    </w:p>
  </w:comment>
  <w:comment w:id="655" w:author="Jenny Sjaarda" w:date="2022-04-11T14:19:00Z" w:initials="JS">
    <w:p w14:paraId="52D160AA" w14:textId="2BAC77D6" w:rsidR="00E445D9" w:rsidRDefault="00E445D9">
      <w:pPr>
        <w:pStyle w:val="CommentText"/>
      </w:pPr>
      <w:r>
        <w:rPr>
          <w:rStyle w:val="CommentReference"/>
        </w:rPr>
        <w:annotationRef/>
      </w:r>
    </w:p>
  </w:comment>
  <w:comment w:id="656" w:author="Jenny Sjaarda" w:date="2022-04-11T21:18:00Z" w:initials="JS">
    <w:p w14:paraId="7A107CBA" w14:textId="11589425" w:rsidR="002F2FC7" w:rsidRDefault="002F2FC7">
      <w:pPr>
        <w:pStyle w:val="CommentText"/>
      </w:pPr>
      <w:r>
        <w:rPr>
          <w:rStyle w:val="CommentReference"/>
        </w:rPr>
        <w:annotationRef/>
      </w:r>
      <w:r>
        <w:t xml:space="preserve">Related to Chiara’s comment above, she </w:t>
      </w:r>
      <w:proofErr w:type="gramStart"/>
      <w:r>
        <w:t>adds:</w:t>
      </w:r>
      <w:proofErr w:type="gramEnd"/>
      <w:r>
        <w:t xml:space="preserve"> I would have this as the second section of the results, before the discrepant MR/</w:t>
      </w:r>
      <w:proofErr w:type="spellStart"/>
      <w:r>
        <w:t>cor</w:t>
      </w:r>
      <w:proofErr w:type="spellEnd"/>
      <w:r>
        <w:t xml:space="preserve"> results.</w:t>
      </w:r>
    </w:p>
  </w:comment>
  <w:comment w:id="700" w:author="Jenny Sjaarda" w:date="2022-04-12T08:53:00Z" w:initials="JS">
    <w:p w14:paraId="69206152" w14:textId="54556326" w:rsidR="00276DDC" w:rsidRDefault="00276DDC">
      <w:pPr>
        <w:pStyle w:val="CommentText"/>
      </w:pPr>
      <w:r>
        <w:rPr>
          <w:rStyle w:val="CommentReference"/>
        </w:rPr>
        <w:annotationRef/>
      </w:r>
      <w:r>
        <w:t>Order of panels rearranged to match text description.</w:t>
      </w:r>
    </w:p>
  </w:comment>
  <w:comment w:id="731" w:author="Jenny Sjaarda" w:date="2022-04-11T15:34:00Z" w:initials="JS">
    <w:p w14:paraId="53455DC4" w14:textId="73CEA329" w:rsidR="00922448" w:rsidRDefault="00922448">
      <w:pPr>
        <w:pStyle w:val="CommentText"/>
      </w:pPr>
      <w:r>
        <w:rPr>
          <w:rStyle w:val="CommentReference"/>
        </w:rPr>
        <w:annotationRef/>
      </w:r>
      <w:r>
        <w:t>Suggestion to give a</w:t>
      </w:r>
      <w:r w:rsidR="00276DDC">
        <w:t xml:space="preserve">n actual </w:t>
      </w:r>
      <w:r>
        <w:t>number</w:t>
      </w:r>
      <w:r w:rsidR="00276DDC">
        <w:t xml:space="preserve"> or percent</w:t>
      </w:r>
      <w:r>
        <w:t xml:space="preserve"> here for the number </w:t>
      </w:r>
      <w:r w:rsidR="00276DDC">
        <w:t xml:space="preserve">of pairs going </w:t>
      </w:r>
      <w:r>
        <w:t>through the different paths, I agree this would be nice. Would be for example, rho and omega not significantly different and gamma non-significant? Or how to find such a number?</w:t>
      </w:r>
    </w:p>
  </w:comment>
  <w:comment w:id="765" w:author="Jenny Sjaarda" w:date="2022-04-11T21:54:00Z" w:initials="JS">
    <w:p w14:paraId="6B4D1524" w14:textId="0A80AEC0" w:rsidR="00EA32B7" w:rsidRDefault="00EA32B7">
      <w:pPr>
        <w:pStyle w:val="CommentText"/>
      </w:pPr>
      <w:r>
        <w:rPr>
          <w:rStyle w:val="CommentReference"/>
        </w:rPr>
        <w:annotationRef/>
      </w:r>
      <w:r>
        <w:t xml:space="preserve">Do we need to reference and explicitly </w:t>
      </w:r>
      <w:r w:rsidR="00C13719">
        <w:t xml:space="preserve">and </w:t>
      </w:r>
      <w:r>
        <w:t xml:space="preserve">explain all 4 panels of the top figure? </w:t>
      </w:r>
    </w:p>
  </w:comment>
  <w:comment w:id="787" w:author="Jenny Sjaarda" w:date="2022-04-11T15:37:00Z" w:initials="JS">
    <w:p w14:paraId="310BB800" w14:textId="77777777" w:rsidR="00922448" w:rsidRDefault="00922448" w:rsidP="00922448">
      <w:r>
        <w:rPr>
          <w:rStyle w:val="CommentReference"/>
        </w:rPr>
        <w:annotationRef/>
      </w:r>
      <w:r>
        <w:t xml:space="preserve">General comment from Chiara: </w:t>
      </w:r>
      <w:r>
        <w:rPr>
          <w:rFonts w:asciiTheme="minorHAnsi" w:eastAsiaTheme="minorHAnsi" w:hAnsiTheme="minorHAnsi" w:cstheme="minorBidi"/>
          <w:sz w:val="20"/>
          <w:szCs w:val="20"/>
        </w:rPr>
        <w:t>The discussion rehashes many points of the results. I think it could be made shorter.</w:t>
      </w:r>
    </w:p>
    <w:p w14:paraId="539816F5" w14:textId="299EB284" w:rsidR="00922448" w:rsidRDefault="00922448" w:rsidP="00922448">
      <w:pPr>
        <w:pStyle w:val="CommentText"/>
      </w:pPr>
      <w:r>
        <w:t>I would also try to add more points of discussion (</w:t>
      </w:r>
      <w:proofErr w:type="gramStart"/>
      <w:r>
        <w:t>e.g.</w:t>
      </w:r>
      <w:proofErr w:type="gramEnd"/>
      <w:r>
        <w:t xml:space="preserve"> could the method be applied to relations other than couples? How can the results concretely be used to improve epidemiological studies?). I would also try to put results in context of what has </w:t>
      </w:r>
      <w:proofErr w:type="gramStart"/>
      <w:r>
        <w:t>been  found</w:t>
      </w:r>
      <w:proofErr w:type="gramEnd"/>
      <w:r>
        <w:t xml:space="preserve"> so far (not sure how much is known).</w:t>
      </w:r>
    </w:p>
  </w:comment>
  <w:comment w:id="788" w:author="Jenny Sjaarda" w:date="2022-04-11T15:37:00Z" w:initials="JS">
    <w:p w14:paraId="2060655B" w14:textId="6E88F359" w:rsidR="007E38ED" w:rsidRDefault="007E38ED">
      <w:pPr>
        <w:pStyle w:val="CommentText"/>
      </w:pPr>
      <w:r>
        <w:rPr>
          <w:rStyle w:val="CommentReference"/>
        </w:rPr>
        <w:annotationRef/>
      </w:r>
      <w:r>
        <w:t xml:space="preserve">Suggestion to delete since it </w:t>
      </w:r>
      <w:proofErr w:type="gramStart"/>
      <w:r w:rsidR="00C13719">
        <w:t xml:space="preserve">repeats </w:t>
      </w:r>
      <w:r>
        <w:t xml:space="preserve"> some</w:t>
      </w:r>
      <w:proofErr w:type="gramEnd"/>
      <w:r>
        <w:t xml:space="preserve"> parts of introduction…. </w:t>
      </w:r>
    </w:p>
  </w:comment>
  <w:comment w:id="812" w:author="Jenny Sjaarda" w:date="2022-04-11T15:42:00Z" w:initials="JS">
    <w:p w14:paraId="432EF0F7" w14:textId="0F18B306" w:rsidR="006A3615" w:rsidRDefault="006A3615">
      <w:pPr>
        <w:pStyle w:val="CommentText"/>
      </w:pPr>
      <w:r>
        <w:rPr>
          <w:rStyle w:val="CommentReference"/>
        </w:rPr>
        <w:annotationRef/>
      </w:r>
      <w:r>
        <w:t>If we did change the order of the results</w:t>
      </w:r>
      <w:r w:rsidR="00C13719">
        <w:t xml:space="preserve"> (as Chiara suggested)</w:t>
      </w:r>
      <w:r>
        <w:t xml:space="preserve">, we should change the order here as well. </w:t>
      </w:r>
    </w:p>
  </w:comment>
  <w:comment w:id="837" w:author="Jenny Sjaarda" w:date="2022-04-11T15:46:00Z" w:initials="JS">
    <w:p w14:paraId="1D289143" w14:textId="78FD624D" w:rsidR="006A3615" w:rsidRDefault="006A3615">
      <w:pPr>
        <w:pStyle w:val="CommentText"/>
      </w:pPr>
      <w:r>
        <w:rPr>
          <w:rStyle w:val="CommentReference"/>
        </w:rPr>
        <w:annotationRef/>
      </w:r>
      <w:r>
        <w:t xml:space="preserve">Could delete? </w:t>
      </w:r>
    </w:p>
  </w:comment>
  <w:comment w:id="882" w:author="Jenny Sjaarda" w:date="2022-04-11T18:23:00Z" w:initials="JS">
    <w:p w14:paraId="5944A9CC" w14:textId="1BDFEB6D" w:rsidR="009721FE" w:rsidRDefault="009721FE">
      <w:pPr>
        <w:pStyle w:val="CommentText"/>
      </w:pPr>
      <w:r>
        <w:rPr>
          <w:rStyle w:val="CommentReference"/>
        </w:rPr>
        <w:annotationRef/>
      </w:r>
      <w:r>
        <w:t>Chiara suggests deleting. I was taught to usually counter limitations with what we did to mitigate these shortcomings, but this obviously lengthens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D7BE86" w15:done="0"/>
  <w15:commentEx w15:paraId="161987D2" w15:done="0"/>
  <w15:commentEx w15:paraId="096E457D" w15:paraIdParent="161987D2" w15:done="0"/>
  <w15:commentEx w15:paraId="161A4CC2" w15:paraIdParent="161987D2" w15:done="0"/>
  <w15:commentEx w15:paraId="2C3385D9" w15:done="0"/>
  <w15:commentEx w15:paraId="50C5A32E" w15:done="0"/>
  <w15:commentEx w15:paraId="4A533043" w15:done="0"/>
  <w15:commentEx w15:paraId="66791E6F" w15:paraIdParent="4A533043" w15:done="0"/>
  <w15:commentEx w15:paraId="678CE328" w15:done="0"/>
  <w15:commentEx w15:paraId="25F2BDED" w15:done="0"/>
  <w15:commentEx w15:paraId="47247E3B" w15:done="0"/>
  <w15:commentEx w15:paraId="2E5E8911" w15:done="0"/>
  <w15:commentEx w15:paraId="74C8C03E" w15:done="0"/>
  <w15:commentEx w15:paraId="7D2B3596" w15:done="0"/>
  <w15:commentEx w15:paraId="57DEFB21" w15:done="0"/>
  <w15:commentEx w15:paraId="50EA84CE" w15:paraIdParent="57DEFB21" w15:done="0"/>
  <w15:commentEx w15:paraId="6066365D" w15:done="0"/>
  <w15:commentEx w15:paraId="786F783D" w15:done="0"/>
  <w15:commentEx w15:paraId="267B10DB" w15:done="0"/>
  <w15:commentEx w15:paraId="19C530E9" w15:done="0"/>
  <w15:commentEx w15:paraId="518C9B5E" w15:done="0"/>
  <w15:commentEx w15:paraId="116E5789" w15:done="0"/>
  <w15:commentEx w15:paraId="327A3BDC" w15:done="0"/>
  <w15:commentEx w15:paraId="1FD1A8D4" w15:done="0"/>
  <w15:commentEx w15:paraId="4C528FFA" w15:done="0"/>
  <w15:commentEx w15:paraId="18F08085" w15:paraIdParent="4C528FFA" w15:done="0"/>
  <w15:commentEx w15:paraId="3B9DE496" w15:done="0"/>
  <w15:commentEx w15:paraId="584F8327" w15:done="0"/>
  <w15:commentEx w15:paraId="6498B486" w15:done="0"/>
  <w15:commentEx w15:paraId="4E099A6A" w15:done="0"/>
  <w15:commentEx w15:paraId="532BAFF5" w15:paraIdParent="4E099A6A" w15:done="0"/>
  <w15:commentEx w15:paraId="52D160AA" w15:done="0"/>
  <w15:commentEx w15:paraId="7A107CBA" w15:done="0"/>
  <w15:commentEx w15:paraId="69206152" w15:done="0"/>
  <w15:commentEx w15:paraId="53455DC4" w15:done="0"/>
  <w15:commentEx w15:paraId="6B4D1524" w15:done="0"/>
  <w15:commentEx w15:paraId="539816F5" w15:done="0"/>
  <w15:commentEx w15:paraId="2060655B" w15:done="0"/>
  <w15:commentEx w15:paraId="432EF0F7" w15:done="0"/>
  <w15:commentEx w15:paraId="1D289143" w15:done="0"/>
  <w15:commentEx w15:paraId="5944A9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F2BC" w16cex:dateUtc="2022-04-11T16:32:00Z"/>
  <w16cex:commentExtensible w16cex:durableId="25FF22CA" w16cex:dateUtc="2022-04-11T19:57:00Z"/>
  <w16cex:commentExtensible w16cex:durableId="25FF22E5" w16cex:dateUtc="2022-04-11T19:57:00Z"/>
  <w16cex:commentExtensible w16cex:durableId="25FF2327" w16cex:dateUtc="2022-04-11T19:59:00Z"/>
  <w16cex:commentExtensible w16cex:durableId="25F7E849" w16cex:dateUtc="2022-04-06T08:22:00Z"/>
  <w16cex:commentExtensible w16cex:durableId="25F7E915" w16cex:dateUtc="2022-04-06T08:25:00Z"/>
  <w16cex:commentExtensible w16cex:durableId="25FF25D7" w16cex:dateUtc="2022-04-11T20:10:00Z"/>
  <w16cex:commentExtensible w16cex:durableId="25FF25E0" w16cex:dateUtc="2022-04-11T20:10:00Z"/>
  <w16cex:commentExtensible w16cex:durableId="25FEF540" w16cex:dateUtc="2022-04-11T16:43:00Z"/>
  <w16cex:commentExtensible w16cex:durableId="25FF260C" w16cex:dateUtc="2022-04-11T20:11:00Z"/>
  <w16cex:commentExtensible w16cex:durableId="25F7EE68" w16cex:dateUtc="2022-04-06T08:48:00Z"/>
  <w16cex:commentExtensible w16cex:durableId="25F7F006" w16cex:dateUtc="2022-04-06T08:55:00Z"/>
  <w16cex:commentExtensible w16cex:durableId="25F7E72C" w16cex:dateUtc="2022-04-06T08:17:00Z"/>
  <w16cex:commentExtensible w16cex:durableId="25F81BD6" w16cex:dateUtc="2022-04-06T08:17:00Z"/>
  <w16cex:commentExtensible w16cex:durableId="25FF238E" w16cex:dateUtc="2022-04-11T20:00:00Z"/>
  <w16cex:commentExtensible w16cex:durableId="25FF2394" w16cex:dateUtc="2022-04-11T20:00:00Z"/>
  <w16cex:commentExtensible w16cex:durableId="25FF23A8" w16cex:dateUtc="2022-04-11T20:01:00Z"/>
  <w16cex:commentExtensible w16cex:durableId="25F82C51" w16cex:dateUtc="2022-04-06T13:12:00Z"/>
  <w16cex:commentExtensible w16cex:durableId="25FF17AF" w16cex:dateUtc="2022-04-11T19:10:00Z"/>
  <w16cex:commentExtensible w16cex:durableId="25F97EBB" w16cex:dateUtc="2022-04-07T13:16:00Z"/>
  <w16cex:commentExtensible w16cex:durableId="25FF1805" w16cex:dateUtc="2022-04-11T19:11:00Z"/>
  <w16cex:commentExtensible w16cex:durableId="25F97F52" w16cex:dateUtc="2022-04-07T13:16:00Z"/>
  <w16cex:commentExtensible w16cex:durableId="25FEAF67" w16cex:dateUtc="2022-04-11T11:45:00Z"/>
  <w16cex:commentExtensible w16cex:durableId="25FF18B2" w16cex:dateUtc="2022-04-11T19:14:00Z"/>
  <w16cex:commentExtensible w16cex:durableId="25FEB1A0" w16cex:dateUtc="2022-04-11T11:54:00Z"/>
  <w16cex:commentExtensible w16cex:durableId="25FEB1A8" w16cex:dateUtc="2022-04-11T11:54:00Z"/>
  <w16cex:commentExtensible w16cex:durableId="25FF24C3" w16cex:dateUtc="2022-04-11T20:05:00Z"/>
  <w16cex:commentExtensible w16cex:durableId="25FEB284" w16cex:dateUtc="2022-04-11T11:58:00Z"/>
  <w16cex:commentExtensible w16cex:durableId="25FEB70F" w16cex:dateUtc="2022-04-11T12:17:00Z"/>
  <w16cex:commentExtensible w16cex:durableId="25FF190A" w16cex:dateUtc="2022-04-11T19:15:00Z"/>
  <w16cex:commentExtensible w16cex:durableId="25FF191B" w16cex:dateUtc="2022-04-11T19:16:00Z"/>
  <w16cex:commentExtensible w16cex:durableId="25FEB772" w16cex:dateUtc="2022-04-11T12:19:00Z"/>
  <w16cex:commentExtensible w16cex:durableId="25FF198C" w16cex:dateUtc="2022-04-11T19:18:00Z"/>
  <w16cex:commentExtensible w16cex:durableId="25FFBC99" w16cex:dateUtc="2022-04-12T06:53:00Z"/>
  <w16cex:commentExtensible w16cex:durableId="25FEC91D" w16cex:dateUtc="2022-04-11T13:34:00Z"/>
  <w16cex:commentExtensible w16cex:durableId="25FF221D" w16cex:dateUtc="2022-04-11T19:54:00Z"/>
  <w16cex:commentExtensible w16cex:durableId="25FEC9AA" w16cex:dateUtc="2022-04-11T13:37:00Z"/>
  <w16cex:commentExtensible w16cex:durableId="25FEC9D3" w16cex:dateUtc="2022-04-11T13:37:00Z"/>
  <w16cex:commentExtensible w16cex:durableId="25FECAF7" w16cex:dateUtc="2022-04-11T13:42:00Z"/>
  <w16cex:commentExtensible w16cex:durableId="25FECBD7" w16cex:dateUtc="2022-04-11T13:46:00Z"/>
  <w16cex:commentExtensible w16cex:durableId="25FEF087" w16cex:dateUtc="2022-04-11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D7BE86" w16cid:durableId="25FEF2BC"/>
  <w16cid:commentId w16cid:paraId="161987D2" w16cid:durableId="25FF22CA"/>
  <w16cid:commentId w16cid:paraId="096E457D" w16cid:durableId="25FF22E5"/>
  <w16cid:commentId w16cid:paraId="161A4CC2" w16cid:durableId="25FF2327"/>
  <w16cid:commentId w16cid:paraId="2C3385D9" w16cid:durableId="25F7E849"/>
  <w16cid:commentId w16cid:paraId="50C5A32E" w16cid:durableId="25F7E915"/>
  <w16cid:commentId w16cid:paraId="4A533043" w16cid:durableId="25FF25D7"/>
  <w16cid:commentId w16cid:paraId="66791E6F" w16cid:durableId="25FF25E0"/>
  <w16cid:commentId w16cid:paraId="678CE328" w16cid:durableId="25FEF540"/>
  <w16cid:commentId w16cid:paraId="25F2BDED" w16cid:durableId="25FF260C"/>
  <w16cid:commentId w16cid:paraId="47247E3B" w16cid:durableId="25F7EE68"/>
  <w16cid:commentId w16cid:paraId="2E5E8911" w16cid:durableId="25F7F006"/>
  <w16cid:commentId w16cid:paraId="74C8C03E" w16cid:durableId="25F7E72C"/>
  <w16cid:commentId w16cid:paraId="7D2B3596" w16cid:durableId="25F81BD6"/>
  <w16cid:commentId w16cid:paraId="57DEFB21" w16cid:durableId="25FF238E"/>
  <w16cid:commentId w16cid:paraId="50EA84CE" w16cid:durableId="25FF2394"/>
  <w16cid:commentId w16cid:paraId="6066365D" w16cid:durableId="25FF23A8"/>
  <w16cid:commentId w16cid:paraId="786F783D" w16cid:durableId="25F82C51"/>
  <w16cid:commentId w16cid:paraId="267B10DB" w16cid:durableId="25FF17AF"/>
  <w16cid:commentId w16cid:paraId="19C530E9" w16cid:durableId="25F97EBB"/>
  <w16cid:commentId w16cid:paraId="518C9B5E" w16cid:durableId="25FF1805"/>
  <w16cid:commentId w16cid:paraId="116E5789" w16cid:durableId="25F97F52"/>
  <w16cid:commentId w16cid:paraId="327A3BDC" w16cid:durableId="25FEAF67"/>
  <w16cid:commentId w16cid:paraId="1FD1A8D4" w16cid:durableId="25FF18B2"/>
  <w16cid:commentId w16cid:paraId="4C528FFA" w16cid:durableId="25FEB1A0"/>
  <w16cid:commentId w16cid:paraId="18F08085" w16cid:durableId="25FEB1A8"/>
  <w16cid:commentId w16cid:paraId="3B9DE496" w16cid:durableId="25FF24C3"/>
  <w16cid:commentId w16cid:paraId="584F8327" w16cid:durableId="25FEB284"/>
  <w16cid:commentId w16cid:paraId="6498B486" w16cid:durableId="25FEB70F"/>
  <w16cid:commentId w16cid:paraId="4E099A6A" w16cid:durableId="25FF190A"/>
  <w16cid:commentId w16cid:paraId="532BAFF5" w16cid:durableId="25FF191B"/>
  <w16cid:commentId w16cid:paraId="52D160AA" w16cid:durableId="25FEB772"/>
  <w16cid:commentId w16cid:paraId="7A107CBA" w16cid:durableId="25FF198C"/>
  <w16cid:commentId w16cid:paraId="69206152" w16cid:durableId="25FFBC99"/>
  <w16cid:commentId w16cid:paraId="53455DC4" w16cid:durableId="25FEC91D"/>
  <w16cid:commentId w16cid:paraId="6B4D1524" w16cid:durableId="25FF221D"/>
  <w16cid:commentId w16cid:paraId="539816F5" w16cid:durableId="25FEC9AA"/>
  <w16cid:commentId w16cid:paraId="2060655B" w16cid:durableId="25FEC9D3"/>
  <w16cid:commentId w16cid:paraId="432EF0F7" w16cid:durableId="25FECAF7"/>
  <w16cid:commentId w16cid:paraId="1D289143" w16cid:durableId="25FECBD7"/>
  <w16cid:commentId w16cid:paraId="5944A9CC" w16cid:durableId="25FEF0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6023595">
    <w:abstractNumId w:val="3"/>
  </w:num>
  <w:num w:numId="2" w16cid:durableId="902521862">
    <w:abstractNumId w:val="4"/>
  </w:num>
  <w:num w:numId="3" w16cid:durableId="872838908">
    <w:abstractNumId w:val="0"/>
  </w:num>
  <w:num w:numId="4" w16cid:durableId="578638202">
    <w:abstractNumId w:val="2"/>
  </w:num>
  <w:num w:numId="5" w16cid:durableId="93289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69BE"/>
    <w:rsid w:val="000123A7"/>
    <w:rsid w:val="00015936"/>
    <w:rsid w:val="00026022"/>
    <w:rsid w:val="000345CF"/>
    <w:rsid w:val="00044AFA"/>
    <w:rsid w:val="00044F58"/>
    <w:rsid w:val="00047323"/>
    <w:rsid w:val="00047C78"/>
    <w:rsid w:val="00053F45"/>
    <w:rsid w:val="000567C2"/>
    <w:rsid w:val="00064EC7"/>
    <w:rsid w:val="00073018"/>
    <w:rsid w:val="00082035"/>
    <w:rsid w:val="0008740A"/>
    <w:rsid w:val="000A1289"/>
    <w:rsid w:val="000A61D4"/>
    <w:rsid w:val="000A675E"/>
    <w:rsid w:val="000B1582"/>
    <w:rsid w:val="000B48D3"/>
    <w:rsid w:val="000C21D2"/>
    <w:rsid w:val="000C40CE"/>
    <w:rsid w:val="000D69F3"/>
    <w:rsid w:val="000E441B"/>
    <w:rsid w:val="000E71D1"/>
    <w:rsid w:val="000F12E0"/>
    <w:rsid w:val="000F2D3D"/>
    <w:rsid w:val="000F4C2B"/>
    <w:rsid w:val="000F61FA"/>
    <w:rsid w:val="00103D88"/>
    <w:rsid w:val="00125247"/>
    <w:rsid w:val="00134825"/>
    <w:rsid w:val="00135CA8"/>
    <w:rsid w:val="00137B74"/>
    <w:rsid w:val="00137CC8"/>
    <w:rsid w:val="00141678"/>
    <w:rsid w:val="0014201A"/>
    <w:rsid w:val="00144A54"/>
    <w:rsid w:val="00144EB6"/>
    <w:rsid w:val="00150C47"/>
    <w:rsid w:val="0015216C"/>
    <w:rsid w:val="00153768"/>
    <w:rsid w:val="00165848"/>
    <w:rsid w:val="00170854"/>
    <w:rsid w:val="00176BE2"/>
    <w:rsid w:val="001778D6"/>
    <w:rsid w:val="0018049A"/>
    <w:rsid w:val="00183589"/>
    <w:rsid w:val="00185E08"/>
    <w:rsid w:val="00186FE3"/>
    <w:rsid w:val="00187A09"/>
    <w:rsid w:val="00187D50"/>
    <w:rsid w:val="00190D55"/>
    <w:rsid w:val="0019184E"/>
    <w:rsid w:val="001A259B"/>
    <w:rsid w:val="001B04CE"/>
    <w:rsid w:val="001B1627"/>
    <w:rsid w:val="001B1B09"/>
    <w:rsid w:val="001B5C6E"/>
    <w:rsid w:val="001C21E7"/>
    <w:rsid w:val="001C5095"/>
    <w:rsid w:val="001D0B45"/>
    <w:rsid w:val="001D17BF"/>
    <w:rsid w:val="001F378B"/>
    <w:rsid w:val="002002E7"/>
    <w:rsid w:val="002121C5"/>
    <w:rsid w:val="002226CC"/>
    <w:rsid w:val="00232E09"/>
    <w:rsid w:val="00232E94"/>
    <w:rsid w:val="0023354B"/>
    <w:rsid w:val="0023456E"/>
    <w:rsid w:val="002416F7"/>
    <w:rsid w:val="00272AB1"/>
    <w:rsid w:val="002760EB"/>
    <w:rsid w:val="00276DDC"/>
    <w:rsid w:val="00277F4E"/>
    <w:rsid w:val="002843F0"/>
    <w:rsid w:val="00287556"/>
    <w:rsid w:val="00292C9C"/>
    <w:rsid w:val="002A338D"/>
    <w:rsid w:val="002B168C"/>
    <w:rsid w:val="002B1EAA"/>
    <w:rsid w:val="002B237D"/>
    <w:rsid w:val="002C34BE"/>
    <w:rsid w:val="002C3C03"/>
    <w:rsid w:val="002C4828"/>
    <w:rsid w:val="002C6428"/>
    <w:rsid w:val="002D5164"/>
    <w:rsid w:val="002E613A"/>
    <w:rsid w:val="002E78F8"/>
    <w:rsid w:val="002F2C26"/>
    <w:rsid w:val="002F2FC7"/>
    <w:rsid w:val="002F4846"/>
    <w:rsid w:val="003074CD"/>
    <w:rsid w:val="00310B79"/>
    <w:rsid w:val="003324C4"/>
    <w:rsid w:val="00340567"/>
    <w:rsid w:val="0034502F"/>
    <w:rsid w:val="0034630B"/>
    <w:rsid w:val="00350CBD"/>
    <w:rsid w:val="0035155D"/>
    <w:rsid w:val="003548D6"/>
    <w:rsid w:val="00370AA3"/>
    <w:rsid w:val="003732FF"/>
    <w:rsid w:val="00383266"/>
    <w:rsid w:val="003918D5"/>
    <w:rsid w:val="0039387D"/>
    <w:rsid w:val="003B026B"/>
    <w:rsid w:val="003C3026"/>
    <w:rsid w:val="003C6C91"/>
    <w:rsid w:val="003D0937"/>
    <w:rsid w:val="003D0E77"/>
    <w:rsid w:val="003F1C56"/>
    <w:rsid w:val="00407D64"/>
    <w:rsid w:val="00411C5F"/>
    <w:rsid w:val="00413FB7"/>
    <w:rsid w:val="004149FB"/>
    <w:rsid w:val="00416E56"/>
    <w:rsid w:val="004224BB"/>
    <w:rsid w:val="00434787"/>
    <w:rsid w:val="00434C08"/>
    <w:rsid w:val="004437FE"/>
    <w:rsid w:val="00460C81"/>
    <w:rsid w:val="00461457"/>
    <w:rsid w:val="0047409F"/>
    <w:rsid w:val="00476D49"/>
    <w:rsid w:val="004812D4"/>
    <w:rsid w:val="004856F9"/>
    <w:rsid w:val="00490BFD"/>
    <w:rsid w:val="00491654"/>
    <w:rsid w:val="004964BA"/>
    <w:rsid w:val="004A058B"/>
    <w:rsid w:val="004A2329"/>
    <w:rsid w:val="004A32F6"/>
    <w:rsid w:val="004A539C"/>
    <w:rsid w:val="004A7D5D"/>
    <w:rsid w:val="004B37AB"/>
    <w:rsid w:val="004B4771"/>
    <w:rsid w:val="004B6ACC"/>
    <w:rsid w:val="004C04EC"/>
    <w:rsid w:val="004C292D"/>
    <w:rsid w:val="004D0839"/>
    <w:rsid w:val="004D0C9F"/>
    <w:rsid w:val="004D19C4"/>
    <w:rsid w:val="004D412D"/>
    <w:rsid w:val="004D6575"/>
    <w:rsid w:val="004D7A3F"/>
    <w:rsid w:val="004E1A6F"/>
    <w:rsid w:val="004E2D97"/>
    <w:rsid w:val="004E4FD6"/>
    <w:rsid w:val="004E7C00"/>
    <w:rsid w:val="004F1E84"/>
    <w:rsid w:val="00503099"/>
    <w:rsid w:val="005068DE"/>
    <w:rsid w:val="00530991"/>
    <w:rsid w:val="00533BFD"/>
    <w:rsid w:val="00536F98"/>
    <w:rsid w:val="005431F6"/>
    <w:rsid w:val="00547693"/>
    <w:rsid w:val="00565915"/>
    <w:rsid w:val="00575B10"/>
    <w:rsid w:val="00580DF0"/>
    <w:rsid w:val="00587C65"/>
    <w:rsid w:val="0059105F"/>
    <w:rsid w:val="00592254"/>
    <w:rsid w:val="00597DF4"/>
    <w:rsid w:val="005B0DED"/>
    <w:rsid w:val="005C3F8A"/>
    <w:rsid w:val="005C4389"/>
    <w:rsid w:val="005C5CE1"/>
    <w:rsid w:val="005D1718"/>
    <w:rsid w:val="005D590E"/>
    <w:rsid w:val="005D619A"/>
    <w:rsid w:val="005D7BB8"/>
    <w:rsid w:val="005E3A45"/>
    <w:rsid w:val="005E785E"/>
    <w:rsid w:val="005F0AE5"/>
    <w:rsid w:val="005F5FD1"/>
    <w:rsid w:val="005F660B"/>
    <w:rsid w:val="00614B3F"/>
    <w:rsid w:val="006165C1"/>
    <w:rsid w:val="0062090E"/>
    <w:rsid w:val="006322A3"/>
    <w:rsid w:val="0064116B"/>
    <w:rsid w:val="006504A2"/>
    <w:rsid w:val="006529D8"/>
    <w:rsid w:val="00653E04"/>
    <w:rsid w:val="00661758"/>
    <w:rsid w:val="0066362A"/>
    <w:rsid w:val="00664315"/>
    <w:rsid w:val="00664D2F"/>
    <w:rsid w:val="00673B3C"/>
    <w:rsid w:val="006743B9"/>
    <w:rsid w:val="0068312F"/>
    <w:rsid w:val="00685162"/>
    <w:rsid w:val="00685BB2"/>
    <w:rsid w:val="006939D4"/>
    <w:rsid w:val="00695D10"/>
    <w:rsid w:val="00697180"/>
    <w:rsid w:val="006A3615"/>
    <w:rsid w:val="006A4488"/>
    <w:rsid w:val="006A44B2"/>
    <w:rsid w:val="006A77A9"/>
    <w:rsid w:val="006B358D"/>
    <w:rsid w:val="006B3FD3"/>
    <w:rsid w:val="006B4B0D"/>
    <w:rsid w:val="006C2CDB"/>
    <w:rsid w:val="006C607D"/>
    <w:rsid w:val="006C762A"/>
    <w:rsid w:val="006D5B10"/>
    <w:rsid w:val="006D7632"/>
    <w:rsid w:val="006E3444"/>
    <w:rsid w:val="006F4010"/>
    <w:rsid w:val="006F5E3E"/>
    <w:rsid w:val="006F7DDD"/>
    <w:rsid w:val="0070217E"/>
    <w:rsid w:val="00703116"/>
    <w:rsid w:val="00706006"/>
    <w:rsid w:val="00712C4E"/>
    <w:rsid w:val="00721A91"/>
    <w:rsid w:val="00724B89"/>
    <w:rsid w:val="007324C2"/>
    <w:rsid w:val="007344CF"/>
    <w:rsid w:val="00741FEF"/>
    <w:rsid w:val="0074405A"/>
    <w:rsid w:val="00745F7F"/>
    <w:rsid w:val="00751BE7"/>
    <w:rsid w:val="00752180"/>
    <w:rsid w:val="0075472C"/>
    <w:rsid w:val="00756B76"/>
    <w:rsid w:val="007704DE"/>
    <w:rsid w:val="00790F7F"/>
    <w:rsid w:val="007914BF"/>
    <w:rsid w:val="00794BC0"/>
    <w:rsid w:val="007966EC"/>
    <w:rsid w:val="007A00D1"/>
    <w:rsid w:val="007A07C0"/>
    <w:rsid w:val="007B6149"/>
    <w:rsid w:val="007C0164"/>
    <w:rsid w:val="007C39B7"/>
    <w:rsid w:val="007D123A"/>
    <w:rsid w:val="007D6514"/>
    <w:rsid w:val="007E00E0"/>
    <w:rsid w:val="007E0A50"/>
    <w:rsid w:val="007E38ED"/>
    <w:rsid w:val="007E5EA1"/>
    <w:rsid w:val="007F155B"/>
    <w:rsid w:val="00802E6D"/>
    <w:rsid w:val="00807626"/>
    <w:rsid w:val="0081399C"/>
    <w:rsid w:val="00813AA6"/>
    <w:rsid w:val="0081577A"/>
    <w:rsid w:val="00821691"/>
    <w:rsid w:val="00821F11"/>
    <w:rsid w:val="00822B74"/>
    <w:rsid w:val="0082611D"/>
    <w:rsid w:val="00830B8C"/>
    <w:rsid w:val="008437BB"/>
    <w:rsid w:val="00843CF1"/>
    <w:rsid w:val="00844B27"/>
    <w:rsid w:val="00854C03"/>
    <w:rsid w:val="00861940"/>
    <w:rsid w:val="00863E27"/>
    <w:rsid w:val="00864983"/>
    <w:rsid w:val="00864D2D"/>
    <w:rsid w:val="008678A7"/>
    <w:rsid w:val="008734A9"/>
    <w:rsid w:val="008734DA"/>
    <w:rsid w:val="008740CB"/>
    <w:rsid w:val="00874B84"/>
    <w:rsid w:val="008961F4"/>
    <w:rsid w:val="008A59D4"/>
    <w:rsid w:val="008B523A"/>
    <w:rsid w:val="008C03CE"/>
    <w:rsid w:val="008C057A"/>
    <w:rsid w:val="008C14BF"/>
    <w:rsid w:val="008C25A1"/>
    <w:rsid w:val="008D509B"/>
    <w:rsid w:val="008E622E"/>
    <w:rsid w:val="008E6A61"/>
    <w:rsid w:val="008E7496"/>
    <w:rsid w:val="008F64F1"/>
    <w:rsid w:val="00906D49"/>
    <w:rsid w:val="00917B0D"/>
    <w:rsid w:val="00920548"/>
    <w:rsid w:val="00922448"/>
    <w:rsid w:val="00931526"/>
    <w:rsid w:val="00932E3E"/>
    <w:rsid w:val="00937222"/>
    <w:rsid w:val="009415B1"/>
    <w:rsid w:val="00941DE9"/>
    <w:rsid w:val="00946F59"/>
    <w:rsid w:val="00950033"/>
    <w:rsid w:val="0095290B"/>
    <w:rsid w:val="00953557"/>
    <w:rsid w:val="009546DE"/>
    <w:rsid w:val="009559F4"/>
    <w:rsid w:val="0096348F"/>
    <w:rsid w:val="00963845"/>
    <w:rsid w:val="00963A81"/>
    <w:rsid w:val="009670CF"/>
    <w:rsid w:val="00967CBC"/>
    <w:rsid w:val="009713A4"/>
    <w:rsid w:val="009721FE"/>
    <w:rsid w:val="00975CF7"/>
    <w:rsid w:val="00976D11"/>
    <w:rsid w:val="00982F86"/>
    <w:rsid w:val="0098464E"/>
    <w:rsid w:val="00986EB2"/>
    <w:rsid w:val="00992A41"/>
    <w:rsid w:val="00992DAC"/>
    <w:rsid w:val="00994F63"/>
    <w:rsid w:val="00997E12"/>
    <w:rsid w:val="00997E6F"/>
    <w:rsid w:val="009A13EA"/>
    <w:rsid w:val="009A1FC6"/>
    <w:rsid w:val="009B62B5"/>
    <w:rsid w:val="009C0EE9"/>
    <w:rsid w:val="009C23E2"/>
    <w:rsid w:val="009C2A40"/>
    <w:rsid w:val="009C5119"/>
    <w:rsid w:val="009C771B"/>
    <w:rsid w:val="009D7CA4"/>
    <w:rsid w:val="009E6914"/>
    <w:rsid w:val="009F736B"/>
    <w:rsid w:val="00A0271F"/>
    <w:rsid w:val="00A11B66"/>
    <w:rsid w:val="00A17757"/>
    <w:rsid w:val="00A17CCE"/>
    <w:rsid w:val="00A20A86"/>
    <w:rsid w:val="00A405AA"/>
    <w:rsid w:val="00A413A0"/>
    <w:rsid w:val="00A418D5"/>
    <w:rsid w:val="00A41C8D"/>
    <w:rsid w:val="00A45A44"/>
    <w:rsid w:val="00A51DE9"/>
    <w:rsid w:val="00A524FE"/>
    <w:rsid w:val="00A5625D"/>
    <w:rsid w:val="00A56AF4"/>
    <w:rsid w:val="00A65996"/>
    <w:rsid w:val="00A77344"/>
    <w:rsid w:val="00A84103"/>
    <w:rsid w:val="00A841DA"/>
    <w:rsid w:val="00A940D7"/>
    <w:rsid w:val="00AA15E9"/>
    <w:rsid w:val="00AA3BFA"/>
    <w:rsid w:val="00AA5BB6"/>
    <w:rsid w:val="00AB1FBF"/>
    <w:rsid w:val="00AB44FF"/>
    <w:rsid w:val="00AB6D44"/>
    <w:rsid w:val="00AC37C4"/>
    <w:rsid w:val="00AC720A"/>
    <w:rsid w:val="00AD1F76"/>
    <w:rsid w:val="00AD59BD"/>
    <w:rsid w:val="00AF29AF"/>
    <w:rsid w:val="00B00D9F"/>
    <w:rsid w:val="00B02303"/>
    <w:rsid w:val="00B07F0B"/>
    <w:rsid w:val="00B140E5"/>
    <w:rsid w:val="00B15545"/>
    <w:rsid w:val="00B21A29"/>
    <w:rsid w:val="00B26364"/>
    <w:rsid w:val="00B52ACE"/>
    <w:rsid w:val="00B56601"/>
    <w:rsid w:val="00B61EBD"/>
    <w:rsid w:val="00B640A3"/>
    <w:rsid w:val="00B652BF"/>
    <w:rsid w:val="00B659F4"/>
    <w:rsid w:val="00B7233D"/>
    <w:rsid w:val="00B75C68"/>
    <w:rsid w:val="00B935C0"/>
    <w:rsid w:val="00B95CD4"/>
    <w:rsid w:val="00B96100"/>
    <w:rsid w:val="00BA4D76"/>
    <w:rsid w:val="00BB7FA4"/>
    <w:rsid w:val="00BC6037"/>
    <w:rsid w:val="00BD033C"/>
    <w:rsid w:val="00BD086E"/>
    <w:rsid w:val="00BD7DB8"/>
    <w:rsid w:val="00BE0EC1"/>
    <w:rsid w:val="00BE1853"/>
    <w:rsid w:val="00BE39BC"/>
    <w:rsid w:val="00BE5A03"/>
    <w:rsid w:val="00BF0516"/>
    <w:rsid w:val="00BF0D1C"/>
    <w:rsid w:val="00BF1323"/>
    <w:rsid w:val="00BF2F9C"/>
    <w:rsid w:val="00C01885"/>
    <w:rsid w:val="00C05ACA"/>
    <w:rsid w:val="00C13719"/>
    <w:rsid w:val="00C13D1E"/>
    <w:rsid w:val="00C21957"/>
    <w:rsid w:val="00C24905"/>
    <w:rsid w:val="00C40F5F"/>
    <w:rsid w:val="00C43146"/>
    <w:rsid w:val="00C52BA1"/>
    <w:rsid w:val="00C55CEE"/>
    <w:rsid w:val="00C5737B"/>
    <w:rsid w:val="00C638A0"/>
    <w:rsid w:val="00C81BA8"/>
    <w:rsid w:val="00C82F01"/>
    <w:rsid w:val="00C830CD"/>
    <w:rsid w:val="00C85528"/>
    <w:rsid w:val="00C90EDB"/>
    <w:rsid w:val="00C91CA0"/>
    <w:rsid w:val="00C92294"/>
    <w:rsid w:val="00C92475"/>
    <w:rsid w:val="00C93CFB"/>
    <w:rsid w:val="00C94A9D"/>
    <w:rsid w:val="00CA0173"/>
    <w:rsid w:val="00CA0AE3"/>
    <w:rsid w:val="00CA11A0"/>
    <w:rsid w:val="00CA18A5"/>
    <w:rsid w:val="00CA4B34"/>
    <w:rsid w:val="00CB0985"/>
    <w:rsid w:val="00CB120C"/>
    <w:rsid w:val="00CB5ABF"/>
    <w:rsid w:val="00CC17DE"/>
    <w:rsid w:val="00CC253D"/>
    <w:rsid w:val="00CC322A"/>
    <w:rsid w:val="00CC42A4"/>
    <w:rsid w:val="00CD244C"/>
    <w:rsid w:val="00CE0CDC"/>
    <w:rsid w:val="00CE148F"/>
    <w:rsid w:val="00CE2F9B"/>
    <w:rsid w:val="00CE30AB"/>
    <w:rsid w:val="00CE6C21"/>
    <w:rsid w:val="00CF5BBC"/>
    <w:rsid w:val="00D06EEB"/>
    <w:rsid w:val="00D15B64"/>
    <w:rsid w:val="00D16C9F"/>
    <w:rsid w:val="00D17895"/>
    <w:rsid w:val="00D20732"/>
    <w:rsid w:val="00D20DD7"/>
    <w:rsid w:val="00D22393"/>
    <w:rsid w:val="00D31B53"/>
    <w:rsid w:val="00D3244C"/>
    <w:rsid w:val="00D410FA"/>
    <w:rsid w:val="00D46655"/>
    <w:rsid w:val="00D566B1"/>
    <w:rsid w:val="00D65A7C"/>
    <w:rsid w:val="00D65D5F"/>
    <w:rsid w:val="00D66CEC"/>
    <w:rsid w:val="00D7583C"/>
    <w:rsid w:val="00D80772"/>
    <w:rsid w:val="00D84616"/>
    <w:rsid w:val="00D86C5A"/>
    <w:rsid w:val="00D93838"/>
    <w:rsid w:val="00D964A8"/>
    <w:rsid w:val="00D97F47"/>
    <w:rsid w:val="00DA320C"/>
    <w:rsid w:val="00DA7A8A"/>
    <w:rsid w:val="00DB0310"/>
    <w:rsid w:val="00DB08B9"/>
    <w:rsid w:val="00DB4891"/>
    <w:rsid w:val="00DB4F51"/>
    <w:rsid w:val="00DB7472"/>
    <w:rsid w:val="00DC5456"/>
    <w:rsid w:val="00DD23BA"/>
    <w:rsid w:val="00DD29FF"/>
    <w:rsid w:val="00DD7244"/>
    <w:rsid w:val="00DD7FAC"/>
    <w:rsid w:val="00DE17C1"/>
    <w:rsid w:val="00E0248D"/>
    <w:rsid w:val="00E0327F"/>
    <w:rsid w:val="00E151D3"/>
    <w:rsid w:val="00E1614C"/>
    <w:rsid w:val="00E2270D"/>
    <w:rsid w:val="00E22B6B"/>
    <w:rsid w:val="00E316F3"/>
    <w:rsid w:val="00E3346E"/>
    <w:rsid w:val="00E37780"/>
    <w:rsid w:val="00E445D9"/>
    <w:rsid w:val="00E46D98"/>
    <w:rsid w:val="00E63877"/>
    <w:rsid w:val="00E65CC0"/>
    <w:rsid w:val="00E70276"/>
    <w:rsid w:val="00E7314E"/>
    <w:rsid w:val="00E75F7C"/>
    <w:rsid w:val="00E8052A"/>
    <w:rsid w:val="00E8644D"/>
    <w:rsid w:val="00E9607F"/>
    <w:rsid w:val="00E97FD8"/>
    <w:rsid w:val="00EA32B7"/>
    <w:rsid w:val="00EC3F34"/>
    <w:rsid w:val="00ED1E0B"/>
    <w:rsid w:val="00ED477C"/>
    <w:rsid w:val="00ED7ED7"/>
    <w:rsid w:val="00EE4286"/>
    <w:rsid w:val="00EF6B51"/>
    <w:rsid w:val="00F02989"/>
    <w:rsid w:val="00F06F70"/>
    <w:rsid w:val="00F21ECC"/>
    <w:rsid w:val="00F27073"/>
    <w:rsid w:val="00F3682F"/>
    <w:rsid w:val="00F42FA5"/>
    <w:rsid w:val="00F45AFE"/>
    <w:rsid w:val="00F46451"/>
    <w:rsid w:val="00F4796D"/>
    <w:rsid w:val="00F62E1F"/>
    <w:rsid w:val="00F6420A"/>
    <w:rsid w:val="00F642FA"/>
    <w:rsid w:val="00F711DA"/>
    <w:rsid w:val="00F7391A"/>
    <w:rsid w:val="00F74EED"/>
    <w:rsid w:val="00F81534"/>
    <w:rsid w:val="00F86576"/>
    <w:rsid w:val="00FA4C62"/>
    <w:rsid w:val="00FA4C7D"/>
    <w:rsid w:val="00FA7A48"/>
    <w:rsid w:val="00FB2DB1"/>
    <w:rsid w:val="00FC138A"/>
    <w:rsid w:val="00FC1E23"/>
    <w:rsid w:val="00FC2D0A"/>
    <w:rsid w:val="00FD5A08"/>
    <w:rsid w:val="00FE0BE8"/>
    <w:rsid w:val="00FE622A"/>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2A"/>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 w:type="table" w:styleId="PlainTable3">
    <w:name w:val="Plain Table 3"/>
    <w:basedOn w:val="TableNormal"/>
    <w:uiPriority w:val="43"/>
    <w:rsid w:val="0096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5B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B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75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46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30109427">
      <w:bodyDiv w:val="1"/>
      <w:marLeft w:val="0"/>
      <w:marRight w:val="0"/>
      <w:marTop w:val="0"/>
      <w:marBottom w:val="0"/>
      <w:divBdr>
        <w:top w:val="none" w:sz="0" w:space="0" w:color="auto"/>
        <w:left w:val="none" w:sz="0" w:space="0" w:color="auto"/>
        <w:bottom w:val="none" w:sz="0" w:space="0" w:color="auto"/>
        <w:right w:val="none" w:sz="0" w:space="0" w:color="auto"/>
      </w:divBdr>
    </w:div>
    <w:div w:id="47263391">
      <w:bodyDiv w:val="1"/>
      <w:marLeft w:val="0"/>
      <w:marRight w:val="0"/>
      <w:marTop w:val="0"/>
      <w:marBottom w:val="0"/>
      <w:divBdr>
        <w:top w:val="none" w:sz="0" w:space="0" w:color="auto"/>
        <w:left w:val="none" w:sz="0" w:space="0" w:color="auto"/>
        <w:bottom w:val="none" w:sz="0" w:space="0" w:color="auto"/>
        <w:right w:val="none" w:sz="0" w:space="0" w:color="auto"/>
      </w:divBdr>
    </w:div>
    <w:div w:id="7760009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11174678">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250243315">
      <w:bodyDiv w:val="1"/>
      <w:marLeft w:val="0"/>
      <w:marRight w:val="0"/>
      <w:marTop w:val="0"/>
      <w:marBottom w:val="0"/>
      <w:divBdr>
        <w:top w:val="none" w:sz="0" w:space="0" w:color="auto"/>
        <w:left w:val="none" w:sz="0" w:space="0" w:color="auto"/>
        <w:bottom w:val="none" w:sz="0" w:space="0" w:color="auto"/>
        <w:right w:val="none" w:sz="0" w:space="0" w:color="auto"/>
      </w:divBdr>
    </w:div>
    <w:div w:id="270478110">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7946843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02160611">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277">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690835690">
      <w:bodyDiv w:val="1"/>
      <w:marLeft w:val="0"/>
      <w:marRight w:val="0"/>
      <w:marTop w:val="0"/>
      <w:marBottom w:val="0"/>
      <w:divBdr>
        <w:top w:val="none" w:sz="0" w:space="0" w:color="auto"/>
        <w:left w:val="none" w:sz="0" w:space="0" w:color="auto"/>
        <w:bottom w:val="none" w:sz="0" w:space="0" w:color="auto"/>
        <w:right w:val="none" w:sz="0" w:space="0" w:color="auto"/>
      </w:divBdr>
    </w:div>
    <w:div w:id="720327513">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01457300">
      <w:bodyDiv w:val="1"/>
      <w:marLeft w:val="0"/>
      <w:marRight w:val="0"/>
      <w:marTop w:val="0"/>
      <w:marBottom w:val="0"/>
      <w:divBdr>
        <w:top w:val="none" w:sz="0" w:space="0" w:color="auto"/>
        <w:left w:val="none" w:sz="0" w:space="0" w:color="auto"/>
        <w:bottom w:val="none" w:sz="0" w:space="0" w:color="auto"/>
        <w:right w:val="none" w:sz="0" w:space="0" w:color="auto"/>
      </w:divBdr>
    </w:div>
    <w:div w:id="804083153">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30238962">
      <w:bodyDiv w:val="1"/>
      <w:marLeft w:val="0"/>
      <w:marRight w:val="0"/>
      <w:marTop w:val="0"/>
      <w:marBottom w:val="0"/>
      <w:divBdr>
        <w:top w:val="none" w:sz="0" w:space="0" w:color="auto"/>
        <w:left w:val="none" w:sz="0" w:space="0" w:color="auto"/>
        <w:bottom w:val="none" w:sz="0" w:space="0" w:color="auto"/>
        <w:right w:val="none" w:sz="0" w:space="0" w:color="auto"/>
      </w:divBdr>
    </w:div>
    <w:div w:id="1001932404">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36605225">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560">
      <w:bodyDiv w:val="1"/>
      <w:marLeft w:val="0"/>
      <w:marRight w:val="0"/>
      <w:marTop w:val="0"/>
      <w:marBottom w:val="0"/>
      <w:divBdr>
        <w:top w:val="none" w:sz="0" w:space="0" w:color="auto"/>
        <w:left w:val="none" w:sz="0" w:space="0" w:color="auto"/>
        <w:bottom w:val="none" w:sz="0" w:space="0" w:color="auto"/>
        <w:right w:val="none" w:sz="0" w:space="0" w:color="auto"/>
      </w:divBdr>
    </w:div>
    <w:div w:id="1258100412">
      <w:bodyDiv w:val="1"/>
      <w:marLeft w:val="0"/>
      <w:marRight w:val="0"/>
      <w:marTop w:val="0"/>
      <w:marBottom w:val="0"/>
      <w:divBdr>
        <w:top w:val="none" w:sz="0" w:space="0" w:color="auto"/>
        <w:left w:val="none" w:sz="0" w:space="0" w:color="auto"/>
        <w:bottom w:val="none" w:sz="0" w:space="0" w:color="auto"/>
        <w:right w:val="none" w:sz="0" w:space="0" w:color="auto"/>
      </w:divBdr>
    </w:div>
    <w:div w:id="1276056760">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618681984">
      <w:bodyDiv w:val="1"/>
      <w:marLeft w:val="0"/>
      <w:marRight w:val="0"/>
      <w:marTop w:val="0"/>
      <w:marBottom w:val="0"/>
      <w:divBdr>
        <w:top w:val="none" w:sz="0" w:space="0" w:color="auto"/>
        <w:left w:val="none" w:sz="0" w:space="0" w:color="auto"/>
        <w:bottom w:val="none" w:sz="0" w:space="0" w:color="auto"/>
        <w:right w:val="none" w:sz="0" w:space="0" w:color="auto"/>
      </w:divBdr>
    </w:div>
    <w:div w:id="1635788802">
      <w:bodyDiv w:val="1"/>
      <w:marLeft w:val="0"/>
      <w:marRight w:val="0"/>
      <w:marTop w:val="0"/>
      <w:marBottom w:val="0"/>
      <w:divBdr>
        <w:top w:val="none" w:sz="0" w:space="0" w:color="auto"/>
        <w:left w:val="none" w:sz="0" w:space="0" w:color="auto"/>
        <w:bottom w:val="none" w:sz="0" w:space="0" w:color="auto"/>
        <w:right w:val="none" w:sz="0" w:space="0" w:color="auto"/>
      </w:divBdr>
    </w:div>
    <w:div w:id="1733776189">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782340160">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7019">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31299028">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 w:id="20717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biobank.ctsu.ox.ac.uk/showcase/field.cgi?id=6138"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24161</Words>
  <Characters>137723</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2</cp:revision>
  <cp:lastPrinted>2022-02-27T21:06:00Z</cp:lastPrinted>
  <dcterms:created xsi:type="dcterms:W3CDTF">2022-04-12T06:59:00Z</dcterms:created>
  <dcterms:modified xsi:type="dcterms:W3CDTF">2022-04-12T06:59:00Z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